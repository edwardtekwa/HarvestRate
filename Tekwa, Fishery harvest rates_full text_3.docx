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572BF2" w14:textId="5D4982F1" w:rsidR="003F1A54" w:rsidRDefault="00D16460" w:rsidP="00675F4E">
      <w:pPr>
        <w:suppressLineNumbers/>
        <w:rPr>
          <w:b/>
        </w:rPr>
      </w:pPr>
      <w:r>
        <w:rPr>
          <w:b/>
        </w:rPr>
        <w:t>Path Dependence</w:t>
      </w:r>
      <w:r w:rsidR="00C25733">
        <w:rPr>
          <w:b/>
        </w:rPr>
        <w:t xml:space="preserve"> in </w:t>
      </w:r>
      <w:r w:rsidR="00DD09B6">
        <w:rPr>
          <w:b/>
        </w:rPr>
        <w:t>Global Fishing Patterns</w:t>
      </w:r>
    </w:p>
    <w:p w14:paraId="7D9FE12E" w14:textId="77777777" w:rsidR="0013155F" w:rsidRDefault="0013155F" w:rsidP="00675F4E">
      <w:pPr>
        <w:suppressLineNumbers/>
        <w:rPr>
          <w:b/>
        </w:rPr>
      </w:pPr>
    </w:p>
    <w:p w14:paraId="093DE884" w14:textId="0BEA4317" w:rsidR="003F1A54" w:rsidRDefault="003F1A54" w:rsidP="00675F4E">
      <w:pPr>
        <w:suppressLineNumbers/>
        <w:outlineLvl w:val="0"/>
      </w:pPr>
      <w:r>
        <w:t>Edward Tekwa, Eli</w:t>
      </w:r>
      <w:ins w:id="0" w:author="Fenichel, Eli" w:date="2017-07-16T12:48:00Z">
        <w:r w:rsidR="00E54CD8">
          <w:t xml:space="preserve"> P.</w:t>
        </w:r>
      </w:ins>
      <w:r>
        <w:t xml:space="preserve"> Fenichel, Simon Levin, Malin Pinsky</w:t>
      </w:r>
    </w:p>
    <w:p w14:paraId="270DBE56" w14:textId="68313429" w:rsidR="003F1A54" w:rsidRDefault="003F1FE9" w:rsidP="00675F4E">
      <w:pPr>
        <w:suppressLineNumbers/>
        <w:outlineLvl w:val="0"/>
      </w:pPr>
      <w:r>
        <w:t>July 14</w:t>
      </w:r>
      <w:r w:rsidR="003F1A54">
        <w:t>, 2017</w:t>
      </w:r>
    </w:p>
    <w:p w14:paraId="554BAD6D" w14:textId="77777777" w:rsidR="003F1A54" w:rsidRDefault="003F1A54" w:rsidP="00675F4E">
      <w:pPr>
        <w:suppressLineNumbers/>
        <w:outlineLvl w:val="0"/>
      </w:pPr>
    </w:p>
    <w:p w14:paraId="6A4F5C05" w14:textId="65420FD2" w:rsidR="00675F4E" w:rsidRDefault="007C39A7" w:rsidP="00FE30F3">
      <w:pPr>
        <w:suppressLineNumbers/>
        <w:rPr>
          <w:rFonts w:ascii="Times New Roman" w:eastAsia="Times New Roman" w:hAnsi="Times New Roman" w:cs="Times New Roman"/>
        </w:rPr>
      </w:pPr>
      <w:r>
        <w:rPr>
          <w:rFonts w:ascii="Times New Roman" w:eastAsia="Times New Roman" w:hAnsi="Times New Roman" w:cs="Times New Roman"/>
        </w:rPr>
        <w:t>[</w:t>
      </w:r>
      <w:r w:rsidR="006C6EA6">
        <w:rPr>
          <w:rFonts w:ascii="Times New Roman" w:eastAsia="Times New Roman" w:hAnsi="Times New Roman" w:cs="Times New Roman"/>
          <w:i/>
        </w:rPr>
        <w:t>Nature Letters guideline</w:t>
      </w:r>
      <w:r w:rsidR="00FE30F3">
        <w:rPr>
          <w:rFonts w:ascii="Times New Roman" w:eastAsia="Times New Roman" w:hAnsi="Times New Roman" w:cs="Times New Roman"/>
          <w:i/>
        </w:rPr>
        <w:t xml:space="preserve"> for first paragraph</w:t>
      </w:r>
      <w:r>
        <w:rPr>
          <w:rFonts w:ascii="Times New Roman" w:eastAsia="Times New Roman" w:hAnsi="Times New Roman" w:cs="Times New Roman"/>
          <w:i/>
        </w:rPr>
        <w:t xml:space="preserve">: </w:t>
      </w:r>
      <w:r w:rsidR="00F25B03" w:rsidRPr="00F25B03">
        <w:rPr>
          <w:rFonts w:ascii="Times New Roman" w:eastAsia="Times New Roman" w:hAnsi="Times New Roman" w:cs="Times New Roman"/>
        </w:rPr>
        <w:t>One or two sentences providing a basic introduction to the field, comprehensible to a scientist in any discipline. Two to three sentences of more detailed background, comprehensible to scientists in related disciplines. One sentence clearly stating the general problem being addressed by this particular study. One sentence summarizing the main result (with the words “here we show” or their equivalent). Two or three sentences explaining what the main result reveals in direct comparison to what was thought to be the case previously, or how the main result adds to previous knowledge. One or two sentences to put the results into a more general context. Two or three sentences to provide a broader perspective, readily comprehensible to a scientist in any discipline, may be included in the first paragraph if the editor considers that the accessibility of the paper is significantly enhanced by their inclusion. Under these circumstances, the length of the paragraph can be up to 300 words</w:t>
      </w:r>
      <w:r w:rsidR="00D4659A">
        <w:rPr>
          <w:rFonts w:ascii="Times New Roman" w:eastAsia="Times New Roman" w:hAnsi="Times New Roman" w:cs="Times New Roman"/>
        </w:rPr>
        <w:t>.</w:t>
      </w:r>
      <w:r w:rsidR="006C6EA6">
        <w:rPr>
          <w:rFonts w:ascii="Times New Roman" w:eastAsia="Times New Roman" w:hAnsi="Times New Roman" w:cs="Times New Roman"/>
        </w:rPr>
        <w:t>]</w:t>
      </w:r>
    </w:p>
    <w:p w14:paraId="00DAE3E0" w14:textId="0170F4CA" w:rsidR="00D4659A" w:rsidRDefault="00D4659A" w:rsidP="00FE30F3">
      <w:pPr>
        <w:suppressLineNumbers/>
        <w:rPr>
          <w:rFonts w:ascii="Times New Roman" w:eastAsia="Times New Roman" w:hAnsi="Times New Roman" w:cs="Times New Roman"/>
        </w:rPr>
      </w:pPr>
    </w:p>
    <w:p w14:paraId="1D8E715A" w14:textId="2B518082" w:rsidR="00521039" w:rsidRDefault="002430ED" w:rsidP="00B6139A">
      <w:pPr>
        <w:rPr>
          <w:rFonts w:eastAsia="Times New Roman" w:cs="Times New Roman"/>
        </w:rPr>
      </w:pPr>
      <w:r>
        <w:t>Many complex systems</w:t>
      </w:r>
      <w:r w:rsidR="00E72E63">
        <w:t xml:space="preserve"> in </w:t>
      </w:r>
      <w:r w:rsidR="00605C57">
        <w:t>evolutionary biology</w:t>
      </w:r>
      <w:r w:rsidR="00A853BE">
        <w:fldChar w:fldCharType="begin" w:fldLock="1"/>
      </w:r>
      <w:r w:rsidR="00A853BE">
        <w:instrText>ADDIN CSL_CITATION { "citationItems" : [ { "id" : "ITEM-1", "itemData" : { "DOI" : "10.1126/science.860134", "ISBN" : "0036-8075 (Print)\\r0036-8075 (Linking)", "ISSN" : "0036-8075", "PMID" : "860134", "abstract" : "They answer any possible ial between the . What is the es- sence of life?\" were replaced by such limited as \"How does a stone fall?", "author" : [ { "dropping-particle" : "", "family" : "Jacob", "given" : "Francois", "non-dropping-particle" : "", "parse-names" : false, "suffix" : "" } ], "container-title" : "Science", "id" : "ITEM-1", "issue" : "4295", "issued" : { "date-parts" : [ [ "1977" ] ] }, "page" : "1161-1166", "title" : "Evolution and tinkering", "type" : "article-journal", "volume" : "196" }, "uris" : [ "http://www.mendeley.com/documents/?uuid=71c12ea2-54ee-4c03-87b8-b2ffcb8e904f" ] }, { "id" : "ITEM-2", "itemData" : { "author" : [ { "dropping-particle" : "", "family" : "Gould", "given" : "Stephen Jay", "non-dropping-particle" : "", "parse-names" : false, "suffix" : "" } ], "container-title" : "Scientific American", "id" : "ITEM-2", "issue" : "4", "issued" : { "date-parts" : [ [ "1994" ] ] }, "page" : "84-91", "title" : "The evolution of life on the earth", "type" : "article-journal", "volume" : "271" }, "uris" : [ "http://www.mendeley.com/documents/?uuid=45ed2b6e-b663-4c5f-9d97-efbcb81854fd" ] } ], "mendeley" : { "formattedCitation" : "&lt;sup&gt;1,2&lt;/sup&gt;", "plainTextFormattedCitation" : "1,2", "previouslyFormattedCitation" : "&lt;sup&gt;1,2&lt;/sup&gt;" }, "properties" : { "noteIndex" : 0 }, "schema" : "https://github.com/citation-style-language/schema/raw/master/csl-citation.json" }</w:instrText>
      </w:r>
      <w:r w:rsidR="00A853BE">
        <w:fldChar w:fldCharType="separate"/>
      </w:r>
      <w:r w:rsidR="00A853BE" w:rsidRPr="00976D4E">
        <w:rPr>
          <w:noProof/>
          <w:vertAlign w:val="superscript"/>
        </w:rPr>
        <w:t>1,2</w:t>
      </w:r>
      <w:r w:rsidR="00A853BE">
        <w:fldChar w:fldCharType="end"/>
      </w:r>
      <w:r w:rsidR="00605C57">
        <w:t>,</w:t>
      </w:r>
      <w:r w:rsidR="00A853BE">
        <w:t xml:space="preserve"> developmental biology</w:t>
      </w:r>
      <w:r w:rsidR="00625F0D">
        <w:fldChar w:fldCharType="begin" w:fldLock="1"/>
      </w:r>
      <w:r w:rsidR="00625F0D">
        <w:instrText>ADDIN CSL_CITATION { "citationItems" : [ { "id" : "ITEM-1", "itemData" : { "author" : [ { "dropping-particle" : "", "family" : "Waddington", "given" : "C.H.", "non-dropping-particle" : "", "parse-names" : false, "suffix" : "" } ], "container-title" : "Nature", "id" : "ITEM-1", "issue" : "3811", "issued" : { "date-parts" : [ [ "1942" ] ] }, "page" : "563-565", "title" : "Canalization of development and the inheritance of acquired characters", "type" : "article-journal", "volume" : "150" }, "uris" : [ "http://www.mendeley.com/documents/?uuid=d4ababa1-a449-45c3-85f7-43ed061d6c77" ] }, { "id" : "ITEM-2", "itemData" : { "DOI" : "10.1016/S0955-0674(02)00314-9", "ISBN" : "0955-0674", "ISSN" : "09550674", "PMID" : "11891111", "abstract" : "Cell signaling systems that contain positive-feedback loops or double-negative feedback loops can, in principle, convert graded inputs into switch-like, irreversible responses. Systems of this sort are termed 'bistable'. Recently, several groups have engineered artificial bistable systems into Escherichia coli and Saccharomyces cerevisiae, and have shown that the systems exhibit interesting and potentially useful properties. In addition, two naturally occurring signaling systems, the p42 mitogen-activated protein kinase and c-Jun amino-terminal kinase pathways in Xenopus oocytes, have been shown to exhibit bistable responses. Here we review the basic properties of bistable circuits, the requirements for construction of a satisfactory bistable switch, and the recent progress towards constructing and analysing bistable signaling systems.", "author" : [ { "dropping-particle" : "", "family" : "Ferrell", "given" : "James E.", "non-dropping-particle" : "", "parse-names" : false, "suffix" : "" } ], "container-title" : "Current Opinion in Cell Biology", "id" : "ITEM-2", "issue" : "2", "issued" : { "date-parts" : [ [ "2002" ] ] }, "page" : "140-148", "title" : "Self-perpetuating states in signal transduction: Positive feedback, double-negative feedback and bistability", "type" : "article-journal", "volume" : "14" }, "uris" : [ "http://www.mendeley.com/documents/?uuid=aea6cbff-7163-484d-a5ff-e4de4b644941" ] }, { "id" : "ITEM-3", "itemData" : { "DOI" : "10.1186/1752-0509-3-90", "ISBN" : "1752-0509", "ISSN" : "1752-0509", "PMID" : "19737387", "abstract" : "BACKGROUND: Bistability underlies basic biological phenomena, such as cell division, differentiation, cancer onset, and apoptosis. So far biologists identified two necessary conditions for bistability: positive feedback and ultrasensitivity.\\n\\nRESULTS: Biological systems are based upon elementary mono- and bimolecular chemical reactions. In order to definitely clarify all necessary conditions for bistability we here present the corresponding minimal system. According to our definition, it contains the minimal number of (i) reactants, (ii) reactions, and (iii) terms in the corresponding ordinary differential equations (decreasing importance from i-iii). The minimal bistable system contains two reactants and four irreversible reactions (three bimolecular, one monomolecular).We discuss the roles of the reactions with respect to the necessary conditions for bistability: two reactions comprise the positive feedback loop, a third reaction filters out small stimuli thus enabling a stable 'off' state, and the fourth reaction prevents explosions. We argue that prevention of explosion is a third general necessary condition for bistability, which is so far lacking discussion in the literature.Moreover, in addition to proving that in two-component systems three steady states are necessary for bistability (five for tristability, etc.), we also present a simple general method to design such systems: one just needs one production and three different degradation mechanisms (one production, five degradations for tristability, etc.). This helps modelling multistable systems and it is important for corresponding synthetic biology projects.\\n\\nCONCLUSION: The presented minimal bistable system finally clarifies the often discussed question for the necessary conditions for bistability. The three necessary conditions are: positive feedback, a mechanism to filter out small stimuli and a mechanism to prevent explosions. This is important for modelling bistability with simple systems and for synthetically designing new bistable systems. Our simple model system is also well suited for corresponding teaching purposes.", "author" : [ { "dropping-particle" : "", "family" : "Wilhelm", "given" : "Thomas", "non-dropping-particle" : "", "parse-names" : false, "suffix" : "" } ], "container-title" : "BMC Systems Biology", "id" : "ITEM-3", "issued" : { "date-parts" : [ [ "2009" ] ] }, "page" : "90", "title" : "The smallest chemical reaction system with bistability", "type" : "article-journal", "volume" : "3" }, "uris" : [ "http://www.mendeley.com/documents/?uuid=5b0af069-7261-4a38-a116-9d21a8165730" ] } ], "mendeley" : { "formattedCitation" : "&lt;sup&gt;3\u20135&lt;/sup&gt;", "plainTextFormattedCitation" : "3\u20135", "previouslyFormattedCitation" : "&lt;sup&gt;3\u20135&lt;/sup&gt;" }, "properties" : { "noteIndex" : 0 }, "schema" : "https://github.com/citation-style-language/schema/raw/master/csl-citation.json" }</w:instrText>
      </w:r>
      <w:r w:rsidR="00625F0D">
        <w:fldChar w:fldCharType="separate"/>
      </w:r>
      <w:r w:rsidR="00625F0D" w:rsidRPr="00625F0D">
        <w:rPr>
          <w:noProof/>
          <w:vertAlign w:val="superscript"/>
        </w:rPr>
        <w:t>3–5</w:t>
      </w:r>
      <w:r w:rsidR="00625F0D">
        <w:fldChar w:fldCharType="end"/>
      </w:r>
      <w:r w:rsidR="00A853BE">
        <w:t>,</w:t>
      </w:r>
      <w:r w:rsidR="00605C57">
        <w:t xml:space="preserve"> ecology</w:t>
      </w:r>
      <w:r w:rsidR="00625F0D">
        <w:fldChar w:fldCharType="begin" w:fldLock="1"/>
      </w:r>
      <w:r w:rsidR="00625F0D">
        <w:instrText>ADDIN CSL_CITATION { "citationItems" : [ { "id" : "ITEM-1", "itemData" : { "DOI" : "10.1038/nature06610", "ISBN" : "0028-0836", "ISSN" : "0028-0836", "PMID" : "18322533", "abstract" : "Complex dynamics are often shown by simple ecological models and have been clearly demonstrated in laboratory and natural systems. Yet many classes of theoretically possible dynamics are still poorly documented in nature. Here we study long-term time-series data of a midge, Tanytarsus gracilentus (Diptera: Chironomidae), in Lake Myvatn, Iceland. The midge undergoes density fluctuations of almost six orders of magnitude. Rather than regular cycles, however, these fluctuations have irregular periods of 4-7 years, indicating complex dynamics. We fit three consumer-resource models capable of qualitatively distinct dynamics to the data. Of these, the best-fitting model shows alternative dynamical states in the absence of environmental variability; depending on the initial midge densities, the model shows either fluctuations around a fixed point or high-amplitude cycles. This explains the observed complex population dynamics: high-amplitude but irregular fluctuations occur because stochastic variability causes the dynamics to switch between domains of attraction to the alternative states. In the model, the amplitude of fluctuations depends strongly on minute resource subsidies into the midge habitat. These resource subsidies may be sensitive to human-caused changes in the hydrology of the lake, with human impacts such as dredging leading to higher-amplitude fluctuations. Tanytarsus gracilentus is a key component of the Myvatn ecosystem, representing two-thirds of the secondary productivity of the lake and providing vital food resources to fish and to breeding bird populations. Therefore the high-amplitude, irregular fluctuations in midge densities generated by alternative dynamical states dominate much of the ecology of the lake.", "author" : [ { "dropping-particle" : "", "family" : "Ives", "given" : "Anthony R", "non-dropping-particle" : "", "parse-names" : false, "suffix" : "" }, { "dropping-particle" : "", "family" : "Einarsson", "given" : "Arni", "non-dropping-particle" : "", "parse-names" : false, "suffix" : "" }, { "dropping-particle" : "", "family" : "Jansen", "given" : "Vincent a a", "non-dropping-particle" : "", "parse-names" : false, "suffix" : "" }, { "dropping-particle" : "", "family" : "Gardarsson", "given" : "Arnthor", "non-dropping-particle" : "", "parse-names" : false, "suffix" : "" } ], "container-title" : "Nature", "id" : "ITEM-1", "issue" : "7183", "issued" : { "date-parts" : [ [ "2008" ] ] }, "page" : "84-87", "title" : "High-amplitude fluctuations and alternative dynamical states of midges in Lake Myvatn.", "type" : "article-journal", "volume" : "452" }, "uris" : [ "http://www.mendeley.com/documents/?uuid=ebb17273-193c-4d1c-b5c0-25a51ad560f4" ] }, { "id" : "ITEM-2", "itemData" : { "DOI" : "10.2307/3868190", "ISBN" : "1540-9295", "ISSN" : "15409309", "PMID" : "2688857807981055572", "abstract" : "Woodland caribou (Rangifer tarandus caribou) and moose (Alces alces) populations in the Alberta oil sands region of western Canada are influenced by wolf (Canis lupus) predation, habitat degradation and loss, and anthropogenic activities. Trained domestic dogs were used to locate scat from caribou, moose, and wolves during winter surges in petroleum development. Evidence obtained from collected scat was then used to estimate resource selection, measure physiological stress, and provide individual genetic identification for precise mark\u2013recapture abundance estimates of caribou, moose, and wolves. Strong impacts of human activity were indicated by changes in resource selection and in stress and nutrition hormone levels as human-use measures were added to base resource selection models (including ecological variables, provincial highways, and pre-existing linear features with no human activity) for caribou. Wolf predation and resource selection so heavily targeted deer (Odocoileus virginiana or O hemionus) that wolves appeared drawn away from prime caribou habitat. None of the three examined species showed a significant population change over 4 years. However, caribou population estimates were more than double those of previous approximations for this area. Our findings suggest that modifying landscape-level human-use patterns may be more effective at managing this ecosystem than intentional removal of wolves.", "author" : [ { "dropping-particle" : "", "family" : "Beisner", "given" : "B. E.", "non-dropping-particle" : "", "parse-names" : false, "suffix" : "" }, { "dropping-particle" : "", "family" : "Haydon", "given" : "D. T.", "non-dropping-particle" : "", "parse-names" : false, "suffix" : "" }, { "dropping-particle" : "", "family" : "Cuddington", "given" : "K.", "non-dropping-particle" : "", "parse-names" : false, "suffix" : "" } ], "container-title" : "Frontiers in Ecology and the Environment", "id" : "ITEM-2", "issue" : "7", "issued" : { "date-parts" : [ [ "2003" ] ] }, "page" : "376-382", "title" : "Alternative stable states in ecology", "type" : "article-journal", "volume" : "1" }, "uris" : [ "http://www.mendeley.com/documents/?uuid=88b0a006-7e18-454b-9c3a-1d535bc1963a" ] }, { "id" : "ITEM-3", "itemData" : { "DOI" : "10.1073/pnas.0904847106", "ISBN" : "1091-6490 (Electronic)\\n0027-8424 (Linking)", "ISSN" : "0027-8424", "PMID" : "19805153", "abstract" : "Small bowel transplants provide an exceptional opportunity for long-term study of the microbial ecology of the human small bowel. The ileostomy created at time of transplant for ongoing monitoring of the allograft provides access to samples of ileal effluent and mucosal biopsies. In this study, we used qPCR to assay the bacterial population of the small bowel lumen of 17 small bowel transplant patients over time. Surprisingly, the posttransplant microbial community was found to be dominated by Lactobacilli and Enterobacteria, both typically facultative anaerobes. This represents an inversion of the normal community that is dominated instead by the strictly anaerobic Bacteroides and Clostridia. We found this inverted community also in patients with ileostomies who did not receive a transplant, suggesting that the ileostomy itself is the primary ecological determinant shaping the microbiota. After surgical closure of the ileostomy, the community reverted to the normal structure. Therefore, we hypothesized that the ileostomy allows oxygen into the otherwise anaerobic distal ileum, thus driving the transition from one microbial community structure to another. Supporting this hypothesis, metabolomic profiling of both communities demonstrated an enrichment for metabolites associated with aerobic respiration in samples from patients with open ileostomies. Viewed from an ecological perspective, the two communities constitute alternative stable states of the human ileum. That the small bowel appears to function normally despite these dramatic shifts suggests that its ecological resilience is greater than previously realized.", "author" : [ { "dropping-particle" : "", "family" : "Hartman", "given" : "A. L.", "non-dropping-particle" : "", "parse-names" : false, "suffix" : "" }, { "dropping-particle" : "", "family" : "Lough", "given" : "D. M.", "non-dropping-particle" : "", "parse-names" : false, "suffix" : "" }, { "dropping-particle" : "", "family" : "Barupal", "given" : "D. K.", "non-dropping-particle" : "", "parse-names" : false, "suffix" : "" }, { "dropping-particle" : "", "family" : "Fiehn", "given" : "O.", "non-dropping-particle" : "", "parse-names" : false, "suffix" : "" }, { "dropping-particle" : "", "family" : "Fishbein", "given" : "T.", "non-dropping-particle" : "", "parse-names" : false, "suffix" : "" }, { "dropping-particle" : "", "family" : "Zasloff", "given" : "M.", "non-dropping-particle" : "", "parse-names" : false, "suffix" : "" }, { "dropping-particle" : "", "family" : "Eisen", "given" : "J. A.", "non-dropping-particle" : "", "parse-names" : false, "suffix" : "" } ], "container-title" : "Proceedings of the National Academy of Sciences", "id" : "ITEM-3", "issue" : "40", "issued" : { "date-parts" : [ [ "2009" ] ] }, "page" : "17187-17192", "title" : "Human gut microbiome adopts an alternative state following small bowel transplantation", "type" : "article-journal", "volume" : "106" }, "uris" : [ "http://www.mendeley.com/documents/?uuid=6e25d2b3-20ac-4edc-b5c1-9eaafd08d9e0" ] }, { "id" : "ITEM-4", "itemData" : { "DOI" : "10.1126/science.1210465", "ISBN" : "0036-8075",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"non-dropping-particle" : "", "parse-names" : false, "suffix" : "" } ], "container-title" : "Science", "id" : "ITEM-4", "issue" : "6053", "issued" : { "date-parts" : [ [ "2011" ] ] }, "page" : "230-232", "title" : "The global extent and determinants of savanna and forest as alternative biome states", "type" : "article-journal", "volume" : "334" }, "uris" : [ "http://www.mendeley.com/documents/?uuid=6adc74e8-24a4-490b-a848-87c40d90b749" ] }, { "id" : "ITEM-5", "itemData" : { "DOI" : "10.1073/pnas.1219844110", "ISBN" : "0027-8424", "ISSN" : "1091-6490", "PMID" : "23236159", "abstract" : "Although the boreal region is warming twice as fast as the global average, the way in which the vast boreal forests and tundras may respond is poorly understood. Using satellite data, we reveal marked alternative modes in the frequency distributions of boreal tree cover. At the northern end and at the dry continental southern extremes, treeless tundra and steppe, respectively, are the only possible states. However, over a broad intermediate temperature range, these treeless states coexist with boreal forest (\u223c75% tree cover) and with two more open woodland states (\u223c20% and \u223c45% tree cover). Intermediate tree covers (e.g., \u223c10%, \u223c30%, and \u223c60% tree cover) between these distinct states are relatively rare, suggesting that they may represent unstable states where the system dwells only transiently. Mechanisms for such instabilities remain to be unraveled, but our results have important implications for the anticipated response of these ecosystems to climatic change. The data reveal that boreal forest shows no gradual decline in tree cover toward its limits. Instead, our analysis suggests that it becomes less resilient in the sense that it may more easily shift into a sparse woodland or treeless state. Similarly, the relative scarcity of the intermediate \u223c10% tree cover suggests that tundra may shift relatively abruptly to a more abundant tree cover. If our inferences are correct, climate change may invoke massive nonlinear shifts in boreal biomes.", "author" : [ { "dropping-particle" : "", "family" : "Scheffer", "given" : "Marten", "non-dropping-particle" : "", "parse-names" : false, "suffix" :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"Chapin", "given" : "F Stuart", "non-dropping-particle" : "", "parse-names" : false, "suffix" : "" } ], "container-title" : "Proceedings of the National Academy of Sciences of the United States of America", "id" : "ITEM-5", "issue" : "52", "issued" : { "date-parts" : [ [ "2012" ] ] }, "page" : "21384-9", "title" : "Thresholds for boreal biome transitions.", "type" : "article-journal", "volume" : "109" }, "uris" : [ "http://www.mendeley.com/documents/?uuid=149d1781-d3c7-4c2e-9404-33476e805097" ] } ], "mendeley" : { "formattedCitation" : "&lt;sup&gt;6\u201310&lt;/sup&gt;", "plainTextFormattedCitation" : "6\u201310", "previouslyFormattedCitation" : "&lt;sup&gt;6\u201310&lt;/sup&gt;" }, "properties" : { "noteIndex" : 0 }, "schema" : "https://github.com/citation-style-language/schema/raw/master/csl-citation.json" }</w:instrText>
      </w:r>
      <w:r w:rsidR="00625F0D">
        <w:fldChar w:fldCharType="separate"/>
      </w:r>
      <w:r w:rsidR="00625F0D" w:rsidRPr="00625F0D">
        <w:rPr>
          <w:noProof/>
          <w:vertAlign w:val="superscript"/>
        </w:rPr>
        <w:t>6–10</w:t>
      </w:r>
      <w:r w:rsidR="00625F0D">
        <w:fldChar w:fldCharType="end"/>
      </w:r>
      <w:r w:rsidR="00605C57">
        <w:t>, and social science</w:t>
      </w:r>
      <w:r w:rsidR="00625F0D">
        <w:fldChar w:fldCharType="begin" w:fldLock="1"/>
      </w:r>
      <w:r w:rsidR="00625F0D">
        <w:instrText>ADDIN CSL_CITATION { "citationItems" : [ { "id" : "ITEM-1", "itemData" : { "DOI" : "DOI:", "ISBN" : "1840640812", "ISSN" : "1840640812", "abstract" : "The concept of path dependence refers to a property of contingent, non-reversible dynamical processes, including a wide array of biological and social processes that can properly be described as \u2018evolutionary\u2019. To dispel existing confusions in the literature, and clarify the meaning and significance of path dependence for economists, the paper formulates definitions that relate the phenomenon to the property of non-ergodicity in stochastic processes; it examines the nature of the relationship between between path dependence and \u2018market failure\u2019, and discusses the meaning of \u2018lock-in\u2019. Unlike tests for the presence of non-ergodicity, assessments of the economic significance of path dependence are shown to involve difficult issues of counterfactual specification, and the welfare evaluation of alternative dynamic paths rather than terminal states. The policy implications of the existence of path dependence are shown to be more subtle and, as a rule, quite different from those which have been presumed by critics of the concept. A concluding section applies the notion of \u2018lock-in\u2019 reflexively to the evolution of economic analysis, suggesting that resistence to historical economics is a manifestation of \u2018sunk cost hysteresis\u2019 in the sphere of human cognitive development.", "author" : [ { "dropping-particle" : "", "family" : "David", "given" : "Paul a.", "non-dropping-particle" : "", "parse-names" : false, "suffix" : "" } ], "chapter-number" : "2", "container-title" : "Evolution and Path Dependence in Economic Ideas: Past and Present", "editor" : [ { "dropping-particle" : "", "family" : "Garrouste", "given" : "Pierre", "non-dropping-particle" : "", "parse-names" : false, "suffix" : "" }, { "dropping-particle" : "", "family" : "Ioannides", "given" : "Stavros", "non-dropping-particle" : "", "parse-names" : false, "suffix" : "" } ], "id" : "ITEM-1", "issued" : { "date-parts" : [ [ "2000" ] ] }, "page" : "15-36", "publisher" : "Edward Elgar", "publisher-place" : "Chelthenham, UK", "title" : "Path dependence, its critics and the quest for \u2018historical economics\u2019", "type" : "chapter" }, "uris" : [ "http://www.mendeley.com/documents/?uuid=66d80a62-e8f9-47da-9eb5-d300bde04523" ] }, { "id" : "ITEM-2", "itemData" : { "author" : [ { "dropping-particle" : "", "family" : "North", "given" : "Douglass C.", "non-dropping-particle" : "", "parse-names" : false, "suffix" : "" } ], "id" : "ITEM-2", "issued" : { "date-parts" : [ [ "1990" ] ] }, "publisher" : "Cambridge University Press", "publisher-place" : "Cambridge, UK", "title" : "Institutions, institutional change and economic performance", "type" : "book" }, "uris" : [ "http://www.mendeley.com/documents/?uuid=d00b8795-3589-4f49-9172-ac18d0e2df3f" ] }, { "id" : "ITEM-3", "itemData" : { "author" : [ { "dropping-particle" : "", "family" : "Pierson", "given" : "Paul", "non-dropping-particle" : "", "parse-names" : false, "suffix" : "" } ], "container-title" : "The American Political Science Review", "id" : "ITEM-3", "issue" : "2", "issued" : { "date-parts" : [ [ "2000" ] ] }, "page" : "251-267", "title" : "Increasing returns, path dependence, and the study of politics", "type" : "article-journal", "volume" : "94" }, "uris" : [ "http://www.mendeley.com/documents/?uuid=b1e09d32-0685-4f69-b2c2-3c3df06827dd" ] } ], "mendeley" : { "formattedCitation" : "&lt;sup&gt;11\u201313&lt;/sup&gt;", "plainTextFormattedCitation" : "11\u201313", "previouslyFormattedCitation" : "&lt;sup&gt;11\u201313&lt;/sup&gt;" }, "properties" : { "noteIndex" : 0 }, "schema" : "https://github.com/citation-style-language/schema/raw/master/csl-citation.json" }</w:instrText>
      </w:r>
      <w:r w:rsidR="00625F0D">
        <w:fldChar w:fldCharType="separate"/>
      </w:r>
      <w:r w:rsidR="00625F0D" w:rsidRPr="00625F0D">
        <w:rPr>
          <w:noProof/>
          <w:vertAlign w:val="superscript"/>
        </w:rPr>
        <w:t>11–13</w:t>
      </w:r>
      <w:r w:rsidR="00625F0D">
        <w:fldChar w:fldCharType="end"/>
      </w:r>
      <w:r w:rsidR="00A558ED">
        <w:t xml:space="preserve"> </w:t>
      </w:r>
      <w:r w:rsidR="00E54761">
        <w:t xml:space="preserve">are </w:t>
      </w:r>
      <w:r w:rsidR="000C0A14">
        <w:t xml:space="preserve">path </w:t>
      </w:r>
      <w:r>
        <w:t>dependent</w:t>
      </w:r>
      <w:del w:id="1" w:author="Fenichel, Eli" w:date="2017-07-16T12:48:00Z">
        <w:r w:rsidDel="00DF1007">
          <w:delText>,</w:delText>
        </w:r>
        <w:r w:rsidR="00400A94" w:rsidDel="00DF1007">
          <w:delText xml:space="preserve"> </w:delText>
        </w:r>
      </w:del>
      <w:ins w:id="2" w:author="simon levin" w:date="2017-07-16T20:04:00Z">
        <w:r w:rsidR="00C33E6C">
          <w:t>, meaning that s</w:t>
        </w:r>
      </w:ins>
      <w:ins w:id="3" w:author="Fenichel, Eli" w:date="2017-07-16T12:48:00Z">
        <w:del w:id="4" w:author="simon levin" w:date="2017-07-16T20:04:00Z">
          <w:r w:rsidR="00DF1007" w:rsidDel="00C33E6C">
            <w:delText>. S</w:delText>
          </w:r>
        </w:del>
      </w:ins>
      <w:del w:id="5" w:author="Fenichel, Eli" w:date="2017-07-16T12:48:00Z">
        <w:r w:rsidR="00400A94" w:rsidDel="00DF1007">
          <w:delText xml:space="preserve">with </w:delText>
        </w:r>
        <w:r w:rsidR="00F3100F" w:rsidDel="00DF1007">
          <w:delText>s</w:delText>
        </w:r>
      </w:del>
      <w:r w:rsidR="00F3100F">
        <w:t>mall</w:t>
      </w:r>
      <w:r w:rsidR="006E2E34">
        <w:t xml:space="preserve"> initial</w:t>
      </w:r>
      <w:r w:rsidR="00F3100F">
        <w:t xml:space="preserve"> differences </w:t>
      </w:r>
      <w:ins w:id="6" w:author="Fenichel, Eli" w:date="2017-07-16T12:48:00Z">
        <w:r w:rsidR="00DF1007">
          <w:t xml:space="preserve">can </w:t>
        </w:r>
      </w:ins>
      <w:r w:rsidR="00F3100F">
        <w:t>lead</w:t>
      </w:r>
      <w:del w:id="7" w:author="Fenichel, Eli" w:date="2017-07-16T12:48:00Z">
        <w:r w:rsidR="00F3100F" w:rsidDel="00DF1007">
          <w:delText>ing</w:delText>
        </w:r>
      </w:del>
      <w:r w:rsidR="00F3100F">
        <w:t xml:space="preserve"> to </w:t>
      </w:r>
      <w:r w:rsidR="002F3BAA">
        <w:t>great divergence</w:t>
      </w:r>
      <w:r w:rsidR="00F3100F">
        <w:t xml:space="preserve"> in </w:t>
      </w:r>
      <w:r w:rsidR="00C74B50">
        <w:t>subsequent outcomes</w:t>
      </w:r>
      <w:r w:rsidR="00F3100F">
        <w:t xml:space="preserve">. </w:t>
      </w:r>
      <w:r w:rsidR="00605C57">
        <w:t xml:space="preserve"> </w:t>
      </w:r>
      <w:commentRangeStart w:id="8"/>
      <w:r w:rsidR="00605C57">
        <w:t>In particular, s</w:t>
      </w:r>
      <w:r>
        <w:t>ocioecological systems</w:t>
      </w:r>
      <w:r w:rsidR="00625F0D">
        <w:fldChar w:fldCharType="begin" w:fldLock="1"/>
      </w:r>
      <w:r w:rsidR="00C41951">
        <w:instrText>ADDIN CSL_CITATION { "citationItems" : [ { "id" : "ITEM-1", "itemData" : { "DOI" : "10.1017/S1355770X12000460", "ISBN" : "1355-770X", "ISSN" : "1355-770X", "abstract" : "Systems linking people and nature, known as social-ecological sys- tems, are increasingly understood as complex adaptive systems. Essential features of these complex adaptive systems \u2013 such as nonlinear feedbacks, strategic interactions, individual and spatial heterogeneity, and varying time scales \u2013 pose substantial chal- lenges for modeling. However, ignoring these characteristics can distort our picture of how these systems work, causing policies to be less effective or even counterproduc- tive. In this paper we present recent developments in modeling social-ecological systems, illustrate some of these challenges with examples related to coral reefs and grasslands, and identify the implications for economic and policy analysis.", "author" : [ { "dropping-particle" : "", "family" : "Levin", "given" : "Simon", "non-dropping-particle" : "", "parse-names" : false, "suffix" : "" }, { "dropping-particle" : "", "family" : "Xepapadeas", "given" : "Tasos", "non-dropping-particle" : "", "parse-names" : false, "suffix" : "" }, { "dropping-particle" : "", "family" : "Cr\u00e9pin", "given" : "Anne-Sophie", "non-dropping-particle" : "", "parse-names" : false, "suffix" : "" }, { "dropping-particle" : "", "family" : "Norberg", "given" : "Jon", "non-dropping-particle" : "", "parse-names" : false, "suffix" : "" }, { "dropping-particle" : "", "family" : "Zeeuw", "given" : "Aart", "non-dropping-particle" : "de", "parse-names" : false, "suffix" : "" }, { "dropping-particle" : "", "family" : "Folke", "given" : "Carl", "non-dropping-particle" : "", "parse-names" : false, "suffix" : "" }, { "dropping-particle" : "", "family" : "Hughes", "given" : "Terry", "non-dropping-particle" : "", "parse-names" : false, "suffix" : "" }, { "dropping-particle" : "", "family" : "Arrow", "given" : "Kenneth", "non-dropping-particle" : "", "parse-names" : false, "suffix" : "" }, { "dropping-particle" : "", "family" : "Barrett", "given" : "Scott", "non-dropping-particle" : "", "parse-names" : false, "suffix" : "" }, { "dropping-particle" : "", "family" : "Daily", "given" : "Gretchen", "non-dropping-particle" : "", "parse-names" : false, "suffix" : "" }, { "dropping-particle" : "", "family" : "Ehrlich", "given" : "Paul", "non-dropping-particle" : "", "parse-names" : false, "suffix" : "" }, { "dropping-particle" : "", "family" : "Kautsky", "given" : "Nils", "non-dropping-particle" : "", "parse-names" : false, "suffix" : "" }, { "dropping-particle" : "", "family" : "M\u00e4ler", "given" : "Karl-G\u00f6ran", "non-dropping-particle" : "", "parse-names" : false, "suffix" : "" }, { "dropping-particle" : "", "family" : "Polasky", "given" : "Steve", "non-dropping-particle" : "", "parse-names" : false, "suffix" : "" }, { "dropping-particle" : "", "family" : "Troell", "given" : "Max", "non-dropping-particle" : "", "parse-names" : false, "suffix" : "" }, { "dropping-particle" : "", "family" : "Vincent", "given" : "Jeffrey R.", "non-dropping-particle" : "", "parse-names" : false, "suffix" : "" }, { "dropping-particle" : "", "family" : "Walker", "given" : "Brian", "non-dropping-particle" : "", "parse-names" : false, "suffix" : "" } ], "container-title" : "Environment and Development Economics", "id" : "ITEM-1", "issue" : "2", "issued" : { "date-parts" : [ [ "2013" ] ] }, "page" : "111-132", "title" : "Social-ecological systems as complex adaptive systems: modeling and policy implications", "type" : "article-journal", "volume" : "18" }, "uris" : [ "http://www.mendeley.com/documents/?uuid=64633efb-3a6b-4e08-9b7c-101393e12db5" ] } ], "mendeley" : { "formattedCitation" : "&lt;sup&gt;14&lt;/sup&gt;", "plainTextFormattedCitation" : "14", "previouslyFormattedCitation" : "&lt;sup&gt;14&lt;/sup&gt;" }, "properties" : { "noteIndex" : 0 }, "schema" : "https://github.com/citation-style-language/schema/raw/master/csl-citation.json" }</w:instrText>
      </w:r>
      <w:r w:rsidR="00625F0D">
        <w:fldChar w:fldCharType="separate"/>
      </w:r>
      <w:r w:rsidR="00625F0D" w:rsidRPr="00625F0D">
        <w:rPr>
          <w:noProof/>
          <w:vertAlign w:val="superscript"/>
        </w:rPr>
        <w:t>14</w:t>
      </w:r>
      <w:r w:rsidR="00625F0D">
        <w:fldChar w:fldCharType="end"/>
      </w:r>
      <w:r w:rsidR="00286943">
        <w:t xml:space="preserve"> such as </w:t>
      </w:r>
      <w:r w:rsidR="00D64D3A">
        <w:t>fisheries</w:t>
      </w:r>
      <w:r w:rsidR="00D64D3A">
        <w:fldChar w:fldCharType="begin" w:fldLock="1"/>
      </w:r>
      <w:r w:rsidR="00C41951">
        <w:instrText>ADDIN CSL_CITATION { "citationItems" : [ { "id" : "ITEM-1", "itemData" : { "DOI" : "10.1016/j.pocean.2004.02.004", "ISBN" : "0079-6611", "ISSN" : "00796611", "PMID" : "5891753", "abstract" : "The discussions in the Villefranche Workshop covered a wide range of issues. The term regime shift was originally confined to spatial or temporal correspondences between climatic indices and population abundance. The body of evidence for physical-biological coupling has certainly generated a much better appreciation of the natural decadal scale variability in marine systems. It is difficult, however, to deduce from these time series, the mechanisms or trophic pathways that produce the correspondence. Ideally, we would need experimental manipulations such as those used in small lakes, to unravel the causal connections. Since this is impossible in the open sea, we must use comparisons between systems subject to different types of perturbation or stress. We focused at the Workshop on the effects of over-fishing in different marine regimes. The consequences of large scale changes in community structure imposed by excessive fishing give valuable case studies. Coral reefs, rocky shores, freshwater and terrestrial ecosystems provide other examples. The possible existence of similar processes across such diverse systems raises corresponding questions about common ecological principles. The adaptive benefits of maximizing resilience (defined as minimizing the largest eigenvalue of the perturbed system) were considered. The corollary of this assumption is that, at the limits of adaptation, there will be switching between communities, providing a potential ground for a broad definition of regime shifts. ?? 2004 Elsevier Ltd. All rights reserved.", "author" : [ { "dropping-particle" : "", "family" : "Steele", "given" : "John H.", "non-dropping-particle" : "", "parse-names" : false, "suffix" : "" } ], "container-title" : "Progress in Oceanography", "id" : "ITEM-1", "issue" : "2-4", "issued" : { "date-parts" : [ [ "2004" ] ] }, "page" : "135-141", "title" : "Regime shifts in the ocean: Reconciling observations and theory", "type" : "article-journal", "volume" : "60" }, "uris" : [ "http://www.mendeley.com/documents/?uuid=033269b8-a6d5-496a-943a-48899e45352f" ] }, { "id" : "ITEM-2", "itemData" : { "DOI" : "10.1002/fee.1284", "ISSN" : "15409309", "abstract" : "Some ecosystems can undergo regime shifts to alternative compositions of species. Although ecological indicators can identify approaching regime shifts, we propose that rapid changes in the social drivers underlying ecosystem change may provide additional and potentially earlier indicators of impending shifts. We demonstrate this by reconstructing the underlying social drivers of four iconic marine regime shifts: Pacific kelp forests, Northwest Atlantic continental shelf, Jamaican coral reefs, and the Chesapeake Bay estuary. In all cases, a range of social drivers \u2013 including opening of lucrative markets, technological innovations, and policies that enhanced the driver \u2013 ultimately prompted these ecosystem shifts. Drawing on examples emerging from environmental management practice, we present three practical recommendations for using social drivers as early indicators: monitor social change, determine social trigger points, and identify policy responses. We argue that accounting for the underlying social drivers of ecosystem change could improve decision making.", "author" : [ { "dropping-particle" : "", "family" : "Hicks", "given" : "Christina C.", "non-dropping-particle" : "", "parse-names" : false, "suffix" : "" }, { "dropping-particle" : "", "family" : "Crowder", "given" : "Larry B.", "non-dropping-particle" : "", "parse-names" : false, "suffix" : "" }, { "dropping-particle" : "", "family" : "Graham", "given" : "Nicholas A J", "non-dropping-particle" : "", "parse-names" : false, "suffix" : "" }, { "dropping-particle" : "", "family" : "Kittinger", "given" : "John N.", "non-dropping-particle" : "", "parse-names" : false, "suffix" : "" }, { "dropping-particle" : "", "family" : "Cornu", "given" : "Elodie", "non-dropping-particle" : "Le", "parse-names" : false, "suffix" : "" } ], "container-title" : "Frontiers in Ecology and the Environment", "id" : "ITEM-2", "issue" : "5", "issued" : { "date-parts" : [ [ "2016" ] ] }, "page" : "252-260", "title" : "Social drivers forewarn of marine regime shifts", "type" : "article-journal", "volume" : "14" }, "uris" : [ "http://www.mendeley.com/documents/?uuid=d18f4b19-43dd-45d4-848e-819364099468" ] } ], "mendeley" : { "formattedCitation" : "&lt;sup&gt;15,16&lt;/sup&gt;", "plainTextFormattedCitation" : "15,16", "previouslyFormattedCitation" : "&lt;sup&gt;15,16&lt;/sup&gt;" }, "properties" : { "noteIndex" : 0 }, "schema" : "https://github.com/citation-style-language/schema/raw/master/csl-citation.json" }</w:instrText>
      </w:r>
      <w:r w:rsidR="00D64D3A">
        <w:fldChar w:fldCharType="separate"/>
      </w:r>
      <w:r w:rsidR="00625F0D" w:rsidRPr="00625F0D">
        <w:rPr>
          <w:noProof/>
          <w:vertAlign w:val="superscript"/>
        </w:rPr>
        <w:t>15,16</w:t>
      </w:r>
      <w:r w:rsidR="00D64D3A">
        <w:fldChar w:fldCharType="end"/>
      </w:r>
      <w:r w:rsidR="008E0AA8">
        <w:t xml:space="preserve"> may exhibit path </w:t>
      </w:r>
      <w:r>
        <w:t>dependence because local</w:t>
      </w:r>
      <w:r w:rsidR="00E74ABD">
        <w:t xml:space="preserve"> </w:t>
      </w:r>
      <w:r w:rsidR="00DE62C3">
        <w:t>managements</w:t>
      </w:r>
      <w:r>
        <w:t xml:space="preserve"> </w:t>
      </w:r>
      <w:r w:rsidR="00531CD4">
        <w:t>are</w:t>
      </w:r>
      <w:r w:rsidR="00D64D3A">
        <w:t xml:space="preserve"> constrained</w:t>
      </w:r>
      <w:r w:rsidR="00D64D3A">
        <w:fldChar w:fldCharType="begin" w:fldLock="1"/>
      </w:r>
      <w:r w:rsidR="00625F0D">
        <w:instrText>ADDIN CSL_CITATION { "citationItems" : [ { "id" : "ITEM-1", "itemData" : { "DOI" : "10.1073/pnas.1005431108", "ISBN" : "1005431108", "ISSN" : "0027-8424", "PMID" : "21502517", "abstract" : "Many ecosystems appear subject to regime shifts--abrupt changes from one state to another after crossing a threshold or tipping point. Thresholds and their associated stability landscapes are determined within a coupled socioeconomic-ecological system (SES) where human choices, including those of managers, are feedback responses. Prior work has made one of two assumptions about managers: that they face no institutional constraints, in which case the SES may be managed to be fairly robust to shocks and tipping points are of little importance, or that managers are rigidly constrained with no flexibility to adapt, in which case the inferred thresholds may poorly reflect actual managerial flexibility. We model a multidimensional SES to investigate how alternative institutions affect SES stability landscapes and alter tipping points. With institutionally dependent human feedbacks, the stability landscape depends on institutional arrangements. Strong institutions that account for feedback responses create the possibility for desirable states of the world and can cause undesirable states to cease to exist. Intermediate institutions interact with ecological relationships to determine the existence and nature of tipping points. Finally, weak institutions can eliminate tipping points so that only undesirable states of the world remain.", "author" : [ { "dropping-particle" : "", "family" : "Horan", "given" : "Richard D", "non-dropping-particle" : "", "parse-names" : false, "suffix" : "" }, { "dropping-particle" : "", "family" : "Fenichel", "given" : "Eli P", "non-dropping-particle" : "", "parse-names" : false, "suffix" : "" }, { "dropping-particle" : "", "family" : "Drury", "given" : "Kevin L S", "non-dropping-particle" : "", "parse-names" : false, "suffix" : "" }, { "dropping-particle" : "", "family" : "Lodge", "given" : "David M", "non-dropping-particle" : "", "parse-names" : false, "suffix" : "" } ], "container-title" : "Proceedings of the National Academy of Sciences of the United States of America", "id" : "ITEM-1", "issue" : "18", "issued" : { "date-parts" : [ [ "2011" ] ] }, "page" : "7333-7338", "title" : "Managing ecological thresholds in coupled environmental-human systems.", "type" : "article-journal", "volume" : "108" }, "uris" : [ "http://www.mendeley.com/documents/?uuid=fbd250ba-cd8e-41bb-9422-766cee457447" ] }, { "id" : "ITEM-2", "itemData" : { "DOI" : "10.1016/j.jebo.2016.06.014", "ISBN" : "2011670233", "ISSN" : "01672681", "abstract" : "Thresholds and tipping points that are characteristic of dynamic multi-stability are increasingly prominent touchstones of the science-policy interface. Prior economic work has shown thresholds arising in convex-concave ecological models that exclude humans may disappear in models of coupled economic-ecological systems when economic agents are included as part of the system. Less well-understood is how this result may depend on the ability of humans to manage complex systems. We examine the role of institutions that condition the available management choices. We find institutional restrictions do not generate non-convexities when the ecological system is well-behaved, but that these restrictions may generate non-convexities when the ecological system is convex-concave. These results are tied to the concept of path controllability, which is when managers have sufficient controls to guide the system across the state space. Path controllability is the dynamic version of the Tinbergen rule, and generally requires separate controls to manage each possible ecological externality. We link the concepts of ecosystem externalities, thresholds, and path controllability to provide new economic insights into problems with the potential for multi-stability, and we illustrate the importance of institutions for managing convex-concave systems.", "author" : [ { "dropping-particle" : "", "family" : "Fenichel", "given" : "Eli P.", "non-dropping-particle" : "", "parse-names" : false, "suffix" : "" }, { "dropping-particle" : "", "family" : "Horan", "given" : "Richard D.", "non-dropping-particle" : "", "parse-names" : false, "suffix" : "" } ], "container-title" : "Journal of Economic Behavior and Organization", "id" : "ITEM-2", "issued" : { "date-parts" : [ [ "2016" ] ] }, "publisher" : "Elsevier B.V.", "title" : "Tinbergen and tipping points: Could some thresholds be policy-induced?", "type" : "article-journal" }, "uris" : [ "http://www.mendeley.com/documents/?uuid=61b4550a-3a61-4273-8a3e-737d5c53c3de" ] } ], "mendeley" : { "formattedCitation" : "&lt;sup&gt;17,18&lt;/sup&gt;", "plainTextFormattedCitation" : "17,18", "previouslyFormattedCitation" : "&lt;sup&gt;17,18&lt;/sup&gt;" }, "properties" : { "noteIndex" : 0 }, "schema" : "https://github.com/citation-style-language/schema/raw/master/csl-citation.json" }</w:instrText>
      </w:r>
      <w:r w:rsidR="00D64D3A">
        <w:fldChar w:fldCharType="separate"/>
      </w:r>
      <w:r w:rsidR="00625F0D" w:rsidRPr="00625F0D">
        <w:rPr>
          <w:noProof/>
          <w:vertAlign w:val="superscript"/>
        </w:rPr>
        <w:t>17,18</w:t>
      </w:r>
      <w:r w:rsidR="00D64D3A">
        <w:fldChar w:fldCharType="end"/>
      </w:r>
      <w:r w:rsidR="007E6BE8">
        <w:t xml:space="preserve"> and </w:t>
      </w:r>
      <w:r w:rsidR="00855915">
        <w:t>adapt</w:t>
      </w:r>
      <w:r w:rsidR="007E6BE8">
        <w:t xml:space="preserve"> gradually</w:t>
      </w:r>
      <w:r>
        <w:t xml:space="preserve">, </w:t>
      </w:r>
      <w:r w:rsidR="00DA19CF">
        <w:t>which m</w:t>
      </w:r>
      <w:r w:rsidR="00625F0D">
        <w:t xml:space="preserve">ay explain </w:t>
      </w:r>
      <w:r w:rsidR="00DA19CF">
        <w:t>surprising</w:t>
      </w:r>
      <w:r w:rsidR="00387FB0">
        <w:t>ly</w:t>
      </w:r>
      <w:r w:rsidR="00DA19CF">
        <w:t xml:space="preserve"> </w:t>
      </w:r>
      <w:r w:rsidR="00387FB0">
        <w:t>persistent</w:t>
      </w:r>
      <w:r w:rsidR="00DA19CF">
        <w:t xml:space="preserve"> overharvesting even </w:t>
      </w:r>
      <w:r w:rsidR="00625F0D">
        <w:t>with</w:t>
      </w:r>
      <w:r w:rsidR="00DA19CF">
        <w:t xml:space="preserve"> exclusive </w:t>
      </w:r>
      <w:r w:rsidR="002077C2">
        <w:t>control of</w:t>
      </w:r>
      <w:r w:rsidR="00DA19CF">
        <w:t xml:space="preserve"> stocks</w:t>
      </w:r>
      <w:r w:rsidR="00D64D3A">
        <w:t xml:space="preserve">. </w:t>
      </w:r>
      <w:commentRangeEnd w:id="8"/>
      <w:r w:rsidR="00DF1007">
        <w:rPr>
          <w:rStyle w:val="CommentReference"/>
        </w:rPr>
        <w:commentReference w:id="8"/>
      </w:r>
      <w:r w:rsidR="00DB3C61">
        <w:t xml:space="preserve"> P</w:t>
      </w:r>
      <w:r w:rsidR="00605C57">
        <w:t xml:space="preserve">ath dependence </w:t>
      </w:r>
      <w:r w:rsidR="00DB3C61">
        <w:t>has</w:t>
      </w:r>
      <w:r w:rsidR="004D3E35">
        <w:t xml:space="preserve"> </w:t>
      </w:r>
      <w:r w:rsidR="00EF674B">
        <w:t>been shown</w:t>
      </w:r>
      <w:r w:rsidR="00D31B28">
        <w:t xml:space="preserve"> experimentally</w:t>
      </w:r>
      <w:r w:rsidR="002B53B6">
        <w:fldChar w:fldCharType="begin" w:fldLock="1"/>
      </w:r>
      <w:r w:rsidR="00416535">
        <w:instrText>ADDIN CSL_CITATION { "citationItems" : [ { "id" : "ITEM-1", "itemData" : { "DOI" : "10.1016/S0955-0674(02)00314-9", "ISBN" : "0955-0674", "ISSN" : "09550674", "PMID" : "11891111", "abstract" : "Cell signaling systems that contain positive-feedback loops or double-negative feedback loops can, in principle, convert graded inputs into switch-like, irreversible responses. Systems of this sort are termed 'bistable'. Recently, several groups have engineered artificial bistable systems into Escherichia coli and Saccharomyces cerevisiae, and have shown that the systems exhibit interesting and potentially useful properties. In addition, two naturally occurring signaling systems, the p42 mitogen-activated protein kinase and c-Jun amino-terminal kinase pathways in Xenopus oocytes, have been shown to exhibit bistable responses. Here we review the basic properties of bistable circuits, the requirements for construction of a satisfactory bistable switch, and the recent progress towards constructing and analysing bistable signaling systems.", "author" : [ { "dropping-particle" : "", "family" : "Ferrell", "given" : "James E.", "non-dropping-particle" : "", "parse-names" : false, "suffix" : "" } ], "container-title" : "Current Opinion in Cell Biology", "id" : "ITEM-1", "issue" : "2", "issued" : { "date-parts" : [ [ "2002" ] ] }, "page" : "140-148", "title" : "Self-perpetuating states in signal transduction: Positive feedback, double-negative feedback and bistability", "type" : "article-journal", "volume" : "14" }, "uris" : [ "http://www.mendeley.com/documents/?uuid=aea6cbff-7163-484d-a5ff-e4de4b644941" ] }, { "id" : "ITEM-2", "itemData" : { "DOI" : "10.1186/1752-0509-3-90", "ISBN" : "1752-0509", "ISSN" : "1752-0509", "PMID" : "19737387", "abstract" : "BACKGROUND: Bistability underlies basic biological phenomena, such as cell division, differentiation, cancer onset, and apoptosis. So far biologists identified two necessary conditions for bistability: positive feedback and ultrasensitivity.\\n\\nRESULTS: Biological systems are based upon elementary mono- and bimolecular chemical reactions. In order to definitely clarify all necessary conditions for bistability we here present the corresponding minimal system. According to our definition, it contains the minimal number of (i) reactants, (ii) reactions, and (iii) terms in the corresponding ordinary differential equations (decreasing importance from i-iii). The minimal bistable system contains two reactants and four irreversible reactions (three bimolecular, one monomolecular).We discuss the roles of the reactions with respect to the necessary conditions for bistability: two reactions comprise the positive feedback loop, a third reaction filters out small stimuli thus enabling a stable 'off' state, and the fourth reaction prevents explosions. We argue that prevention of explosion is a third general necessary condition for bistability, which is so far lacking discussion in the literature.Moreover, in addition to proving that in two-component systems three steady states are necessary for bistability (five for tristability, etc.), we also present a simple general method to design such systems: one just needs one production and three different degradation mechanisms (one production, five degradations for tristability, etc.). This helps modelling multistable systems and it is important for corresponding synthetic biology projects.\\n\\nCONCLUSION: The presented minimal bistable system finally clarifies the often discussed question for the necessary conditions for bistability. The three necessary conditions are: positive feedback, a mechanism to filter out small stimuli and a mechanism to prevent explosions. This is important for modelling bistability with simple systems and for synthetically designing new bistable systems. Our simple model system is also well suited for corresponding teaching purposes.", "author" : [ { "dropping-particle" : "", "family" : "Wilhelm", "given" : "Thomas", "non-dropping-particle" : "", "parse-names" : false, "suffix" : "" } ], "container-title" : "BMC Systems Biology", "id" : "ITEM-2", "issued" : { "date-parts" : [ [ "2009" ] ] }, "page" : "90", "title" : "The smallest chemical reaction system with bistability", "type" : "article-journal", "volume" : "3" }, "uris" : [ "http://www.mendeley.com/documents/?uuid=5b0af069-7261-4a38-a116-9d21a8165730" ] }, { "id" : "ITEM-3", "itemData" : { "DOI" : "10.1119/1.10184", "ISBN" : "9788578110796", "ISSN" : "0002-9505", "PMID" : "25246403", "abstract" : "applicability for this approach.", "author" : [ { "dropping-particle" : "", "family" : "Merli", "given" : "P. G.", "non-dropping-particle" : "", "parse-names" : false, "suffix" : "" }, { "dropping-particle" : "", "family" : "Missiroli", "given" : "G. F.", "non-dropping-particle" : "", "parse-names" : false, "suffix" : "" }, { "dropping-particle" : "", "family" : "Pozzi", "given" : "G.", "non-dropping-particle" : "", "parse-names" : false, "suffix" : "" } ], "container-title" : "American Journal of Physics", "id" : "ITEM-3", "issue" : "3", "issued" : { "date-parts" : [ [ "1976" ] ] }, "page" : "306-307", "title" : "On the statistical aspect of electron interference phenomena", "type" : "article-journal", "volume" : "44" }, "uris" : [ "http://www.mendeley.com/documents/?uuid=93e1e0a2-727a-4da9-9dbd-4c0d7a684858" ] }, { "id" : "ITEM-4", "itemData" : { "DOI" : "10.2307/3868190", "ISBN" : "1540-9295", "ISSN" : "15409309", "PMID" : "2688857807981055572", "abstract" : "Woodland caribou (Rangifer tarandus caribou) and moose (Alces alces) populations in the Alberta oil sands region of western Canada are influenced by wolf (Canis lupus) predation, habitat degradation and loss, and anthropogenic activities. Trained domestic dogs were used to locate scat from caribou, moose, and wolves during winter surges in petroleum development. Evidence obtained from collected scat was then used to estimate resource selection, measure physiological stress, and provide individual genetic identification for precise mark\u2013recapture abundance estimates of caribou, moose, and wolves. Strong impacts of human activity were indicated by changes in resource selection and in stress and nutrition hormone levels as human-use measures were added to base resource selection models (including ecological variables, provincial highways, and pre-existing linear features with no human activity) for caribou. Wolf predation and resource selection so heavily targeted deer (Odocoileus virginiana or O hemionus) that wolves appeared drawn away from prime caribou habitat. None of the three examined species showed a significant population change over 4 years. However, caribou population estimates were more than double those of previous approximations for this area. Our findings suggest that modifying landscape-level human-use patterns may be more effective at managing this ecosystem than intentional removal of wolves.", "author" : [ { "dropping-particle" : "", "family" : "Beisner", "given" : "B. E.", "non-dropping-particle" : "", "parse-names" : false, "suffix" : "" }, { "dropping-particle" : "", "family" : "Haydon", "given" : "D. T.", "non-dropping-particle" : "", "parse-names" : false, "suffix" : "" }, { "dropping-particle" : "", "family" : "Cuddington", "given" : "K.", "non-dropping-particle" : "", "parse-names" : false, "suffix" : "" } ], "container-title" : "Frontiers in Ecology and the Environment", "id" : "ITEM-4", "issue" : "7", "issued" : { "date-parts" : [ [ "2003" ] ] }, "page" : "376-382", "title" : "Alternative stable states in ecology", "type" : "article-journal", "volume" : "1" }, "uris" : [ "http://www.mendeley.com/documents/?uuid=88b0a006-7e18-454b-9c3a-1d535bc1963a" ] } ], "mendeley" : { "formattedCitation" : "&lt;sup&gt;4,5,7,19&lt;/sup&gt;", "plainTextFormattedCitation" : "4,5,7,19", "previouslyFormattedCitation" : "&lt;sup&gt;4,5,7,19&lt;/sup&gt;" }, "properties" : { "noteIndex" : 0 }, "schema" : "https://github.com/citation-style-language/schema/raw/master/csl-citation.json" }</w:instrText>
      </w:r>
      <w:r w:rsidR="002B53B6">
        <w:fldChar w:fldCharType="separate"/>
      </w:r>
      <w:r w:rsidR="00C41951" w:rsidRPr="00C41951">
        <w:rPr>
          <w:noProof/>
          <w:vertAlign w:val="superscript"/>
        </w:rPr>
        <w:t>4,5,7,19</w:t>
      </w:r>
      <w:r w:rsidR="002B53B6">
        <w:fldChar w:fldCharType="end"/>
      </w:r>
      <w:r w:rsidR="00DB3C61">
        <w:t xml:space="preserve"> and inferred from </w:t>
      </w:r>
      <w:r w:rsidR="005C5F73">
        <w:t xml:space="preserve">single </w:t>
      </w:r>
      <w:r w:rsidR="00B159C8">
        <w:t>populations</w:t>
      </w:r>
      <w:r w:rsidR="00DB3C61">
        <w:t xml:space="preserve"> through time</w:t>
      </w:r>
      <w:r w:rsidR="00EF674B">
        <w:t xml:space="preserve"> in natur</w:t>
      </w:r>
      <w:r w:rsidR="006F5A48">
        <w:t>e</w:t>
      </w:r>
      <w:r w:rsidR="00753194">
        <w:fldChar w:fldCharType="begin" w:fldLock="1"/>
      </w:r>
      <w:r w:rsidR="00416535">
        <w:instrText>ADDIN CSL_CITATION { "citationItems" : [ { "id" : "ITEM-1", "itemData" : { "DOI" : "10.1038/nature06610", "ISBN" : "0028-0836", "ISSN" : "0028-0836", "PMID" : "18322533", "abstract" : "Complex dynamics are often shown by simple ecological models and have been clearly demonstrated in laboratory and natural systems. Yet many classes of theoretically possible dynamics are still poorly documented in nature. Here we study long-term time-series data of a midge, Tanytarsus gracilentus (Diptera: Chironomidae), in Lake Myvatn, Iceland. The midge undergoes density fluctuations of almost six orders of magnitude. Rather than regular cycles, however, these fluctuations have irregular periods of 4-7 years, indicating complex dynamics. We fit three consumer-resource models capable of qualitatively distinct dynamics to the data. Of these, the best-fitting model shows alternative dynamical states in the absence of environmental variability; depending on the initial midge densities, the model shows either fluctuations around a fixed point or high-amplitude cycles. This explains the observed complex population dynamics: high-amplitude but irregular fluctuations occur because stochastic variability causes the dynamics to switch between domains of attraction to the alternative states. In the model, the amplitude of fluctuations depends strongly on minute resource subsidies into the midge habitat. These resource subsidies may be sensitive to human-caused changes in the hydrology of the lake, with human impacts such as dredging leading to higher-amplitude fluctuations. Tanytarsus gracilentus is a key component of the Myvatn ecosystem, representing two-thirds of the secondary productivity of the lake and providing vital food resources to fish and to breeding bird populations. Therefore the high-amplitude, irregular fluctuations in midge densities generated by alternative dynamical states dominate much of the ecology of the lake.", "author" : [ { "dropping-particle" : "", "family" : "Ives", "given" : "Anthony R", "non-dropping-particle" : "", "parse-names" : false, "suffix" : "" }, { "dropping-particle" : "", "family" : "Einarsson", "given" : "Arni", "non-dropping-particle" : "", "parse-names" : false, "suffix" : "" }, { "dropping-particle" : "", "family" : "Jansen", "given" : "Vincent a a", "non-dropping-particle" : "", "parse-names" : false, "suffix" : "" }, { "dropping-particle" : "", "family" : "Gardarsson", "given" : "Arnthor", "non-dropping-particle" : "", "parse-names" : false, "suffix" : "" } ], "container-title" : "Nature", "id" : "ITEM-1", "issue" : "7183", "issued" : { "date-parts" : [ [ "2008" ] ] }, "page" : "84-87", "title" : "High-amplitude fluctuations and alternative dynamical states of midges in Lake Myvatn.", "type" : "article-journal", "volume" : "452" }, "uris" : [ "http://www.mendeley.com/documents/?uuid=ebb17273-193c-4d1c-b5c0-25a51ad560f4" ] }, { "id" : "ITEM-2", "itemData" : { "DOI" : "10.1073/pnas.0904847106", "ISBN" : "1091-6490 (Electronic)\\n0027-8424 (Linking)", "ISSN" : "0027-8424", "PMID" : "19805153", "abstract" : "Small bowel transplants provide an exceptional opportunity for long-term study of the microbial ecology of the human small bowel. The ileostomy created at time of transplant for ongoing monitoring of the allograft provides access to samples of ileal effluent and mucosal biopsies. In this study, we used qPCR to assay the bacterial population of the small bowel lumen of 17 small bowel transplant patients over time. Surprisingly, the posttransplant microbial community was found to be dominated by Lactobacilli and Enterobacteria, both typically facultative anaerobes. This represents an inversion of the normal community that is dominated instead by the strictly anaerobic Bacteroides and Clostridia. We found this inverted community also in patients with ileostomies who did not receive a transplant, suggesting that the ileostomy itself is the primary ecological determinant shaping the microbiota. After surgical closure of the ileostomy, the community reverted to the normal structure. Therefore, we hypothesized that the ileostomy allows oxygen into the otherwise anaerobic distal ileum, thus driving the transition from one microbial community structure to another. Supporting this hypothesis, metabolomic profiling of both communities demonstrated an enrichment for metabolites associated with aerobic respiration in samples from patients with open ileostomies. Viewed from an ecological perspective, the two communities constitute alternative stable states of the human ileum. That the small bowel appears to function normally despite these dramatic shifts suggests that its ecological resilience is greater than previously realized.", "author" : [ { "dropping-particle" : "", "family" : "Hartman", "given" : "A. L.", "non-dropping-particle" : "", "parse-names" : false, "suffix" : "" }, { "dropping-particle" : "", "family" : "Lough", "given" : "D. M.", "non-dropping-particle" : "", "parse-names" : false, "suffix" : "" }, { "dropping-particle" : "", "family" : "Barupal", "given" : "D. K.", "non-dropping-particle" : "", "parse-names" : false, "suffix" : "" }, { "dropping-particle" : "", "family" : "Fiehn", "given" : "O.", "non-dropping-particle" : "", "parse-names" : false, "suffix" : "" }, { "dropping-particle" : "", "family" : "Fishbein", "given" : "T.", "non-dropping-particle" : "", "parse-names" : false, "suffix" : "" }, { "dropping-particle" : "", "family" : "Zasloff", "given" : "M.", "non-dropping-particle" : "", "parse-names" : false, "suffix" : "" }, { "dropping-particle" : "", "family" : "Eisen", "given" : "J. A.", "non-dropping-particle" : "", "parse-names" : false, "suffix" : "" } ], "container-title" : "Proceedings of the National Academy of Sciences", "id" : "ITEM-2", "issue" : "40", "issued" : { "date-parts" : [ [ "2009" ] ] }, "page" : "17187-17192", "title" : "Human gut microbiome adopts an alternative state following small bowel transplantation", "type" : "article-journal", "volume" : "106" }, "uris" : [ "http://www.mendeley.com/documents/?uuid=6e25d2b3-20ac-4edc-b5c1-9eaafd08d9e0" ] }, { "id" : "ITEM-3", "itemData" : { "DOI" : "10.1016/j.pocean.2004.02.004", "ISBN" : "0079-6611", "ISSN" : "00796611", "PMID" : "5891753", "abstract" : "The discussions in the Villefranche Workshop covered a wide range of issues. The term regime shift was originally confined to spatial or temporal correspondences between climatic indices and population abundance. The body of evidence for physical-biological coupling has certainly generated a much better appreciation of the natural decadal scale variability in marine systems. It is difficult, however, to deduce from these time series, the mechanisms or trophic pathways that produce the correspondence. Ideally, we would need experimental manipulations such as those used in small lakes, to unravel the causal connections. Since this is impossible in the open sea, we must use comparisons between systems subject to different types of perturbation or stress. We focused at the Workshop on the effects of over-fishing in different marine regimes. The consequences of large scale changes in community structure imposed by excessive fishing give valuable case studies. Coral reefs, rocky shores, freshwater and terrestrial ecosystems provide other examples. The possible existence of similar processes across such diverse systems raises corresponding questions about common ecological principles. The adaptive benefits of maximizing resilience (defined as minimizing the largest eigenvalue of the perturbed system) were considered. The corollary of this assumption is that, at the limits of adaptation, there will be switching between communities, providing a potential ground for a broad definition of regime shifts. ?? 2004 Elsevier Ltd. All rights reserved.", "author" : [ { "dropping-particle" : "", "family" : "Steele", "given" : "John H.", "non-dropping-particle" : "", "parse-names" : false, "suffix" : "" } ], "container-title" : "Progress in Oceanography", "id" : "ITEM-3", "issue" : "2-4", "issued" : { "date-parts" : [ [ "2004" ] ] }, "page" : "135-141", "title" : "Regime shifts in the ocean: Reconciling observations and theory", "type" : "article-journal", "volume" : "60" }, "uris" : [ "http://www.mendeley.com/documents/?uuid=033269b8-a6d5-496a-943a-48899e45352f" ] }, { "id" : "ITEM-4", "itemData" : { "DOI" : "10.1002/fee.1284", "ISSN" : "15409309", "abstract" : "Some ecosystems can undergo regime shifts to alternative compositions of species. Although ecological indicators can identify approaching regime shifts, we propose that rapid changes in the social drivers underlying ecosystem change may provide additional and potentially earlier indicators of impending shifts. We demonstrate this by reconstructing the underlying social drivers of four iconic marine regime shifts: Pacific kelp forests, Northwest Atlantic continental shelf, Jamaican coral reefs, and the Chesapeake Bay estuary. In all cases, a range of social drivers \u2013 including opening of lucrative markets, technological innovations, and policies that enhanced the driver \u2013 ultimately prompted these ecosystem shifts. Drawing on examples emerging from environmental management practice, we present three practical recommendations for using social drivers as early indicators: monitor social change, determine social trigger points, and identify policy responses. We argue that accounting for the underlying social drivers of ecosystem change could improve decision making.", "author" : [ { "dropping-particle" : "", "family" : "Hicks", "given" : "Christina C.", "non-dropping-particle" : "", "parse-names" : false, "suffix" : "" }, { "dropping-particle" : "", "family" : "Crowder", "given" : "Larry B.", "non-dropping-particle" : "", "parse-names" : false, "suffix" : "" }, { "dropping-particle" : "", "family" : "Graham", "given" : "Nicholas A J", "non-dropping-particle" : "", "parse-names" : false, "suffix" : "" }, { "dropping-particle" : "", "family" : "Kittinger", "given" : "John N.", "non-dropping-particle" : "", "parse-names" : false, "suffix" : "" }, { "dropping-particle" : "", "family" : "Cornu", "given" : "Elodie", "non-dropping-particle" : "Le", "parse-names" : false, "suffix" : "" } ], "container-title" : "Frontiers in Ecology and the Environment", "id" : "ITEM-4", "issue" : "5", "issued" : { "date-parts" : [ [ "2016" ] ] }, "page" : "252-260", "title" : "Social drivers forewarn of marine regime shifts", "type" : "article-journal", "volume" : "14" }, "uris" : [ "http://www.mendeley.com/documents/?uuid=d18f4b19-43dd-45d4-848e-819364099468" ] } ], "mendeley" : { "formattedCitation" : "&lt;sup&gt;6,8,15,16&lt;/sup&gt;", "plainTextFormattedCitation" : "6,8,15,16", "previouslyFormattedCitation" : "&lt;sup&gt;6,8,15,16&lt;/sup&gt;" }, "properties" : { "noteIndex" : 0 }, "schema" : "https://github.com/citation-style-language/schema/raw/master/csl-citation.json" }</w:instrText>
      </w:r>
      <w:r w:rsidR="00753194">
        <w:fldChar w:fldCharType="separate"/>
      </w:r>
      <w:r w:rsidR="00C41951" w:rsidRPr="00C41951">
        <w:rPr>
          <w:noProof/>
          <w:vertAlign w:val="superscript"/>
        </w:rPr>
        <w:t>6,8,15,16</w:t>
      </w:r>
      <w:r w:rsidR="00753194">
        <w:fldChar w:fldCharType="end"/>
      </w:r>
      <w:r w:rsidR="005C5F73">
        <w:t xml:space="preserve">, </w:t>
      </w:r>
      <w:r w:rsidR="002C0F17">
        <w:t xml:space="preserve">but </w:t>
      </w:r>
      <w:r w:rsidR="006F5A48">
        <w:t>cross-system</w:t>
      </w:r>
      <w:r w:rsidR="005C5F73">
        <w:t xml:space="preserve"> patterns</w:t>
      </w:r>
      <w:r w:rsidR="00DB3C61">
        <w:t xml:space="preserve"> have been</w:t>
      </w:r>
      <w:r w:rsidR="005C5F73">
        <w:t xml:space="preserve"> inferred only </w:t>
      </w:r>
      <w:r w:rsidR="00687B06">
        <w:t>descriptively</w:t>
      </w:r>
      <w:r w:rsidR="00BA1BC8">
        <w:fldChar w:fldCharType="begin" w:fldLock="1"/>
      </w:r>
      <w:r w:rsidR="00416535">
        <w:instrText>ADDIN CSL_CITATION { "citationItems" : [ { "id" : "ITEM-1", "itemData" : { "author" : [ { "dropping-particle" : "", "family" : "Gould", "given" : "Stephen Jay", "non-dropping-particle" : "", "parse-names" : false, "suffix" : "" } ], "container-title" : "Scientific American", "id" : "ITEM-1", "issue" : "4", "issued" : { "date-parts" : [ [ "1994" ] ] }, "page" : "84-91", "title" : "The evolution of life on the earth", "type" : "article-journal", "volume" : "271" }, "uris" : [ "http://www.mendeley.com/documents/?uuid=45ed2b6e-b663-4c5f-9d97-efbcb81854fd" ] }, { "id" : "ITEM-2", "itemData" : { "DOI" : "10.1073/pnas.0508724103", "ISBN" : "0027-8424 (Print)\\n0027-8424 (Linking)", "ISSN" : "0027-8424", "PMID" : "16443685", "abstract" : "Many events in the history of life are thought to be singular, that is, without parallels, analogs, or homologs in time and space. These claims imply that history is profoundly contingent in that independent origins of life in the universe will spawn radically different histories. If, however, most innovations arose more than once on Earth, histories would be predictable and replicable at the scale of functional roles and directions of adaptive change. Times of origin of 23 purportedly unique evolutionary innovations are significantly more ancient than the times of first instantiation of 55 innovations that evolved more than once, implying that the early phases of life's history were less replicable than later phases or that the appearance of singularity results from information loss through time. Indirect support for information loss comes from the distribution of sizes of clades in which the same minor, geologically recent innovation has arisen multiple times. For three repeated molluscan innovations, 28-71% of instantiations are represented by clades of five or fewer species. Such small clades would be undetectable in the early history of life. Purportedly unique innovations either arose from the union and integration of previously independent components or belong to classes of functionally similar innovations. Claims of singularity are therefore not well supported by the available evidence. Details of initial conditions, evolutionary pathways, phenotypes, and timing are contingent, but important ecological, functional, and directional aspects of the history of life are replicable and predictable.", "author" : [ { "dropping-particle" : "", "family" : "Vermeij", "given" : "G. J.", "non-dropping-particle" : "", "parse-names" : false, "suffix" : "" } ], "container-title" : "Proceedings of the National Academy of Sciences", "id" : "ITEM-2", "issue" : "6", "issued" : { "date-parts" : [ [ "2006" ] ] }, "page" : "1804-1809", "title" : "Historical contingency and the purported uniqueness of evolutionary innovations", "type" : "article-journal", "volume" : "103" }, "uris" : [ "http://www.mendeley.com/documents/?uuid=2f913c57-f33d-4332-a850-89158f44bdac" ] }, { "id" : "ITEM-3", "itemData" : { "DOI" : "10.1073/pnas.1219844110", "ISBN" : "0027-8424", "ISSN" : "1091-6490", "PMID" : "23236159", "abstract" : "Although the boreal region is warming twice as fast as the global average, the way in which the vast boreal forests and tundras may respond is poorly understood. Using satellite data, we reveal marked alternative modes in the frequency distributions of boreal tree cover. At the northern end and at the dry continental southern extremes, treeless tundra and steppe, respectively, are the only possible states. However, over a broad intermediate temperature range, these treeless states coexist with boreal forest (\u223c75% tree cover) and with two more open woodland states (\u223c20% and \u223c45% tree cover). Intermediate tree covers (e.g., \u223c10%, \u223c30%, and \u223c60% tree cover) between these distinct states are relatively rare, suggesting that they may represent unstable states where the system dwells only transiently. Mechanisms for such instabilities remain to be unraveled, but our results have important implications for the anticipated response of these ecosystems to climatic change. The data reveal that boreal forest shows no gradual decline in tree cover toward its limits. Instead, our analysis suggests that it becomes less resilient in the sense that it may more easily shift into a sparse woodland or treeless state. Similarly, the relative scarcity of the intermediate \u223c10% tree cover suggests that tundra may shift relatively abruptly to a more abundant tree cover. If our inferences are correct, climate change may invoke massive nonlinear shifts in boreal biomes.", "author" : [ { "dropping-particle" : "", "family" : "Scheffer", "given" : "Marten", "non-dropping-particle" : "", "parse-names" : false, "suffix" :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"Chapin", "given" : "F Stuart", "non-dropping-particle" : "", "parse-names" : false, "suffix" : "" } ], "container-title" : "Proceedings of the National Academy of Sciences of the United States of America", "id" : "ITEM-3", "issue" : "52", "issued" : { "date-parts" : [ [ "2012" ] ] }, "page" : "21384-9", "title" : "Thresholds for boreal biome transitions.", "type" : "article-journal", "volume" : "109" }, "uris" : [ "http://www.mendeley.com/documents/?uuid=149d1781-d3c7-4c2e-9404-33476e805097" ] }, { "id" : "ITEM-4", "itemData" : { "DOI" : "DOI:", "ISBN" : "1840640812", "ISSN" : "1840640812", "abstract" : "The concept of path dependence refers to a property of contingent, non-reversible dynamical processes, including a wide array of biological and social processes that can properly be described as \u2018evolutionary\u2019. To dispel existing confusions in the literature, and clarify the meaning and significance of path dependence for economists, the paper formulates definitions that relate the phenomenon to the property of non-ergodicity in stochastic processes; it examines the nature of the relationship between between path dependence and \u2018market failure\u2019, and discusses the meaning of \u2018lock-in\u2019. Unlike tests for the presence of non-ergodicity, assessments of the economic significance of path dependence are shown to involve difficult issues of counterfactual specification, and the welfare evaluation of alternative dynamic paths rather than terminal states. The policy implications of the existence of path dependence are shown to be more subtle and, as a rule, quite different from those which have been presumed by critics of the concept. A concluding section applies the notion of \u2018lock-in\u2019 reflexively to the evolution of economic analysis, suggesting that resistence to historical economics is a manifestation of \u2018sunk cost hysteresis\u2019 in the sphere of human cognitive development.", "author" : [ { "dropping-particle" : "", "family" : "David", "given" : "Paul a.", "non-dropping-particle" : "", "parse-names" : false, "suffix" : "" } ], "chapter-number" : "2", "container-title" : "Evolution and Path Dependence in Economic Ideas: Past and Present", "editor" : [ { "dropping-particle" : "", "family" : "Garrouste", "given" : "Pierre", "non-dropping-particle" : "", "parse-names" : false, "suffix" : "" }, { "dropping-particle" : "", "family" : "Ioannides", "given" : "Stavros", "non-dropping-particle" : "", "parse-names" : false, "suffix" : "" } ], "id" : "ITEM-4", "issued" : { "date-parts" : [ [ "2000" ] ] }, "page" : "15-36", "publisher" : "Edward Elgar", "publisher-place" : "Chelthenham, UK", "title" : "Path dependence, its critics and the quest for \u2018historical economics\u2019", "type" : "chapter" }, "uris" : [ "http://www.mendeley.com/documents/?uuid=66d80a62-e8f9-47da-9eb5-d300bde04523" ] }, { "id" : "ITEM-5", "itemData" : { "author" : [ { "dropping-particle" : "", "family" : "North", "given" : "Douglass C.", "non-dropping-particle" : "", "parse-names" : false, "suffix" : "" } ], "id" : "ITEM-5", "issued" : { "date-parts" : [ [ "1990" ] ] }, "publisher" : "Cambridge University Press", "publisher-place" : "Cambridge, UK", "title" : "Institutions, institutional change and economic performance", "type" : "book" }, "uris" : [ "http://www.mendeley.com/documents/?uuid=d00b8795-3589-4f49-9172-ac18d0e2df3f" ] }, { "id" : "ITEM-6", "itemData" : { "author" : [ { "dropping-particle" : "", "family" : "Pierson", "given" : "Paul", "non-dropping-particle" : "", "parse-names" : false, "suffix" : "" } ], "container-title" : "The American Political Science Review", "id" : "ITEM-6", "issue" : "2", "issued" : { "date-parts" : [ [ "2000" ] ] }, "page" : "251-267", "title" : "Increasing returns, path dependence, and the study of politics", "type" : "article-journal", "volume" : "94" }, "uris" : [ "http://www.mendeley.com/documents/?uuid=b1e09d32-0685-4f69-b2c2-3c3df06827dd" ] }, { "id" : "ITEM-7", "itemData" : { "DOI" : "10.1126/science.1210465", "ISBN" : "0036-8075",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"non-dropping-particle" : "", "parse-names" : false, "suffix" : "" } ], "container-title" : "Science", "id" : "ITEM-7", "issue" : "6053", "issued" : { "date-parts" : [ [ "2011" ] ] }, "page" : "230-232", "title" : "The global extent and determinants of savanna and forest as alternative biome states", "type" : "article-journal", "volume" : "334" }, "uris" : [ "http://www.mendeley.com/documents/?uuid=6adc74e8-24a4-490b-a848-87c40d90b749" ] } ], "mendeley" : { "formattedCitation" : "&lt;sup&gt;2,9\u201313,20&lt;/sup&gt;", "plainTextFormattedCitation" : "2,9\u201313,20", "previouslyFormattedCitation" : "&lt;sup&gt;2,9\u201313,20&lt;/sup&gt;" }, "properties" : { "noteIndex" : 0 }, "schema" : "https://github.com/citation-style-language/schema/raw/master/csl-citation.json" }</w:instrText>
      </w:r>
      <w:r w:rsidR="00BA1BC8">
        <w:fldChar w:fldCharType="separate"/>
      </w:r>
      <w:r w:rsidR="00C41951" w:rsidRPr="00C41951">
        <w:rPr>
          <w:noProof/>
          <w:vertAlign w:val="superscript"/>
        </w:rPr>
        <w:t>2,9–13,20</w:t>
      </w:r>
      <w:r w:rsidR="00BA1BC8">
        <w:fldChar w:fldCharType="end"/>
      </w:r>
      <w:r w:rsidR="00EF674B">
        <w:t>.</w:t>
      </w:r>
      <w:r w:rsidR="008D339A">
        <w:t xml:space="preserve">  </w:t>
      </w:r>
      <w:commentRangeStart w:id="9"/>
      <w:r w:rsidR="00010E1E">
        <w:t xml:space="preserve">Here we </w:t>
      </w:r>
      <w:r w:rsidR="00154700">
        <w:t>test</w:t>
      </w:r>
      <w:r w:rsidR="00010E1E">
        <w:t xml:space="preserve"> whether </w:t>
      </w:r>
      <w:r w:rsidR="00561BDA">
        <w:t xml:space="preserve">the </w:t>
      </w:r>
      <w:r w:rsidR="0065391E">
        <w:t>wide</w:t>
      </w:r>
      <w:r w:rsidR="00561BDA">
        <w:t xml:space="preserve"> variations in </w:t>
      </w:r>
      <w:r w:rsidR="00703FBC">
        <w:t>global</w:t>
      </w:r>
      <w:r w:rsidR="006E2FC8">
        <w:t xml:space="preserve"> </w:t>
      </w:r>
      <w:r w:rsidR="00561BDA">
        <w:t>fish harvest rates</w:t>
      </w:r>
      <w:r w:rsidR="00BC780A">
        <w:t xml:space="preserve"> </w:t>
      </w:r>
      <w:r w:rsidR="00010E1E">
        <w:t>exhibit</w:t>
      </w:r>
      <w:r w:rsidR="0054508F">
        <w:t xml:space="preserve"> a model-specific</w:t>
      </w:r>
      <w:r w:rsidR="003D5C82">
        <w:t xml:space="preserve"> </w:t>
      </w:r>
      <w:r w:rsidR="00010E1E">
        <w:t>path dependence</w:t>
      </w:r>
      <w:r w:rsidR="0034722A">
        <w:t xml:space="preserve"> towards </w:t>
      </w:r>
      <w:r w:rsidR="00A83988">
        <w:t>two</w:t>
      </w:r>
      <w:r w:rsidR="0034722A">
        <w:t xml:space="preserve"> </w:t>
      </w:r>
      <w:r w:rsidR="00E7032D">
        <w:t>harv</w:t>
      </w:r>
      <w:r w:rsidR="00703FBC">
        <w:t>est</w:t>
      </w:r>
      <w:r w:rsidR="00E7032D">
        <w:t xml:space="preserve"> strategies</w:t>
      </w:r>
      <w:r w:rsidR="00E43CEA">
        <w:t xml:space="preserve"> rather than</w:t>
      </w:r>
      <w:r w:rsidR="00E7032D">
        <w:t xml:space="preserve"> a</w:t>
      </w:r>
      <w:r w:rsidR="00E43CEA">
        <w:t xml:space="preserve"> </w:t>
      </w:r>
      <w:r w:rsidR="007D40EF">
        <w:t>si</w:t>
      </w:r>
      <w:r w:rsidR="005310D1">
        <w:t>ngle opti</w:t>
      </w:r>
      <w:r w:rsidR="00E7032D">
        <w:t xml:space="preserve">mum </w:t>
      </w:r>
      <w:r w:rsidR="00E403D0">
        <w:t xml:space="preserve">that we expect of rational </w:t>
      </w:r>
      <w:r w:rsidR="00133C18">
        <w:t xml:space="preserve">institutional </w:t>
      </w:r>
      <w:r w:rsidR="00E403D0">
        <w:t>agents</w:t>
      </w:r>
      <w:r w:rsidR="00010E1E">
        <w:t>.</w:t>
      </w:r>
      <w:r w:rsidR="00991866">
        <w:t xml:space="preserve">  </w:t>
      </w:r>
      <w:commentRangeEnd w:id="9"/>
      <w:r w:rsidR="00DF1007">
        <w:rPr>
          <w:rStyle w:val="CommentReference"/>
        </w:rPr>
        <w:commentReference w:id="9"/>
      </w:r>
      <w:del w:id="10" w:author="simon levin" w:date="2017-07-16T20:05:00Z">
        <w:r w:rsidR="007A6B98" w:rsidDel="00C33E6C">
          <w:delText xml:space="preserve">Assuming </w:delText>
        </w:r>
      </w:del>
      <w:ins w:id="11" w:author="simon levin" w:date="2017-07-16T20:05:00Z">
        <w:r w:rsidR="00C33E6C">
          <w:t xml:space="preserve">If we assume </w:t>
        </w:r>
      </w:ins>
      <w:r w:rsidR="007A6B98">
        <w:t>that</w:t>
      </w:r>
      <w:r w:rsidR="00B22DD1">
        <w:t xml:space="preserve"> institutional change occu</w:t>
      </w:r>
      <w:r w:rsidR="007A6B98">
        <w:t>rs</w:t>
      </w:r>
      <w:r w:rsidR="003D5C82">
        <w:t xml:space="preserve"> slower than resource dynamics</w:t>
      </w:r>
      <w:r w:rsidR="00E43CEA">
        <w:rPr>
          <w:rFonts w:eastAsia="Times New Roman" w:cs="Times New Roman"/>
        </w:rPr>
        <w:fldChar w:fldCharType="begin" w:fldLock="1"/>
      </w:r>
      <w:r w:rsidR="00C41951">
        <w:rPr>
          <w:rFonts w:eastAsia="Times New Roman" w:cs="Times New Roman"/>
        </w:rPr>
        <w:instrText>ADDIN CSL_CITATION { "citationItems" : [ { "id" : "ITEM-1", "itemData" : { "DOI" : "10.1017/S1355770X12000460", "ISBN" : "1355-770X", "ISSN" : "1355-770X", "abstract" : "Systems linking people and nature, known as social-ecological sys- tems, are increasingly understood as complex adaptive systems. Essential features of these complex adaptive systems \u2013 such as nonlinear feedbacks, strategic interactions, individual and spatial heterogeneity, and varying time scales \u2013 pose substantial chal- lenges for modeling. However, ignoring these characteristics can distort our picture of how these systems work, causing policies to be less effective or even counterproduc- tive. In this paper we present recent developments in modeling social-ecological systems, illustrate some of these challenges with examples related to coral reefs and grasslands, and identify the implications for economic and policy analysis.", "author" : [ { "dropping-particle" : "", "family" : "Levin", "given" : "Simon", "non-dropping-particle" : "", "parse-names" : false, "suffix" : "" }, { "dropping-particle" : "", "family" : "Xepapadeas", "given" : "Tasos", "non-dropping-particle" : "", "parse-names" : false, "suffix" : "" }, { "dropping-particle" : "", "family" : "Cr\u00e9pin", "given" : "Anne-Sophie", "non-dropping-particle" : "", "parse-names" : false, "suffix" : "" }, { "dropping-particle" : "", "family" : "Norberg", "given" : "Jon", "non-dropping-particle" : "", "parse-names" : false, "suffix" : "" }, { "dropping-particle" : "", "family" : "Zeeuw", "given" : "Aart", "non-dropping-particle" : "de", "parse-names" : false, "suffix" : "" }, { "dropping-particle" : "", "family" : "Folke", "given" : "Carl", "non-dropping-particle" : "", "parse-names" : false, "suffix" : "" }, { "dropping-particle" : "", "family" : "Hughes", "given" : "Terry", "non-dropping-particle" : "", "parse-names" : false, "suffix" : "" }, { "dropping-particle" : "", "family" : "Arrow", "given" : "Kenneth", "non-dropping-particle" : "", "parse-names" : false, "suffix" : "" }, { "dropping-particle" : "", "family" : "Barrett", "given" : "Scott", "non-dropping-particle" : "", "parse-names" : false, "suffix" : "" }, { "dropping-particle" : "", "family" : "Daily", "given" : "Gretchen", "non-dropping-particle" : "", "parse-names" : false, "suffix" : "" }, { "dropping-particle" : "", "family" : "Ehrlich", "given" : "Paul", "non-dropping-particle" : "", "parse-names" : false, "suffix" : "" }, { "dropping-particle" : "", "family" : "Kautsky", "given" : "Nils", "non-dropping-particle" : "", "parse-names" : false, "suffix" : "" }, { "dropping-particle" : "", "family" : "M\u00e4ler", "given" : "Karl-G\u00f6ran", "non-dropping-particle" : "", "parse-names" : false, "suffix" : "" }, { "dropping-particle" : "", "family" : "Polasky", "given" : "Steve", "non-dropping-particle" : "", "parse-names" : false, "suffix" : "" }, { "dropping-particle" : "", "family" : "Troell", "given" : "Max", "non-dropping-particle" : "", "parse-names" : false, "suffix" : "" }, { "dropping-particle" : "", "family" : "Vincent", "given" : "Jeffrey R.", "non-dropping-particle" : "", "parse-names" : false, "suffix" : "" }, { "dropping-particle" : "", "family" : "Walker", "given" : "Brian", "non-dropping-particle" : "", "parse-names" : false, "suffix" : "" } ], "container-title" : "Environment and Development Economics", "id" : "ITEM-1", "issue" : "2", "issued" : { "date-parts" : [ [ "2013" ] ] }, "page" : "111-132", "title" : "Social-ecological systems as complex adaptive systems: modeling and policy implications", "type" : "article-journal", "volume" : "18" }, "uris" : [ "http://www.mendeley.com/documents/?uuid=64633efb-3a6b-4e08-9b7c-101393e12db5" ] } ], "mendeley" : { "formattedCitation" : "&lt;sup&gt;14&lt;/sup&gt;", "plainTextFormattedCitation" : "14", "previouslyFormattedCitation" : "&lt;sup&gt;14&lt;/sup&gt;" }, "properties" : { "noteIndex" : 0 }, "schema" : "https://github.com/citation-style-language/schema/raw/master/csl-citation.json" }</w:instrText>
      </w:r>
      <w:r w:rsidR="00E43CEA">
        <w:rPr>
          <w:rFonts w:eastAsia="Times New Roman" w:cs="Times New Roman"/>
        </w:rPr>
        <w:fldChar w:fldCharType="separate"/>
      </w:r>
      <w:r w:rsidR="00625F0D" w:rsidRPr="00625F0D">
        <w:rPr>
          <w:rFonts w:eastAsia="Times New Roman" w:cs="Times New Roman"/>
          <w:noProof/>
          <w:vertAlign w:val="superscript"/>
        </w:rPr>
        <w:t>14</w:t>
      </w:r>
      <w:r w:rsidR="00E43CEA">
        <w:rPr>
          <w:rFonts w:eastAsia="Times New Roman" w:cs="Times New Roman"/>
        </w:rPr>
        <w:fldChar w:fldCharType="end"/>
      </w:r>
      <w:r w:rsidR="003D5C82">
        <w:rPr>
          <w:rFonts w:eastAsia="Times New Roman" w:cs="Times New Roman"/>
        </w:rPr>
        <w:t>,</w:t>
      </w:r>
      <w:r w:rsidR="00E43CEA">
        <w:t xml:space="preserve"> data from </w:t>
      </w:r>
      <w:r w:rsidR="00605C57">
        <w:rPr>
          <w:rFonts w:eastAsia="Times New Roman" w:cs="Times New Roman"/>
        </w:rPr>
        <w:t>217</w:t>
      </w:r>
      <w:r w:rsidR="00E43CEA">
        <w:rPr>
          <w:rFonts w:eastAsia="Times New Roman" w:cs="Times New Roman"/>
        </w:rPr>
        <w:t xml:space="preserve"> global fisheries</w:t>
      </w:r>
      <w:r w:rsidR="00E43CEA">
        <w:rPr>
          <w:rFonts w:eastAsia="Times New Roman" w:cs="Times New Roman"/>
        </w:rPr>
        <w:fldChar w:fldCharType="begin" w:fldLock="1"/>
      </w:r>
      <w:r w:rsidR="00BA1BC8">
        <w:rPr>
          <w:rFonts w:eastAsia="Times New Roman" w:cs="Times New Roman"/>
        </w:rPr>
        <w:instrText>ADDIN CSL_CITATION { "citationItems" : [ { "id" : "ITEM-1", "itemData" : { "DOI" : "10.1111/j.1467-2979.2011.00435.x", "ISBN" : "1467-2960", "ISSN" : "14672960", "PMID" : "310273500002", "abstract" : "Meta-analyses of stock assessments can provide novel insight into marine population dynamics and the status of fished species, but the worlds main stock assessment database (the Myers Stock-Recruitment Database) is now outdated. To facilitate new analyses, we developed a new database, the RAM Legacy Stock Assessment Database, for commercially exploited marine fishes and invertebrates. Time series of total biomass, spawner biomass, recruits, fishing mortality and catch/landings form the core of the database. Assessments were assembled from 21 national and international management agencies for a total of 331 stocks (295 fish stocks representing 46 families and 36 invertebrate stocks representing 12 families), including nine of the worlds 10 largest fisheries. Stock assessments were available from 27 large marine ecosystems, the Caspian Sea and four High Seas regions, and include the Atlantic, Pacific, Indian, Arctic and Antarctic Oceans. Most assessments came from the USA, Europe, Canada, New Zealand and Australia. Assessed marine stocks represent a small proportion of harvested fish taxa (16%), and an even smaller proportion of marine fish biodiversity (1%), but provide high-quality data for intensively studied stocks. The database provides new insight into the status of exploited populations: 58% of stocks with reference points (n = 214) were estimated to be below the biomass resulting in maximum sustainable yield (BMSY) and 30% had exploitation levels above the exploitation rate resulting in maximum sustainable yield (UMSY). We anticipate that the database will facilitate new research in population dynamics and fishery management, and we encourage further data contributions from stock assessment scientists.", "author" : [ { "dropping-particle" : "", "family" : "Ricard", "given" : "Daniel", "non-dropping-particle" : "", "parse-names" : false, "suffix" : "" }, { "dropping-particle" : "", "family" : "Minto", "given" : "C\u00f3il\u00edn", "non-dropping-particle" : "", "parse-names" : false, "suffix" : "" }, { "dropping-particle" : "", "family" : "Jensen", "given" : "Olaf P.", "non-dropping-particle" : "", "parse-names" : false, "suffix" : "" }, { "dropping-particle" : "", "family" : "Baum", "given" : "Julia K.", "non-dropping-particle" : "", "parse-names" : false, "suffix" : "" } ], "container-title" : "Fish and Fisheries", "id" : "ITEM-1", "issue" : "4", "issued" : { "date-parts" : [ [ "2012" ] ] }, "page" : "380-398", "title" : "Examining the knowledge base and status of commercially exploited marine species with the RAM Legacy Stock Assessment Database", "type" : "article-journal", "volume" : "13" }, "uris" : [ "http://www.mendeley.com/documents/?uuid=43256160-bfc2-4525-bd69-04d2c10324b2" ] } ], "mendeley" : { "formattedCitation" : "&lt;sup&gt;21&lt;/sup&gt;", "plainTextFormattedCitation" : "21", "previouslyFormattedCitation" : "&lt;sup&gt;21&lt;/sup&gt;" }, "properties" : { "noteIndex" : 0 }, "schema" : "https://github.com/citation-style-language/schema/raw/master/csl-citation.json" }</w:instrText>
      </w:r>
      <w:r w:rsidR="00E43CEA">
        <w:rPr>
          <w:rFonts w:eastAsia="Times New Roman" w:cs="Times New Roman"/>
        </w:rPr>
        <w:fldChar w:fldCharType="separate"/>
      </w:r>
      <w:r w:rsidR="00BA1BC8" w:rsidRPr="00BA1BC8">
        <w:rPr>
          <w:rFonts w:eastAsia="Times New Roman" w:cs="Times New Roman"/>
          <w:noProof/>
          <w:vertAlign w:val="superscript"/>
        </w:rPr>
        <w:t>21</w:t>
      </w:r>
      <w:r w:rsidR="00E43CEA">
        <w:rPr>
          <w:rFonts w:eastAsia="Times New Roman" w:cs="Times New Roman"/>
        </w:rPr>
        <w:fldChar w:fldCharType="end"/>
      </w:r>
      <w:r w:rsidR="00154700">
        <w:rPr>
          <w:rFonts w:eastAsia="Times New Roman" w:cs="Times New Roman"/>
        </w:rPr>
        <w:t xml:space="preserve"> </w:t>
      </w:r>
      <w:r w:rsidR="002E69C5">
        <w:rPr>
          <w:rFonts w:eastAsia="Times New Roman" w:cs="Times New Roman"/>
        </w:rPr>
        <w:t xml:space="preserve">strongly </w:t>
      </w:r>
      <w:r w:rsidR="007A6B98">
        <w:rPr>
          <w:rFonts w:eastAsia="Times New Roman" w:cs="Times New Roman"/>
        </w:rPr>
        <w:t>support</w:t>
      </w:r>
      <w:ins w:id="12" w:author="simon levin" w:date="2017-07-16T20:05:00Z">
        <w:r w:rsidR="00C33E6C">
          <w:rPr>
            <w:rFonts w:eastAsia="Times New Roman" w:cs="Times New Roman"/>
          </w:rPr>
          <w:t xml:space="preserve"> </w:t>
        </w:r>
      </w:ins>
      <w:del w:id="13" w:author="simon levin" w:date="2017-07-16T20:05:00Z">
        <w:r w:rsidR="003E36E4" w:rsidDel="00C33E6C">
          <w:rPr>
            <w:rFonts w:eastAsia="Times New Roman" w:cs="Times New Roman"/>
          </w:rPr>
          <w:delText>s</w:delText>
        </w:r>
        <w:r w:rsidR="00EF674B" w:rsidDel="00C33E6C">
          <w:rPr>
            <w:rFonts w:eastAsia="Times New Roman" w:cs="Times New Roman"/>
          </w:rPr>
          <w:delText xml:space="preserve"> </w:delText>
        </w:r>
      </w:del>
      <w:r w:rsidR="00342774">
        <w:rPr>
          <w:rFonts w:eastAsia="Times New Roman" w:cs="Times New Roman"/>
        </w:rPr>
        <w:t>the</w:t>
      </w:r>
      <w:r w:rsidR="00105506">
        <w:rPr>
          <w:rFonts w:eastAsia="Times New Roman" w:cs="Times New Roman"/>
        </w:rPr>
        <w:t xml:space="preserve"> </w:t>
      </w:r>
      <w:r w:rsidR="003D5C82">
        <w:rPr>
          <w:rFonts w:eastAsia="Times New Roman" w:cs="Times New Roman"/>
        </w:rPr>
        <w:t>theoretical prediction</w:t>
      </w:r>
      <w:r w:rsidR="00EF674B">
        <w:rPr>
          <w:rFonts w:eastAsia="Times New Roman" w:cs="Times New Roman"/>
        </w:rPr>
        <w:t xml:space="preserve"> of</w:t>
      </w:r>
      <w:r w:rsidR="00105506">
        <w:rPr>
          <w:rFonts w:eastAsia="Times New Roman" w:cs="Times New Roman"/>
        </w:rPr>
        <w:t xml:space="preserve"> a</w:t>
      </w:r>
      <w:r w:rsidR="00EF674B">
        <w:rPr>
          <w:rFonts w:eastAsia="Times New Roman" w:cs="Times New Roman"/>
        </w:rPr>
        <w:t xml:space="preserve"> </w:t>
      </w:r>
      <w:del w:id="14" w:author="simon levin" w:date="2017-07-16T20:05:00Z">
        <w:r w:rsidR="003D5C82" w:rsidDel="00C33E6C">
          <w:rPr>
            <w:rFonts w:eastAsia="Times New Roman" w:cs="Times New Roman"/>
          </w:rPr>
          <w:delText xml:space="preserve">path </w:delText>
        </w:r>
      </w:del>
      <w:ins w:id="15" w:author="simon levin" w:date="2017-07-16T20:05:00Z">
        <w:r w:rsidR="00C33E6C">
          <w:rPr>
            <w:rFonts w:eastAsia="Times New Roman" w:cs="Times New Roman"/>
          </w:rPr>
          <w:t>path-</w:t>
        </w:r>
      </w:ins>
      <w:r w:rsidR="003D5C82">
        <w:rPr>
          <w:rFonts w:eastAsia="Times New Roman" w:cs="Times New Roman"/>
        </w:rPr>
        <w:t>dependent harvesting</w:t>
      </w:r>
      <w:r w:rsidR="00105506">
        <w:rPr>
          <w:rFonts w:eastAsia="Times New Roman" w:cs="Times New Roman"/>
        </w:rPr>
        <w:t xml:space="preserve"> regime</w:t>
      </w:r>
      <w:r w:rsidR="00FB3E42">
        <w:rPr>
          <w:rFonts w:eastAsia="Times New Roman" w:cs="Times New Roman"/>
        </w:rPr>
        <w:t xml:space="preserve"> </w:t>
      </w:r>
      <w:del w:id="16" w:author="Fenichel, Eli" w:date="2017-07-16T12:51:00Z">
        <w:r w:rsidR="00FB3E42" w:rsidDel="00DF1007">
          <w:rPr>
            <w:rFonts w:eastAsia="Times New Roman" w:cs="Times New Roman"/>
          </w:rPr>
          <w:delText>occur</w:delText>
        </w:r>
        <w:r w:rsidR="0038693C" w:rsidDel="00DF1007">
          <w:rPr>
            <w:rFonts w:eastAsia="Times New Roman" w:cs="Times New Roman"/>
          </w:rPr>
          <w:delText>ing</w:delText>
        </w:r>
      </w:del>
      <w:ins w:id="17" w:author="Fenichel, Eli" w:date="2017-07-16T12:51:00Z">
        <w:r w:rsidR="00DF1007">
          <w:rPr>
            <w:rFonts w:eastAsia="Times New Roman" w:cs="Times New Roman"/>
          </w:rPr>
          <w:t>occurring</w:t>
        </w:r>
      </w:ins>
      <w:r w:rsidR="00105506">
        <w:rPr>
          <w:rFonts w:eastAsia="Times New Roman" w:cs="Times New Roman"/>
        </w:rPr>
        <w:t xml:space="preserve"> at high cost/benefit</w:t>
      </w:r>
      <w:r w:rsidR="007E5D05">
        <w:rPr>
          <w:rFonts w:eastAsia="Times New Roman" w:cs="Times New Roman"/>
        </w:rPr>
        <w:t xml:space="preserve"> </w:t>
      </w:r>
      <w:del w:id="18" w:author="simon levin" w:date="2017-07-16T20:05:00Z">
        <w:r w:rsidR="007E5D05" w:rsidDel="00C33E6C">
          <w:rPr>
            <w:rFonts w:eastAsia="Times New Roman" w:cs="Times New Roman"/>
          </w:rPr>
          <w:delText>ratio</w:delText>
        </w:r>
        <w:r w:rsidR="00105506" w:rsidDel="00C33E6C">
          <w:rPr>
            <w:rFonts w:eastAsia="Times New Roman" w:cs="Times New Roman"/>
          </w:rPr>
          <w:delText xml:space="preserve"> </w:delText>
        </w:r>
      </w:del>
      <w:ins w:id="19" w:author="simon levin" w:date="2017-07-16T20:05:00Z">
        <w:r w:rsidR="00C33E6C">
          <w:rPr>
            <w:rFonts w:eastAsia="Times New Roman" w:cs="Times New Roman"/>
          </w:rPr>
          <w:t xml:space="preserve">ratios </w:t>
        </w:r>
      </w:ins>
      <w:r w:rsidR="00105506">
        <w:rPr>
          <w:rFonts w:eastAsia="Times New Roman" w:cs="Times New Roman"/>
        </w:rPr>
        <w:t xml:space="preserve">and </w:t>
      </w:r>
      <w:r w:rsidR="00551658">
        <w:rPr>
          <w:rFonts w:eastAsia="Times New Roman" w:cs="Times New Roman"/>
        </w:rPr>
        <w:t xml:space="preserve">large </w:t>
      </w:r>
      <w:r w:rsidR="00AD5E34">
        <w:rPr>
          <w:rFonts w:eastAsia="Times New Roman" w:cs="Times New Roman"/>
        </w:rPr>
        <w:t>potential resource</w:t>
      </w:r>
      <w:r w:rsidR="00105506">
        <w:rPr>
          <w:rFonts w:eastAsia="Times New Roman" w:cs="Times New Roman"/>
        </w:rPr>
        <w:t xml:space="preserve"> </w:t>
      </w:r>
      <w:r w:rsidR="009B62B1">
        <w:rPr>
          <w:rFonts w:eastAsia="Times New Roman" w:cs="Times New Roman"/>
        </w:rPr>
        <w:t xml:space="preserve">yields </w:t>
      </w:r>
      <w:r w:rsidR="00C67A17">
        <w:rPr>
          <w:rFonts w:eastAsia="Times New Roman" w:cs="Times New Roman"/>
        </w:rPr>
        <w:t>(R</w:t>
      </w:r>
      <w:r w:rsidR="00C67A17">
        <w:rPr>
          <w:rFonts w:eastAsia="Times New Roman" w:cs="Times New Roman"/>
          <w:vertAlign w:val="superscript"/>
        </w:rPr>
        <w:t>2</w:t>
      </w:r>
      <w:r w:rsidR="00605C57">
        <w:rPr>
          <w:rFonts w:eastAsia="Times New Roman" w:cs="Times New Roman"/>
        </w:rPr>
        <w:t>=0.</w:t>
      </w:r>
      <w:r w:rsidR="00916D56">
        <w:rPr>
          <w:rFonts w:eastAsia="Times New Roman" w:cs="Times New Roman"/>
        </w:rPr>
        <w:t>311</w:t>
      </w:r>
      <w:r w:rsidR="00C67A17">
        <w:rPr>
          <w:rFonts w:eastAsia="Times New Roman" w:cs="Times New Roman"/>
        </w:rPr>
        <w:t xml:space="preserve">, </w:t>
      </w:r>
      <w:r w:rsidR="00E50B82">
        <w:rPr>
          <w:rFonts w:eastAsia="Times New Roman" w:cs="Times New Roman"/>
        </w:rPr>
        <w:t>p=3</w:t>
      </w:r>
      <w:r w:rsidR="006F5239">
        <w:rPr>
          <w:rFonts w:eastAsia="Times New Roman" w:cs="Times New Roman"/>
        </w:rPr>
        <w:t>.0</w:t>
      </w:r>
      <w:r w:rsidR="001E1A5E">
        <w:rPr>
          <w:rFonts w:eastAsia="Times New Roman" w:cs="Times New Roman"/>
        </w:rPr>
        <w:t>e-5</w:t>
      </w:r>
      <w:r w:rsidR="00C67A17">
        <w:rPr>
          <w:rFonts w:eastAsia="Times New Roman" w:cs="Times New Roman"/>
        </w:rPr>
        <w:t>)</w:t>
      </w:r>
      <w:r w:rsidR="00105506">
        <w:rPr>
          <w:rFonts w:eastAsia="Times New Roman" w:cs="Times New Roman"/>
        </w:rPr>
        <w:t>.</w:t>
      </w:r>
      <w:r w:rsidR="00C67A17">
        <w:rPr>
          <w:rFonts w:eastAsia="Times New Roman" w:cs="Times New Roman"/>
        </w:rPr>
        <w:t xml:space="preserve"> </w:t>
      </w:r>
      <w:r w:rsidR="00B6139A">
        <w:rPr>
          <w:rFonts w:eastAsia="Times New Roman" w:cs="Times New Roman"/>
        </w:rPr>
        <w:t xml:space="preserve"> </w:t>
      </w:r>
      <w:r w:rsidR="00A50CDE">
        <w:rPr>
          <w:rFonts w:eastAsia="Times New Roman" w:cs="Times New Roman"/>
        </w:rPr>
        <w:t xml:space="preserve">The </w:t>
      </w:r>
      <w:r w:rsidR="0054508F">
        <w:rPr>
          <w:rFonts w:eastAsia="Times New Roman" w:cs="Times New Roman"/>
        </w:rPr>
        <w:t>surprising</w:t>
      </w:r>
      <w:r w:rsidR="0046646E">
        <w:rPr>
          <w:rFonts w:eastAsia="Times New Roman" w:cs="Times New Roman"/>
        </w:rPr>
        <w:t>ly</w:t>
      </w:r>
      <w:r w:rsidR="0054508F">
        <w:rPr>
          <w:rFonts w:eastAsia="Times New Roman" w:cs="Times New Roman"/>
        </w:rPr>
        <w:t xml:space="preserve"> simple</w:t>
      </w:r>
      <w:r w:rsidR="002671AB">
        <w:rPr>
          <w:rFonts w:eastAsia="Times New Roman" w:cs="Times New Roman"/>
        </w:rPr>
        <w:t xml:space="preserve"> one-parameter</w:t>
      </w:r>
      <w:r w:rsidR="00516ED5">
        <w:rPr>
          <w:rFonts w:eastAsia="Times New Roman" w:cs="Times New Roman"/>
        </w:rPr>
        <w:t xml:space="preserve"> model</w:t>
      </w:r>
      <w:r w:rsidR="00901C7E">
        <w:rPr>
          <w:rFonts w:eastAsia="Times New Roman" w:cs="Times New Roman"/>
        </w:rPr>
        <w:t xml:space="preserve"> </w:t>
      </w:r>
      <w:r w:rsidR="0054508F">
        <w:rPr>
          <w:rFonts w:eastAsia="Times New Roman" w:cs="Times New Roman"/>
        </w:rPr>
        <w:t>demonstrates that</w:t>
      </w:r>
      <w:r w:rsidR="00A50CDE">
        <w:rPr>
          <w:rFonts w:eastAsia="Times New Roman" w:cs="Times New Roman"/>
        </w:rPr>
        <w:t xml:space="preserve"> </w:t>
      </w:r>
      <w:r w:rsidR="009D28F2">
        <w:rPr>
          <w:rFonts w:eastAsia="Times New Roman" w:cs="Times New Roman"/>
        </w:rPr>
        <w:t>diver</w:t>
      </w:r>
      <w:r w:rsidR="00AF61E3">
        <w:rPr>
          <w:rFonts w:eastAsia="Times New Roman" w:cs="Times New Roman"/>
        </w:rPr>
        <w:t>ging</w:t>
      </w:r>
      <w:r w:rsidR="00DF21EE">
        <w:rPr>
          <w:rFonts w:eastAsia="Times New Roman" w:cs="Times New Roman"/>
        </w:rPr>
        <w:t xml:space="preserve"> </w:t>
      </w:r>
      <w:r w:rsidR="004A1330">
        <w:rPr>
          <w:rFonts w:eastAsia="Times New Roman" w:cs="Times New Roman"/>
        </w:rPr>
        <w:t>harvest patterns</w:t>
      </w:r>
      <w:r w:rsidR="0046646E">
        <w:rPr>
          <w:rFonts w:eastAsia="Times New Roman" w:cs="Times New Roman"/>
        </w:rPr>
        <w:t xml:space="preserve"> across the globe</w:t>
      </w:r>
      <w:r w:rsidR="00B91868">
        <w:rPr>
          <w:rFonts w:eastAsia="Times New Roman" w:cs="Times New Roman"/>
        </w:rPr>
        <w:t xml:space="preserve">, </w:t>
      </w:r>
      <w:r w:rsidR="00596649">
        <w:rPr>
          <w:rFonts w:eastAsia="Times New Roman" w:cs="Times New Roman"/>
        </w:rPr>
        <w:t xml:space="preserve">which critically impact resource </w:t>
      </w:r>
      <w:r w:rsidR="00B91868">
        <w:rPr>
          <w:rFonts w:eastAsia="Times New Roman" w:cs="Times New Roman"/>
        </w:rPr>
        <w:t>sustainability,</w:t>
      </w:r>
      <w:r w:rsidR="0046646E">
        <w:rPr>
          <w:rFonts w:eastAsia="Times New Roman" w:cs="Times New Roman"/>
        </w:rPr>
        <w:t xml:space="preserve"> can arise </w:t>
      </w:r>
      <w:r w:rsidR="006205D0">
        <w:rPr>
          <w:rFonts w:eastAsia="Times New Roman" w:cs="Times New Roman"/>
        </w:rPr>
        <w:t>from</w:t>
      </w:r>
      <w:r w:rsidR="00B5025C">
        <w:rPr>
          <w:rFonts w:eastAsia="Times New Roman" w:cs="Times New Roman"/>
        </w:rPr>
        <w:t xml:space="preserve"> similar</w:t>
      </w:r>
      <w:r w:rsidR="006205D0">
        <w:rPr>
          <w:rFonts w:eastAsia="Times New Roman" w:cs="Times New Roman"/>
        </w:rPr>
        <w:t xml:space="preserve"> institutional agents following simple</w:t>
      </w:r>
      <w:r w:rsidR="000D0B52">
        <w:rPr>
          <w:rFonts w:eastAsia="Times New Roman" w:cs="Times New Roman"/>
        </w:rPr>
        <w:t xml:space="preserve"> bioeconomic</w:t>
      </w:r>
      <w:r w:rsidR="00B770B3">
        <w:rPr>
          <w:rFonts w:eastAsia="Times New Roman" w:cs="Times New Roman"/>
        </w:rPr>
        <w:t xml:space="preserve"> </w:t>
      </w:r>
      <w:r w:rsidR="00E57268">
        <w:rPr>
          <w:rFonts w:eastAsia="Times New Roman" w:cs="Times New Roman"/>
        </w:rPr>
        <w:t>rules</w:t>
      </w:r>
      <w:r w:rsidR="00631061">
        <w:rPr>
          <w:rFonts w:eastAsia="Times New Roman" w:cs="Times New Roman"/>
        </w:rPr>
        <w:t xml:space="preserve"> with no differences in foresight or </w:t>
      </w:r>
      <w:r w:rsidR="002671AB">
        <w:rPr>
          <w:rFonts w:eastAsia="Times New Roman" w:cs="Times New Roman"/>
        </w:rPr>
        <w:t xml:space="preserve">resource </w:t>
      </w:r>
      <w:r w:rsidR="00B37541">
        <w:rPr>
          <w:rFonts w:eastAsia="Times New Roman" w:cs="Times New Roman"/>
        </w:rPr>
        <w:t>valuation</w:t>
      </w:r>
      <w:r w:rsidR="007157B7">
        <w:rPr>
          <w:rFonts w:eastAsia="Times New Roman" w:cs="Times New Roman"/>
        </w:rPr>
        <w:t>.</w:t>
      </w:r>
      <w:r w:rsidR="00A84922">
        <w:rPr>
          <w:rFonts w:eastAsia="Times New Roman" w:cs="Times New Roman"/>
        </w:rPr>
        <w:t xml:space="preserve">  Path dependence </w:t>
      </w:r>
      <w:r w:rsidR="002E7FFC">
        <w:rPr>
          <w:rFonts w:eastAsia="Times New Roman" w:cs="Times New Roman"/>
        </w:rPr>
        <w:t xml:space="preserve">implies that undesirable policies can be hard to shake, but also leaves hope for </w:t>
      </w:r>
      <w:r w:rsidR="00A83988">
        <w:rPr>
          <w:rFonts w:eastAsia="Times New Roman" w:cs="Times New Roman"/>
        </w:rPr>
        <w:t>large</w:t>
      </w:r>
      <w:r w:rsidR="002E7FFC">
        <w:rPr>
          <w:rFonts w:eastAsia="Times New Roman" w:cs="Times New Roman"/>
        </w:rPr>
        <w:t xml:space="preserve"> </w:t>
      </w:r>
      <w:r w:rsidR="00FF7800">
        <w:rPr>
          <w:rFonts w:eastAsia="Times New Roman" w:cs="Times New Roman"/>
        </w:rPr>
        <w:t xml:space="preserve">and nearly-irreversible </w:t>
      </w:r>
      <w:r w:rsidR="002E7FFC">
        <w:rPr>
          <w:rFonts w:eastAsia="Times New Roman" w:cs="Times New Roman"/>
        </w:rPr>
        <w:t>shifts toward</w:t>
      </w:r>
      <w:r w:rsidR="00832CC3">
        <w:rPr>
          <w:rFonts w:eastAsia="Times New Roman" w:cs="Times New Roman"/>
        </w:rPr>
        <w:t xml:space="preserve"> </w:t>
      </w:r>
      <w:r w:rsidR="002E7FFC">
        <w:rPr>
          <w:rFonts w:eastAsia="Times New Roman" w:cs="Times New Roman"/>
        </w:rPr>
        <w:t>desirable policies</w:t>
      </w:r>
      <w:r w:rsidR="00D74FB3">
        <w:rPr>
          <w:rFonts w:eastAsia="Times New Roman" w:cs="Times New Roman"/>
        </w:rPr>
        <w:t xml:space="preserve"> and </w:t>
      </w:r>
      <w:r w:rsidR="00CA6B98">
        <w:rPr>
          <w:rFonts w:eastAsia="Times New Roman" w:cs="Times New Roman"/>
        </w:rPr>
        <w:t xml:space="preserve">resource </w:t>
      </w:r>
      <w:commentRangeStart w:id="20"/>
      <w:r w:rsidR="00CA6B98">
        <w:rPr>
          <w:rFonts w:eastAsia="Times New Roman" w:cs="Times New Roman"/>
        </w:rPr>
        <w:t>sustainability</w:t>
      </w:r>
      <w:commentRangeEnd w:id="20"/>
      <w:r w:rsidR="00DF1007">
        <w:rPr>
          <w:rStyle w:val="CommentReference"/>
        </w:rPr>
        <w:commentReference w:id="20"/>
      </w:r>
      <w:r w:rsidR="002E7FFC">
        <w:rPr>
          <w:rFonts w:eastAsia="Times New Roman" w:cs="Times New Roman"/>
        </w:rPr>
        <w:t>.</w:t>
      </w:r>
    </w:p>
    <w:p w14:paraId="6B164F54" w14:textId="024BCA09" w:rsidR="0074771C" w:rsidRDefault="0074771C" w:rsidP="00BF699A">
      <w:pPr>
        <w:outlineLvl w:val="0"/>
      </w:pPr>
      <w:r>
        <w:tab/>
      </w:r>
      <w:del w:id="21" w:author="Fenichel, Eli" w:date="2017-07-16T12:53:00Z">
        <w:r w:rsidR="00A0773C" w:rsidDel="00DF1007">
          <w:delText xml:space="preserve">A quick survey </w:delText>
        </w:r>
        <w:r w:rsidR="0060280E" w:rsidDel="00DF1007">
          <w:delText>of</w:delText>
        </w:r>
      </w:del>
      <w:ins w:id="22" w:author="Fenichel, Eli" w:date="2017-07-16T12:53:00Z">
        <w:r w:rsidR="00DF1007">
          <w:t>Surveying</w:t>
        </w:r>
      </w:ins>
      <w:r w:rsidR="0060280E">
        <w:t xml:space="preserve"> </w:t>
      </w:r>
      <w:r w:rsidR="0034722A">
        <w:t>marine fisher</w:t>
      </w:r>
      <w:r w:rsidR="0031368F">
        <w:t>y harvest patterns</w:t>
      </w:r>
      <w:r w:rsidR="00A0773C">
        <w:t xml:space="preserve"> and the related literature suggests the </w:t>
      </w:r>
      <w:r w:rsidR="006464E3">
        <w:t xml:space="preserve">possibility </w:t>
      </w:r>
      <w:del w:id="23" w:author="Fenichel, Eli" w:date="2017-07-16T12:53:00Z">
        <w:r w:rsidR="006464E3" w:rsidDel="00DF1007">
          <w:delText>of</w:delText>
        </w:r>
        <w:r w:rsidR="00A0773C" w:rsidDel="00DF1007">
          <w:delText xml:space="preserve"> </w:delText>
        </w:r>
      </w:del>
      <w:ins w:id="24" w:author="Fenichel, Eli" w:date="2017-07-16T12:53:00Z">
        <w:r w:rsidR="00DF1007">
          <w:t xml:space="preserve">that </w:t>
        </w:r>
      </w:ins>
      <w:r w:rsidR="00E806B1">
        <w:t>path dependen</w:t>
      </w:r>
      <w:r w:rsidR="00A0773C">
        <w:t>ce</w:t>
      </w:r>
      <w:r w:rsidR="002810E8">
        <w:t xml:space="preserve"> </w:t>
      </w:r>
      <w:del w:id="25" w:author="Fenichel, Eli" w:date="2017-07-16T12:53:00Z">
        <w:r w:rsidR="002810E8" w:rsidDel="00DF1007">
          <w:delText>and multiple attractors</w:delText>
        </w:r>
        <w:r w:rsidR="00E64B56" w:rsidDel="00DF1007">
          <w:delText xml:space="preserve"> in</w:delText>
        </w:r>
      </w:del>
      <w:ins w:id="26" w:author="Fenichel, Eli" w:date="2017-07-16T12:53:00Z">
        <w:r w:rsidR="00DF1007">
          <w:t xml:space="preserve">may </w:t>
        </w:r>
      </w:ins>
      <w:ins w:id="27" w:author="Fenichel, Eli" w:date="2017-07-16T12:54:00Z">
        <w:r w:rsidR="00DF1007">
          <w:t>explain the variation in fishery</w:t>
        </w:r>
      </w:ins>
      <w:r w:rsidR="00E64B56">
        <w:t xml:space="preserve"> harvest </w:t>
      </w:r>
      <w:commentRangeStart w:id="28"/>
      <w:r w:rsidR="00E64B56">
        <w:t>rates</w:t>
      </w:r>
      <w:commentRangeEnd w:id="28"/>
      <w:r w:rsidR="00DF1007">
        <w:rPr>
          <w:rStyle w:val="CommentReference"/>
        </w:rPr>
        <w:commentReference w:id="28"/>
      </w:r>
      <w:r w:rsidR="00BF699A">
        <w:t xml:space="preserve">.  </w:t>
      </w:r>
      <w:r w:rsidR="00A0773C">
        <w:t>In</w:t>
      </w:r>
      <w:r w:rsidR="00E806B1">
        <w:t xml:space="preserve"> an era where </w:t>
      </w:r>
      <w:commentRangeStart w:id="29"/>
      <w:r w:rsidR="00E806B1">
        <w:t xml:space="preserve">resource sustainability </w:t>
      </w:r>
      <w:commentRangeEnd w:id="29"/>
      <w:r w:rsidR="00AB1752">
        <w:rPr>
          <w:rStyle w:val="CommentReference"/>
        </w:rPr>
        <w:commentReference w:id="29"/>
      </w:r>
      <w:r w:rsidR="00E806B1">
        <w:t>is increasingly recognized</w:t>
      </w:r>
      <w:r w:rsidR="00854D35">
        <w:fldChar w:fldCharType="begin" w:fldLock="1"/>
      </w:r>
      <w:r w:rsidR="00BF699A">
        <w:instrText>ADDIN CSL_CITATION { "citationItems" : [ { "id" : "ITEM-1", "itemData" : { "DOI" : "ISBN 92-5-103834-5", "ISBN" : "92-5-103834-5", "abstract" : "Fisheries, including aquaculture, provide a vital source of food, employment, recreation, trade and economic well-being for people throughout the world, both for present and future generations and should therefore be conducted in a responsible manner. This Code sets out principles and international standards of behaviour for responsible practices with a view to ensuring the effective conservation, management and development of living aquatic resources, with due respect for the ecosystem and biodiversity. The Code recognizes the nutritional, economic, social, environmental and cultural importance of fisheries and the interests of all those concerned with the fishery sector. The Code takes into account the biological characteristics of the resources and their environment and the interests of consumers and other users. States and those involved in fisheries are encouraged to apply the Code and give effect to it.", "author" : [ { "dropping-particle" : "", "family" : "FAO", "given" : "", "non-dropping-particle" : "", "parse-names" : false, "suffix" : "" } ], "container-title" : "Food and Agriculture Organization of the United Nations", "id" : "ITEM-1", "issued" : { "date-parts" : [ [ "1995" ] ] }, "title" : "Code of Conduct for Responsible Fisheries", "type" : "article-journal" }, "uris" : [ "http://www.mendeley.com/documents/?uuid=dd535fc1-4ff8-4963-99c0-28472556bea7" ] } ], "mendeley" : { "formattedCitation" : "&lt;sup&gt;22&lt;/sup&gt;", "plainTextFormattedCitation" : "22", "previouslyFormattedCitation" : "&lt;sup&gt;22&lt;/sup&gt;" }, "properties" : { "noteIndex" : 0 }, "schema" : "https://github.com/citation-style-language/schema/raw/master/csl-citation.json" }</w:instrText>
      </w:r>
      <w:r w:rsidR="00854D35">
        <w:fldChar w:fldCharType="separate"/>
      </w:r>
      <w:r w:rsidR="008E0AA8" w:rsidRPr="008E0AA8">
        <w:rPr>
          <w:noProof/>
          <w:vertAlign w:val="superscript"/>
        </w:rPr>
        <w:t>22</w:t>
      </w:r>
      <w:r w:rsidR="00854D35">
        <w:fldChar w:fldCharType="end"/>
      </w:r>
      <w:r w:rsidR="0031368F">
        <w:t xml:space="preserve"> and mandated</w:t>
      </w:r>
      <w:r w:rsidR="00BF699A">
        <w:fldChar w:fldCharType="begin" w:fldLock="1"/>
      </w:r>
      <w:r w:rsidR="000E2398">
        <w:instrText>ADDIN CSL_CITATION { "citationItems" : [ { "id" : "ITEM-1", "itemData" : { "DOI" : "10.1126/science.277.5325.509", "ISBN" : "9437101043", "ISSN" : "00368075", "PMID" : "1480", "abstract" : "The global marine fish catch is approaching its upper limit. The number of overfished populations, as well as the indirect effects of fisheries on marine ecosystems, indicate that management has failed to achieve a principal goal, sustainability. This failure is primarily due to continually increasing harvest rates in response to incessant sociopolitical pressure for greater harvests and the intrinsic uncertainty in predicting the harvest that will cause population collapse. A more holistic approach incorporating interspecific interactions and physical environmental influences would contribute to greater sustainability by reducing the uncertainty in predictions. However, transforming the management process to reduce the influence of pressure for greater harvest holds more immediate promise.", "author" : [ { "dropping-particle" : "", "family" : "Botsford", "given" : "Louis W.", "non-dropping-particle" : "", "parse-names" : false, "suffix" : "" }, { "dropping-particle" : "", "family" : "Castilla", "given" : "Juan Carlos", "non-dropping-particle" : "", "parse-names" : false, "suffix" : "" }, { "dropping-particle" : "", "family" : "Peterson", "given" : "Charles H.", "non-dropping-particle" : "", "parse-names" : false, "suffix" : "" } ], "container-title" : "Science", "id" : "ITEM-1", "issue" : "5325", "issued" : { "date-parts" : [ [ "1997" ] ] }, "page" : "509-515", "title" : "The Management of Fisheries and Marine Ecosystems", "type" : "article-journal", "volume" : "277" }, "uris" : [ "http://www.mendeley.com/documents/?uuid=333f3b70-4f10-47bf-b974-89f10c6d292b" ] } ], "mendeley" : { "formattedCitation" : "&lt;sup&gt;23&lt;/sup&gt;", "plainTextFormattedCitation" : "23", "previouslyFormattedCitation" : "&lt;sup&gt;23&lt;/sup&gt;" }, "properties" : { "noteIndex" : 0 }, "schema" : "https://github.com/citation-style-language/schema/raw/master/csl-citation.json" }</w:instrText>
      </w:r>
      <w:r w:rsidR="00BF699A">
        <w:fldChar w:fldCharType="separate"/>
      </w:r>
      <w:r w:rsidR="00BF699A" w:rsidRPr="00BF699A">
        <w:rPr>
          <w:noProof/>
          <w:vertAlign w:val="superscript"/>
        </w:rPr>
        <w:t>23</w:t>
      </w:r>
      <w:r w:rsidR="00BF699A">
        <w:fldChar w:fldCharType="end"/>
      </w:r>
      <w:r w:rsidR="00E806B1">
        <w:t>,</w:t>
      </w:r>
      <w:r w:rsidR="00CB4C2C">
        <w:t xml:space="preserve"> harvest rates </w:t>
      </w:r>
      <w:del w:id="30" w:author="Edward Tekwa" w:date="2017-07-18T13:59:00Z">
        <w:r w:rsidR="00CB4C2C" w:rsidDel="00AA044B">
          <w:delText xml:space="preserve">are </w:delText>
        </w:r>
      </w:del>
      <w:ins w:id="31" w:author="Edward Tekwa" w:date="2017-07-18T13:59:00Z">
        <w:r w:rsidR="00FB5D24">
          <w:t>remain</w:t>
        </w:r>
        <w:bookmarkStart w:id="32" w:name="_GoBack"/>
        <w:bookmarkEnd w:id="32"/>
        <w:r w:rsidR="00AA044B">
          <w:t xml:space="preserve"> </w:t>
        </w:r>
      </w:ins>
      <w:r w:rsidR="00CB4C2C">
        <w:t>highly heterogeneous, with</w:t>
      </w:r>
      <w:r w:rsidR="00E806B1">
        <w:t xml:space="preserve"> </w:t>
      </w:r>
      <w:r w:rsidR="004B2897">
        <w:t>31.4% of</w:t>
      </w:r>
      <w:r w:rsidR="00E806B1">
        <w:t xml:space="preserve"> global fisheries still overharvest</w:t>
      </w:r>
      <w:r w:rsidR="00CB4C2C">
        <w:t>ing</w:t>
      </w:r>
      <w:r w:rsidR="00BF699A">
        <w:fldChar w:fldCharType="begin" w:fldLock="1"/>
      </w:r>
      <w:r w:rsidR="00643C88">
        <w:instrText>ADDIN CSL_CITATION { "citationItems" : [ { "id" : "ITEM-1", "itemData" : { "ISBN" : "9789251091852", "ISSN" : "1020-5489", "author" : [ { "dropping-particle" : "", "family" : "FAO", "given" : "", "non-dropping-particle" : "", "parse-names" : false, "suffix" : "" } ], "id" : "ITEM-1", "issued" : { "date-parts" : [ [ "2016" ] ] }, "publisher-place" : "Rome", "title" : "The State of World Fisheries and Aquaculture", "type" : "book" }, "uris" : [ "http://www.mendeley.com/documents/?uuid=2add8afc-99ad-4e5a-b8bd-1c2473956127" ] } ], "mendeley" : { "formattedCitation" : "&lt;sup&gt;24&lt;/sup&gt;", "plainTextFormattedCitation" : "24", "previouslyFormattedCitation" : "&lt;sup&gt;24&lt;/sup&gt;" }, "properties" : { "noteIndex" : 0 }, "schema" : "https://github.com/citation-style-language/schema/raw/master/csl-citation.json" }</w:instrText>
      </w:r>
      <w:r w:rsidR="00BF699A">
        <w:fldChar w:fldCharType="separate"/>
      </w:r>
      <w:r w:rsidR="00BF699A" w:rsidRPr="00BF699A">
        <w:rPr>
          <w:noProof/>
          <w:vertAlign w:val="superscript"/>
        </w:rPr>
        <w:t>24</w:t>
      </w:r>
      <w:r w:rsidR="00BF699A">
        <w:fldChar w:fldCharType="end"/>
      </w:r>
      <w:r w:rsidR="00BF699A">
        <w:t>.</w:t>
      </w:r>
      <w:ins w:id="33" w:author="Edward Tekwa" w:date="2017-07-18T11:52:00Z">
        <w:r w:rsidR="00790BB1">
          <w:t xml:space="preserve">  </w:t>
        </w:r>
        <w:r w:rsidR="00B3552A">
          <w:t>Path dependent harvest rate is different from the issue of multiple stability in fish stock</w:t>
        </w:r>
      </w:ins>
      <w:ins w:id="34" w:author="Edward Tekwa" w:date="2017-07-18T11:54:00Z">
        <w:r w:rsidR="00B3552A">
          <w:t xml:space="preserve"> </w:t>
        </w:r>
      </w:ins>
      <w:ins w:id="35" w:author="Edward Tekwa" w:date="2017-07-18T12:07:00Z">
        <w:r w:rsidR="001C708F">
          <w:t xml:space="preserve">due to </w:t>
        </w:r>
      </w:ins>
      <w:ins w:id="36" w:author="Edward Tekwa" w:date="2017-07-18T11:53:00Z">
        <w:r w:rsidR="00573CF3">
          <w:t>complex</w:t>
        </w:r>
      </w:ins>
      <w:ins w:id="37" w:author="Edward Tekwa" w:date="2017-07-18T12:12:00Z">
        <w:r w:rsidR="003228BE">
          <w:t xml:space="preserve"> (non-unimodal)</w:t>
        </w:r>
      </w:ins>
      <w:ins w:id="38" w:author="Edward Tekwa" w:date="2017-07-18T12:05:00Z">
        <w:r w:rsidR="00573CF3">
          <w:t xml:space="preserve"> growth dynamics</w:t>
        </w:r>
      </w:ins>
      <w:ins w:id="39" w:author="Edward Tekwa" w:date="2017-07-18T12:07:00Z">
        <w:r w:rsidR="001C708F">
          <w:fldChar w:fldCharType="begin" w:fldLock="1"/>
        </w:r>
      </w:ins>
      <w:r w:rsidR="001C708F">
        <w:instrText>ADDIN CSL_CITATION { "citationItems" : [ { "id" : "ITEM-1", "itemData" : { "DOI" : "10.1016/j.pocean.2004.02.013", "ISBN" : "0079-6611", "ISSN" : "00796611", "abstract" : "\"Regime shifts\" are considered here to be low-frequency, high-amplitude changes in oceanic conditions that may be especially pronounced in biological variables and propagate through several trophic levels. Three different types of regime shift (smooth, abrupt and discontinuous) are identified on the basis of different patterns in the relationship between the response of an ecosystem variable (usually biotic) and some external forcing or condition (control variable). The smooth regime shift is represented by a quasi-linear relationship between the response and control variables. The abrupt regime shift exhibits a nonlinear relationship between the response and control variables, and the discontinuous regime shift is characterized by the trajectory of the response variable differing when the forcing variable increases compared to when it decreases (i.e., the occurrence of alternative \"stable\" states). Most often, oceanic regime shifts are identified from time series of biotic variables (often commercial fish), but this approach does not allow the identification of discontinuous regime shifts. Recognizing discontinuous regime shifts is, however, particularly important as evidence from terrestrial and freshwater ecosystems suggests that such regime shifts may not be immediately reversible. Based on a review of various generic classes of mathematical models, we conclude that regime shifts arise from the interaction between population processes and external forcing variables. The shift between ecosystem states can be caused by gradual, cumulative changes in the forcing variable(s) or it can be triggered by acute disturbances, either anthropogenic or natural. A protocol for diagnosing the type of regime shift encountered is described and applied to a data set on Georges Bank haddock, from which it is concluded that a discontinuous regime shift in the abundance of haddock may have occurred. It is acknowledged that few, if any, marine data are available to confirm the occurrence of discontinuous regime shifts in the ocean. Nevertheless, we argue that there is good theoretical evidence for their occurrence as well as some anecdotal evidence from data collection campaigns and that the possibility of their occurrence should be recognized in the development of natural resource management strategies. \u00a9 2004 Elsevier Ltd. All rights reserved.", "author" : [ { "dropping-particle" : "", "family" : "Collie", "given" : "Jeremy S.", "non-dropping-particle" : "", "parse-names" : false, "suffix" : "" }, { "dropping-particle" : "", "family" : "Richardson", "given" : "Katherine", "non-dropping-particle" : "", "parse-names" : false, "suffix" : "" }, { "dropping-particle" : "", "family" : "Steele", "given" : "John H.", "non-dropping-particle" : "", "parse-names" : false, "suffix" : "" } ], "container-title" : "Progress in Oceanography", "id" : "ITEM-1", "issue" : "2-4", "issued" : { "date-parts" : [ [ "2004" ] ] }, "page" : "281-302", "title" : "Regime shifts: Can ecological theory illuminate the mechanisms?", "type" : "article-journal", "volume" : "60" }, "uris" : [ "http://www.mendeley.com/documents/?uuid=1ff0c676-0af5-4cd0-a1fa-27b1a251276d" ] } ], "mendeley" : { "formattedCitation" : "&lt;sup&gt;25&lt;/sup&gt;", "plainTextFormattedCitation" : "25", "previouslyFormattedCitation" : "&lt;sup&gt;25&lt;/sup&gt;" }, "properties" : { "noteIndex" : 0 }, "schema" : "https://github.com/citation-style-language/schema/raw/master/csl-citation.json" }</w:instrText>
      </w:r>
      <w:r w:rsidR="001C708F">
        <w:fldChar w:fldCharType="separate"/>
      </w:r>
      <w:r w:rsidR="001C708F" w:rsidRPr="001C708F">
        <w:rPr>
          <w:noProof/>
          <w:vertAlign w:val="superscript"/>
        </w:rPr>
        <w:t>25</w:t>
      </w:r>
      <w:ins w:id="40" w:author="Edward Tekwa" w:date="2017-07-18T12:07:00Z">
        <w:r w:rsidR="001C708F">
          <w:fldChar w:fldCharType="end"/>
        </w:r>
      </w:ins>
      <w:ins w:id="41" w:author="Edward Tekwa" w:date="2017-07-18T11:53:00Z">
        <w:r w:rsidR="00573CF3">
          <w:t xml:space="preserve"> </w:t>
        </w:r>
        <w:r w:rsidR="00B3552A">
          <w:t xml:space="preserve">or </w:t>
        </w:r>
      </w:ins>
      <w:ins w:id="42" w:author="Edward Tekwa" w:date="2017-07-18T12:08:00Z">
        <w:r w:rsidR="00990C04">
          <w:t xml:space="preserve">a </w:t>
        </w:r>
      </w:ins>
      <w:ins w:id="43" w:author="Edward Tekwa" w:date="2017-07-18T11:53:00Z">
        <w:r w:rsidR="00B3552A">
          <w:t>constant harvest policy</w:t>
        </w:r>
      </w:ins>
      <w:ins w:id="44" w:author="Edward Tekwa" w:date="2017-07-18T12:07:00Z">
        <w:r w:rsidR="001C708F">
          <w:fldChar w:fldCharType="begin" w:fldLock="1"/>
        </w:r>
      </w:ins>
      <w:r w:rsidR="00921365">
        <w:instrText>ADDIN CSL_CITATION { "citationItems" : [ { "id" : "ITEM-1", "itemData" : { "DOI" : "10.1073/pnas.93.10.5078", "ISBN" : "0027-8424", "ISSN" : "00278424", "PMID" : "11607680", "abstract" : "With the collapse of fisheries in many parts of the world causing widespread economic harm, attention is focused on a possible cause and remedy of fishery collapse. Economic theory for managing a renewable resource, such as a fishery, leads to an ecologically unstable equilibrium as difficult to maintain as balancing a marble on top of a dome. A fishery should be managed for ecological stability instead--in the analogy, as easy to maintain as keeping a marble near the base of a bowl. The goal of ecological stability is achieved if the target stock is above that producing maximum sustainable yield and harvested at less than the maximum sustainable yield. The cost of managing for ecological stability, termed \"natural insurance,\" is low if the fishery is sufficiently productive. This cost is shown to pay for itself over the long term in a variable and uncertain environment. An ecologically stable target stock may be attained either with annually variable quotas following current practice or, preferably, through a market mechanism whereby fish are taxed at dockside if caught when the stock was below target and are untaxed otherwise. In this regulatory environment, the goal of maximizing short-term revenue coincides with the goal of ecological stability, thereby also maximizing long-term revenue. This new approach to fishery management is illustrated with the recently collapsed Newfoundland fishing industry. The Newfoundland cod fishery is expected to rebuild to an ecologically stable level in about 9 years and thereafter support an annual harvest of about 75% of the 1981-1990 average.", "author" : [ { "dropping-particle" : "", "family" : "Roughgarden", "given" : "J", "non-dropping-particle" : "", "parse-names" : false, "suffix" : "" }, { "dropping-particle" : "", "family" : "Smith", "given" : "F", "non-dropping-particle" : "", "parse-names" : false, "suffix" : "" } ], "container-title" : "Proceedings of the National Academy of Sciences of the United States of America", "id" : "ITEM-1", "issue" : "10", "issued" : { "date-parts" : [ [ "1996" ] ] }, "page" : "5078-5083", "title" : "Why fisheries collapse and what to do about it.", "type" : "article-journal", "volume" : "93" }, "uris" : [ "http://www.mendeley.com/documents/?uuid=290b745b-e62b-40cf-979c-ae9d7da31ccd" ] } ], "mendeley" : { "formattedCitation" : "&lt;sup&gt;26&lt;/sup&gt;", "plainTextFormattedCitation" : "26", "previouslyFormattedCitation" : "&lt;sup&gt;26&lt;/sup&gt;" }, "properties" : { "noteIndex" : 0 }, "schema" : "https://github.com/citation-style-language/schema/raw/master/csl-citation.json" }</w:instrText>
      </w:r>
      <w:r w:rsidR="001C708F">
        <w:fldChar w:fldCharType="separate"/>
      </w:r>
      <w:r w:rsidR="001C708F" w:rsidRPr="001C708F">
        <w:rPr>
          <w:noProof/>
          <w:vertAlign w:val="superscript"/>
        </w:rPr>
        <w:t>26</w:t>
      </w:r>
      <w:ins w:id="45" w:author="Edward Tekwa" w:date="2017-07-18T12:07:00Z">
        <w:r w:rsidR="001C708F">
          <w:fldChar w:fldCharType="end"/>
        </w:r>
      </w:ins>
      <w:ins w:id="46" w:author="Edward Tekwa" w:date="2017-07-18T11:53:00Z">
        <w:r w:rsidR="00B3552A">
          <w:t>.</w:t>
        </w:r>
      </w:ins>
      <w:ins w:id="47" w:author="Edward Tekwa" w:date="2017-07-18T12:08:00Z">
        <w:r w:rsidR="007E2671">
          <w:t xml:space="preserve">  The possibility of high harvest rate policies where a lower optimum exists is</w:t>
        </w:r>
        <w:r w:rsidR="008D7582">
          <w:t xml:space="preserve"> </w:t>
        </w:r>
      </w:ins>
      <w:del w:id="48" w:author="Edward Tekwa" w:date="2017-07-18T12:08:00Z">
        <w:r w:rsidR="00BF699A" w:rsidDel="008D7582">
          <w:delText xml:space="preserve">  </w:delText>
        </w:r>
      </w:del>
      <w:ins w:id="49" w:author="Edward Tekwa" w:date="2017-07-18T12:09:00Z">
        <w:r w:rsidR="007E2671">
          <w:t>o</w:t>
        </w:r>
      </w:ins>
      <w:del w:id="50" w:author="Edward Tekwa" w:date="2017-07-18T12:09:00Z">
        <w:r w:rsidR="00771676" w:rsidDel="007E2671">
          <w:delText>O</w:delText>
        </w:r>
      </w:del>
      <w:r w:rsidR="00771676">
        <w:t>ften</w:t>
      </w:r>
      <w:ins w:id="51" w:author="Edward Tekwa" w:date="2017-07-18T12:09:00Z">
        <w:r w:rsidR="007E2671">
          <w:t xml:space="preserve"> explained using</w:t>
        </w:r>
      </w:ins>
      <w:del w:id="52" w:author="Edward Tekwa" w:date="2017-07-18T12:09:00Z">
        <w:r w:rsidR="00771676" w:rsidDel="007E2671">
          <w:delText>,</w:delText>
        </w:r>
      </w:del>
      <w:r w:rsidR="00771676">
        <w:t xml:space="preserve"> </w:t>
      </w:r>
      <w:commentRangeStart w:id="53"/>
      <w:r w:rsidR="00B770B3">
        <w:t>high discounting</w:t>
      </w:r>
      <w:r w:rsidR="00AA530E">
        <w:fldChar w:fldCharType="begin" w:fldLock="1"/>
      </w:r>
      <w:r w:rsidR="00921365">
        <w:instrText>ADDIN CSL_CITATION { "citationItems" : [ { "id" : "ITEM-1", "itemData" : { "author" : [ { "dropping-particle" : "", "family" : "Clark", "given" : "Colin W.", "non-dropping-particle" : "", "parse-names" : false, "suffix" : "" } ], "container-title" : "Science", "id" : "ITEM-1", "issue" : "4100", "issued" : { "date-parts" : [ [ "1973" ] ] }, "page" : "630-634", "title" : "The economics of overexploitation", "type" : "article-journal", "volume" : "181" }, "uris" : [ "http://www.mendeley.com/documents/?uuid=d2430a6b-5321-4464-9e70-7954781d6761" ] } ], "mendeley" : { "formattedCitation" : "&lt;sup&gt;27&lt;/sup&gt;", "plainTextFormattedCitation" : "27", "previouslyFormattedCitation" : "&lt;sup&gt;27&lt;/sup&gt;" }, "properties" : { "noteIndex" : 0 }, "schema" : "https://github.com/citation-style-language/schema/raw/master/csl-citation.json" }</w:instrText>
      </w:r>
      <w:r w:rsidR="00AA530E">
        <w:fldChar w:fldCharType="separate"/>
      </w:r>
      <w:r w:rsidR="001C708F" w:rsidRPr="001C708F">
        <w:rPr>
          <w:noProof/>
          <w:vertAlign w:val="superscript"/>
        </w:rPr>
        <w:t>27</w:t>
      </w:r>
      <w:r w:rsidR="00AA530E">
        <w:fldChar w:fldCharType="end"/>
      </w:r>
      <w:r w:rsidR="00B770B3">
        <w:t xml:space="preserve"> or</w:t>
      </w:r>
      <w:r w:rsidR="00D35DD6">
        <w:t xml:space="preserve"> </w:t>
      </w:r>
      <w:commentRangeEnd w:id="53"/>
      <w:r w:rsidR="00AB1752">
        <w:rPr>
          <w:rStyle w:val="CommentReference"/>
        </w:rPr>
        <w:commentReference w:id="53"/>
      </w:r>
      <w:r w:rsidR="00D35DD6">
        <w:t>open access and</w:t>
      </w:r>
      <w:r w:rsidR="00B770B3">
        <w:t xml:space="preserve"> </w:t>
      </w:r>
      <w:commentRangeStart w:id="54"/>
      <w:r w:rsidR="00B770B3">
        <w:t>failure to cooperate</w:t>
      </w:r>
      <w:commentRangeEnd w:id="54"/>
      <w:r w:rsidR="00AB1752">
        <w:rPr>
          <w:rStyle w:val="CommentReference"/>
        </w:rPr>
        <w:commentReference w:id="54"/>
      </w:r>
      <w:r w:rsidR="000E2398">
        <w:fldChar w:fldCharType="begin" w:fldLock="1"/>
      </w:r>
      <w:r w:rsidR="00921365">
        <w:instrText>ADDIN CSL_CITATION { "citationItems" : [ { "id" : "ITEM-1", "itemData" : { "author" : [ { "dropping-particle" : "", "family" : "Ostrom", "given" : "Elinor", "non-dropping-particle" : "", "parse-names" : false, "suffix" : "" } ], "id" : "ITEM-1", "issued" : { "date-parts" : [ [ "1990" ] ] }, "publisher" : "Cambridge University Press", "publisher-place" : "Cambridge, UK", "title" : "Governing the Commons: The Evolution of Institutions for Collective Action", "type" : "book" }, "uris" : [ "http://www.mendeley.com/documents/?uuid=1470e3c8-093f-4d03-8c1b-55e316f7b704" ] } ], "mendeley" : { "formattedCitation" : "&lt;sup&gt;28&lt;/sup&gt;", "plainTextFormattedCitation" : "28", "previouslyFormattedCitation" : "&lt;sup&gt;28&lt;/sup&gt;" }, "properties" : { "noteIndex" : 0 }, "schema" : "https://github.com/citation-style-language/schema/raw/master/csl-citation.json" }</w:instrText>
      </w:r>
      <w:r w:rsidR="000E2398">
        <w:fldChar w:fldCharType="separate"/>
      </w:r>
      <w:r w:rsidR="001C708F" w:rsidRPr="001C708F">
        <w:rPr>
          <w:noProof/>
          <w:vertAlign w:val="superscript"/>
        </w:rPr>
        <w:t>28</w:t>
      </w:r>
      <w:r w:rsidR="000E2398">
        <w:fldChar w:fldCharType="end"/>
      </w:r>
      <w:del w:id="55" w:author="Edward Tekwa" w:date="2017-07-18T12:09:00Z">
        <w:r w:rsidR="00771676" w:rsidDel="007E2671">
          <w:delText xml:space="preserve"> are cited as reasons </w:delText>
        </w:r>
        <w:r w:rsidR="00B157CE" w:rsidDel="007E2671">
          <w:delText>for</w:delText>
        </w:r>
        <w:r w:rsidR="00771676" w:rsidDel="007E2671">
          <w:delText xml:space="preserve"> overharvest</w:delText>
        </w:r>
        <w:r w:rsidR="00B157CE" w:rsidDel="007E2671">
          <w:delText>ing</w:delText>
        </w:r>
      </w:del>
      <w:r w:rsidR="00771676">
        <w:t xml:space="preserve">.  </w:t>
      </w:r>
      <w:r w:rsidR="00A0773C">
        <w:t>However, another line of reasoning seeks to explain overharvesting without directly invoking discounting and cooperation</w:t>
      </w:r>
      <w:r w:rsidR="0050331A">
        <w:t xml:space="preserve">, and indeed alludes to </w:t>
      </w:r>
      <w:r w:rsidR="0050331A">
        <w:lastRenderedPageBreak/>
        <w:t>path dependence</w:t>
      </w:r>
      <w:r w:rsidR="00771676">
        <w:t xml:space="preserve">.  </w:t>
      </w:r>
      <w:r w:rsidR="00F60EE6">
        <w:t xml:space="preserve">This is articulated </w:t>
      </w:r>
      <w:del w:id="56" w:author="simon levin" w:date="2017-07-16T20:07:00Z">
        <w:r w:rsidR="00F60EE6" w:rsidDel="00C33E6C">
          <w:delText xml:space="preserve">as </w:delText>
        </w:r>
      </w:del>
      <w:ins w:id="57" w:author="simon levin" w:date="2017-07-16T20:07:00Z">
        <w:r w:rsidR="00C33E6C">
          <w:t xml:space="preserve">as a </w:t>
        </w:r>
      </w:ins>
      <w:r w:rsidR="00F60EE6" w:rsidRPr="00C33E6C">
        <w:rPr>
          <w:i/>
          <w:iCs/>
          <w:rPrChange w:id="58" w:author="simon levin" w:date="2017-07-16T20:07:00Z">
            <w:rPr/>
          </w:rPrChange>
        </w:rPr>
        <w:t>s</w:t>
      </w:r>
      <w:r w:rsidR="007341E9" w:rsidRPr="00C33E6C">
        <w:rPr>
          <w:i/>
          <w:iCs/>
          <w:rPrChange w:id="59" w:author="simon levin" w:date="2017-07-16T20:07:00Z">
            <w:rPr/>
          </w:rPrChange>
        </w:rPr>
        <w:t>hifting baseline</w:t>
      </w:r>
      <w:r w:rsidR="00384146">
        <w:fldChar w:fldCharType="begin" w:fldLock="1"/>
      </w:r>
      <w:r w:rsidR="00921365">
        <w:instrText>ADDIN CSL_CITATION { "citationItems" : [ { "id" : "ITEM-1", "itemData" : { "author" : [ { "dropping-particle" : "", "family" : "Pauly", "given" : "Daniel", "non-dropping-particle" : "", "parse-names" : false, "suffix" : "" } ], "container-title" : "Trends in Ecology and Evolution", "id" : "ITEM-1", "issue" : "10", "issued" : { "date-parts" : [ [ "1995" ] ] }, "page" : "430", "title" : "Anecdotes and the shifting baseline syndrome of fisheries", "type" : "article-journal", "volume" : "10" }, "uris" : [ "http://www.mendeley.com/documents/?uuid=264b1601-9af8-4d61-9f5b-c39619036619" ] } ], "mendeley" : { "formattedCitation" : "&lt;sup&gt;29&lt;/sup&gt;", "plainTextFormattedCitation" : "29", "previouslyFormattedCitation" : "&lt;sup&gt;29&lt;/sup&gt;" }, "properties" : { "noteIndex" : 0 }, "schema" : "https://github.com/citation-style-language/schema/raw/master/csl-citation.json" }</w:instrText>
      </w:r>
      <w:r w:rsidR="00384146">
        <w:fldChar w:fldCharType="separate"/>
      </w:r>
      <w:r w:rsidR="001C708F" w:rsidRPr="001C708F">
        <w:rPr>
          <w:noProof/>
          <w:vertAlign w:val="superscript"/>
        </w:rPr>
        <w:t>29</w:t>
      </w:r>
      <w:r w:rsidR="00384146">
        <w:fldChar w:fldCharType="end"/>
      </w:r>
      <w:r w:rsidR="00E87D9D">
        <w:t>, where fishery managements</w:t>
      </w:r>
      <w:r w:rsidR="007341E9">
        <w:t xml:space="preserve"> </w:t>
      </w:r>
      <w:del w:id="60" w:author="Edward Tekwa" w:date="2017-07-18T14:28:00Z">
        <w:r w:rsidR="007341E9" w:rsidDel="008748D2">
          <w:delText>bias their</w:delText>
        </w:r>
      </w:del>
      <w:ins w:id="61" w:author="Edward Tekwa" w:date="2017-07-18T14:28:00Z">
        <w:r w:rsidR="008748D2">
          <w:t>set</w:t>
        </w:r>
      </w:ins>
      <w:r w:rsidR="007341E9">
        <w:t xml:space="preserve"> targets</w:t>
      </w:r>
      <w:ins w:id="62" w:author="Edward Tekwa" w:date="2017-07-18T14:28:00Z">
        <w:r w:rsidR="008748D2">
          <w:t xml:space="preserve"> and limits</w:t>
        </w:r>
      </w:ins>
      <w:r w:rsidR="00E87D9D">
        <w:t xml:space="preserve"> </w:t>
      </w:r>
      <w:del w:id="63" w:author="Edward Tekwa" w:date="2017-07-18T14:29:00Z">
        <w:r w:rsidR="00E87D9D" w:rsidDel="008748D2">
          <w:delText>on recent assessments</w:delText>
        </w:r>
      </w:del>
      <w:ins w:id="64" w:author="Edward Tekwa" w:date="2017-07-18T14:29:00Z">
        <w:r w:rsidR="008748D2">
          <w:t xml:space="preserve">based on </w:t>
        </w:r>
        <w:r w:rsidR="00080E39">
          <w:t>the prevailing harvest</w:t>
        </w:r>
        <w:r w:rsidR="000D1A84">
          <w:t>s</w:t>
        </w:r>
      </w:ins>
      <w:r w:rsidR="00E87D9D">
        <w:t>,</w:t>
      </w:r>
      <w:r w:rsidR="00384146">
        <w:t xml:space="preserve"> </w:t>
      </w:r>
      <w:del w:id="65" w:author="simon levin" w:date="2017-07-16T20:07:00Z">
        <w:r w:rsidR="00384146" w:rsidDel="00C33E6C">
          <w:delText xml:space="preserve">or </w:delText>
        </w:r>
      </w:del>
      <w:ins w:id="66" w:author="simon levin" w:date="2017-07-16T20:07:00Z">
        <w:r w:rsidR="00C33E6C">
          <w:t xml:space="preserve">or as a </w:t>
        </w:r>
      </w:ins>
      <w:r w:rsidR="00384146" w:rsidRPr="00C33E6C">
        <w:rPr>
          <w:i/>
          <w:iCs/>
          <w:rPrChange w:id="67" w:author="simon levin" w:date="2017-07-16T20:08:00Z">
            <w:rPr/>
          </w:rPrChange>
        </w:rPr>
        <w:t>ratchet effect</w:t>
      </w:r>
      <w:r w:rsidR="00384146">
        <w:fldChar w:fldCharType="begin" w:fldLock="1"/>
      </w:r>
      <w:r w:rsidR="000E2398">
        <w:instrText>ADDIN CSL_CITATION { "citationItems" : [ { "id" : "ITEM-1", "itemData" : { "DOI" : "10.1126/science.277.5325.509", "ISBN" : "9437101043", "ISSN" : "00368075", "PMID" : "1480", "abstract" : "The global marine fish catch is approaching its upper limit. The number of overfished populations, as well as the indirect effects of fisheries on marine ecosystems, indicate that management has failed to achieve a principal goal, sustainability. This failure is primarily due to continually increasing harvest rates in response to incessant sociopolitical pressure for greater harvests and the intrinsic uncertainty in predicting the harvest that will cause population collapse. A more holistic approach incorporating interspecific interactions and physical environmental influences would contribute to greater sustainability by reducing the uncertainty in predictions. However, transforming the management process to reduce the influence of pressure for greater harvest holds more immediate promise.", "author" : [ { "dropping-particle" : "", "family" : "Botsford", "given" : "Louis W.", "non-dropping-particle" : "", "parse-names" : false, "suffix" : "" }, { "dropping-particle" : "", "family" : "Castilla", "given" : "Juan Carlos", "non-dropping-particle" : "", "parse-names" : false, "suffix" : "" }, { "dropping-particle" : "", "family" : "Peterson", "given" : "Charles H.", "non-dropping-particle" : "", "parse-names" : false, "suffix" : "" } ], "container-title" : "Science", "id" : "ITEM-1", "issue" : "5325", "issued" : { "date-parts" : [ [ "1997" ] ] }, "page" : "509-515", "title" : "The Management of Fisheries and Marine Ecosystems", "type" : "article-journal", "volume" : "277" }, "uris" : [ "http://www.mendeley.com/documents/?uuid=333f3b70-4f10-47bf-b974-89f10c6d292b" ] } ], "mendeley" : { "formattedCitation" : "&lt;sup&gt;23&lt;/sup&gt;", "plainTextFormattedCitation" : "23", "previouslyFormattedCitation" : "&lt;sup&gt;23&lt;/sup&gt;" }, "properties" : { "noteIndex" : 0 }, "schema" : "https://github.com/citation-style-language/schema/raw/master/csl-citation.json" }</w:instrText>
      </w:r>
      <w:r w:rsidR="00384146">
        <w:fldChar w:fldCharType="separate"/>
      </w:r>
      <w:r w:rsidR="00BF699A" w:rsidRPr="00BF699A">
        <w:rPr>
          <w:noProof/>
          <w:vertAlign w:val="superscript"/>
        </w:rPr>
        <w:t>23</w:t>
      </w:r>
      <w:r w:rsidR="00384146">
        <w:fldChar w:fldCharType="end"/>
      </w:r>
      <w:r w:rsidR="00E87D9D">
        <w:t xml:space="preserve">, where institutions are politically pressured against decreasing </w:t>
      </w:r>
      <w:r w:rsidR="00F60EE6">
        <w:t xml:space="preserve">established </w:t>
      </w:r>
      <w:r w:rsidR="00E87D9D">
        <w:t>harvest rate</w:t>
      </w:r>
      <w:r w:rsidR="001C6FC3">
        <w:t>s</w:t>
      </w:r>
      <w:r w:rsidR="00E87D9D">
        <w:t xml:space="preserve"> even when it is otherwise socioeconomically desirable.</w:t>
      </w:r>
      <w:r w:rsidR="00F4365B">
        <w:t xml:space="preserve"> </w:t>
      </w:r>
      <w:r w:rsidR="00B5025C">
        <w:t xml:space="preserve"> In </w:t>
      </w:r>
      <w:r w:rsidR="000C0A14">
        <w:t xml:space="preserve">formal </w:t>
      </w:r>
      <w:r w:rsidR="00B5025C">
        <w:t>economic theory, rational managers are expected to arrive at a single optimal harvest rate</w:t>
      </w:r>
      <w:r w:rsidR="005B3BC0">
        <w:fldChar w:fldCharType="begin" w:fldLock="1"/>
      </w:r>
      <w:r w:rsidR="00921365">
        <w:instrText>ADDIN CSL_CITATION { "citationItems" : [ { "id" : "ITEM-1", "itemData" : { "author" : [ { "dropping-particle" : "", "family" : "Heal", "given" : "Geoffrey M.", "non-dropping-particle" : "", "parse-names" : false, "suffix" : "" } ], "id" : "ITEM-1", "issued" : { "date-parts" : [ [ "1998" ] ] }, "publisher" : "Columbia University Press", "publisher-place" : "New York", "title" : "Economic Theory and Sustainability", "type" : "book" }, "uris" : [ "http://www.mendeley.com/documents/?uuid=878f22dd-7f36-42d0-a106-699558ffdd8c" ] } ], "mendeley" : { "formattedCitation" : "&lt;sup&gt;30&lt;/sup&gt;", "plainTextFormattedCitation" : "30", "previouslyFormattedCitation" : "&lt;sup&gt;30&lt;/sup&gt;" }, "properties" : { "noteIndex" : 0 }, "schema" : "https://github.com/citation-style-language/schema/raw/master/csl-citation.json" }</w:instrText>
      </w:r>
      <w:r w:rsidR="005B3BC0">
        <w:fldChar w:fldCharType="separate"/>
      </w:r>
      <w:r w:rsidR="001C708F" w:rsidRPr="001C708F">
        <w:rPr>
          <w:noProof/>
          <w:vertAlign w:val="superscript"/>
        </w:rPr>
        <w:t>30</w:t>
      </w:r>
      <w:r w:rsidR="005B3BC0">
        <w:fldChar w:fldCharType="end"/>
      </w:r>
      <w:r w:rsidR="00B5025C">
        <w:t xml:space="preserve">, but </w:t>
      </w:r>
      <w:r w:rsidR="007341E9">
        <w:t>limited management control can lead to</w:t>
      </w:r>
      <w:r w:rsidR="00B5025C">
        <w:t xml:space="preserve"> multiple attractors</w:t>
      </w:r>
      <w:r w:rsidR="007341E9">
        <w:fldChar w:fldCharType="begin" w:fldLock="1"/>
      </w:r>
      <w:r w:rsidR="00625F0D">
        <w:instrText>ADDIN CSL_CITATION { "citationItems" : [ { "id" : "ITEM-1", "itemData" : { "DOI" : "10.1073/pnas.1005431108", "ISBN" : "1005431108", "ISSN" : "0027-8424", "PMID" : "21502517", "abstract" : "Many ecosystems appear subject to regime shifts--abrupt changes from one state to another after crossing a threshold or tipping point. Thresholds and their associated stability landscapes are determined within a coupled socioeconomic-ecological system (SES) where human choices, including those of managers, are feedback responses. Prior work has made one of two assumptions about managers: that they face no institutional constraints, in which case the SES may be managed to be fairly robust to shocks and tipping points are of little importance, or that managers are rigidly constrained with no flexibility to adapt, in which case the inferred thresholds may poorly reflect actual managerial flexibility. We model a multidimensional SES to investigate how alternative institutions affect SES stability landscapes and alter tipping points. With institutionally dependent human feedbacks, the stability landscape depends on institutional arrangements. Strong institutions that account for feedback responses create the possibility for desirable states of the world and can cause undesirable states to cease to exist. Intermediate institutions interact with ecological relationships to determine the existence and nature of tipping points. Finally, weak institutions can eliminate tipping points so that only undesirable states of the world remain.", "author" : [ { "dropping-particle" : "", "family" : "Horan", "given" : "Richard D", "non-dropping-particle" : "", "parse-names" : false, "suffix" : "" }, { "dropping-particle" : "", "family" : "Fenichel", "given" : "Eli P", "non-dropping-particle" : "", "parse-names" : false, "suffix" : "" }, { "dropping-particle" : "", "family" : "Drury", "given" : "Kevin L S", "non-dropping-particle" : "", "parse-names" : false, "suffix" : "" }, { "dropping-particle" : "", "family" : "Lodge", "given" : "David M", "non-dropping-particle" : "", "parse-names" : false, "suffix" : "" } ], "container-title" : "Proceedings of the National Academy of Sciences of the United States of America", "id" : "ITEM-1", "issue" : "18", "issued" : { "date-parts" : [ [ "2011" ] ] }, "page" : "7333-7338", "title" : "Managing ecological thresholds in coupled environmental-human systems.", "type" : "article-journal", "volume" : "108" }, "uris" : [ "http://www.mendeley.com/documents/?uuid=fbd250ba-cd8e-41bb-9422-766cee457447" ] }, { "id" : "ITEM-2", "itemData" : { "DOI" : "10.1016/j.jebo.2016.06.014", "ISBN" : "2011670233", "ISSN" : "01672681", "abstract" : "Thresholds and tipping points that are characteristic of dynamic multi-stability are increasingly prominent touchstones of the science-policy interface. Prior economic work has shown thresholds arising in convex-concave ecological models that exclude humans may disappear in models of coupled economic-ecological systems when economic agents are included as part of the system. Less well-understood is how this result may depend on the ability of humans to manage complex systems. We examine the role of institutions that condition the available management choices. We find institutional restrictions do not generate non-convexities when the ecological system is well-behaved, but that these restrictions may generate non-convexities when the ecological system is convex-concave. These results are tied to the concept of path controllability, which is when managers have sufficient controls to guide the system across the state space. Path controllability is the dynamic version of the Tinbergen rule, and generally requires separate controls to manage each possible ecological externality. We link the concepts of ecosystem externalities, thresholds, and path controllability to provide new economic insights into problems with the potential for multi-stability, and we illustrate the importance of institutions for managing convex-concave systems.", "author" : [ { "dropping-particle" : "", "family" : "Fenichel", "given" : "Eli P.", "non-dropping-particle" : "", "parse-names" : false, "suffix" : "" }, { "dropping-particle" : "", "family" : "Horan", "given" : "Richard D.", "non-dropping-particle" : "", "parse-names" : false, "suffix" : "" } ], "container-title" : "Journal of Economic Behavior and Organization", "id" : "ITEM-2", "issued" : { "date-parts" : [ [ "2016" ] ] }, "publisher" : "Elsevier B.V.", "title" : "Tinbergen and tipping points: Could some thresholds be policy-induced?", "type" : "article-journal" }, "uris" : [ "http://www.mendeley.com/documents/?uuid=61b4550a-3a61-4273-8a3e-737d5c53c3de" ] } ], "mendeley" : { "formattedCitation" : "&lt;sup&gt;17,18&lt;/sup&gt;", "plainTextFormattedCitation" : "17,18", "previouslyFormattedCitation" : "&lt;sup&gt;17,18&lt;/sup&gt;" }, "properties" : { "noteIndex" : 0 }, "schema" : "https://github.com/citation-style-language/schema/raw/master/csl-citation.json" }</w:instrText>
      </w:r>
      <w:r w:rsidR="007341E9">
        <w:fldChar w:fldCharType="separate"/>
      </w:r>
      <w:r w:rsidR="00625F0D" w:rsidRPr="00625F0D">
        <w:rPr>
          <w:noProof/>
          <w:vertAlign w:val="superscript"/>
        </w:rPr>
        <w:t>17,18</w:t>
      </w:r>
      <w:r w:rsidR="007341E9">
        <w:fldChar w:fldCharType="end"/>
      </w:r>
      <w:r w:rsidR="007341E9">
        <w:t>.</w:t>
      </w:r>
      <w:r w:rsidR="000C0A14">
        <w:t xml:space="preserve">  In the following single-stock model, management limitation comes</w:t>
      </w:r>
      <w:ins w:id="68" w:author="simon levin" w:date="2017-07-16T20:08:00Z">
        <w:r w:rsidR="00C33E6C">
          <w:t xml:space="preserve"> </w:t>
        </w:r>
      </w:ins>
      <w:del w:id="69" w:author="simon levin" w:date="2017-07-16T20:08:00Z">
        <w:r w:rsidR="000C0A14" w:rsidDel="00C33E6C">
          <w:delText xml:space="preserve"> </w:delText>
        </w:r>
        <w:r w:rsidR="00772C61" w:rsidDel="00C33E6C">
          <w:delText>as</w:delText>
        </w:r>
      </w:del>
      <w:ins w:id="70" w:author="simon levin" w:date="2017-07-16T20:08:00Z">
        <w:r w:rsidR="00C33E6C">
          <w:t>through</w:t>
        </w:r>
      </w:ins>
      <w:r w:rsidR="000C0A14">
        <w:t xml:space="preserve"> attraction to local peaks in rent</w:t>
      </w:r>
      <w:r w:rsidR="00DC733D">
        <w:t xml:space="preserve"> (benefit minus cost)</w:t>
      </w:r>
      <w:r w:rsidR="000C0A14">
        <w:t xml:space="preserve"> as a function of harvest rate, </w:t>
      </w:r>
      <w:r w:rsidR="00772C61">
        <w:t xml:space="preserve">rather </w:t>
      </w:r>
      <w:del w:id="71" w:author="simon levin" w:date="2017-07-16T20:08:00Z">
        <w:r w:rsidR="00772C61" w:rsidDel="00C33E6C">
          <w:delText xml:space="preserve">than </w:delText>
        </w:r>
      </w:del>
      <w:ins w:id="72" w:author="simon levin" w:date="2017-07-16T20:08:00Z">
        <w:r w:rsidR="00C33E6C">
          <w:t xml:space="preserve">than through </w:t>
        </w:r>
      </w:ins>
      <w:r w:rsidR="00772C61">
        <w:t>convergence to a globally optimal strategy.</w:t>
      </w:r>
    </w:p>
    <w:p w14:paraId="34BF3AAB" w14:textId="29F6A040" w:rsidR="009746D5" w:rsidRPr="00BC540E" w:rsidRDefault="00B626EF" w:rsidP="00545ED8">
      <w:pPr>
        <w:ind w:firstLine="720"/>
        <w:outlineLvl w:val="0"/>
      </w:pPr>
      <w:r>
        <w:t>In our model, w</w:t>
      </w:r>
      <w:r w:rsidR="000C0A14">
        <w:t xml:space="preserve">e </w:t>
      </w:r>
      <w:r w:rsidR="000A447F">
        <w:t>ass</w:t>
      </w:r>
      <w:r w:rsidR="000C0A14">
        <w:t>ume</w:t>
      </w:r>
      <w:r w:rsidR="000A447F">
        <w:t xml:space="preserve"> that </w:t>
      </w:r>
      <w:r w:rsidR="005F67E8">
        <w:t>each</w:t>
      </w:r>
      <w:r w:rsidR="00824317">
        <w:t xml:space="preserve"> </w:t>
      </w:r>
      <w:r w:rsidR="0022778D">
        <w:t>fishery</w:t>
      </w:r>
      <w:r w:rsidR="00824317">
        <w:t xml:space="preserve"> </w:t>
      </w:r>
      <w:r w:rsidR="005F67E8">
        <w:t xml:space="preserve">has </w:t>
      </w:r>
      <w:commentRangeStart w:id="73"/>
      <w:r w:rsidR="005F67E8">
        <w:t>exclusive access to</w:t>
      </w:r>
      <w:r w:rsidR="00C67DF1">
        <w:t xml:space="preserve"> a</w:t>
      </w:r>
      <w:r w:rsidR="000A447F">
        <w:t xml:space="preserve"> fish stock, </w:t>
      </w:r>
      <w:commentRangeEnd w:id="73"/>
      <w:r w:rsidR="0099662B">
        <w:rPr>
          <w:rStyle w:val="CommentReference"/>
        </w:rPr>
        <w:commentReference w:id="73"/>
      </w:r>
      <w:r w:rsidR="000A447F">
        <w:t>that stock</w:t>
      </w:r>
      <w:r w:rsidR="00744646">
        <w:t>s quickly equilibrate</w:t>
      </w:r>
      <w:r w:rsidR="000A447F">
        <w:t xml:space="preserve"> in response to harvest, and that </w:t>
      </w:r>
      <w:r w:rsidR="0022778D">
        <w:t>fisheries</w:t>
      </w:r>
      <w:r w:rsidR="000A447F">
        <w:t xml:space="preserve"> change their harvest rates slowly by small increments</w:t>
      </w:r>
      <w:r w:rsidR="0047489C">
        <w:t>.</w:t>
      </w:r>
      <w:r w:rsidR="00FD5E76">
        <w:t xml:space="preserve">  With no discounting, these appear to be ideal conditions for managers to implement sustainable policies.</w:t>
      </w:r>
      <w:r w:rsidR="00490A43">
        <w:t xml:space="preserve">  Harvest rate is </w:t>
      </w:r>
      <w:r w:rsidR="001C501A">
        <w:t>defined</w:t>
      </w:r>
      <w:r w:rsidR="00490A43">
        <w:t xml:space="preserve"> as the portion of </w:t>
      </w:r>
      <w:r w:rsidR="00424F5C">
        <w:t xml:space="preserve">the </w:t>
      </w:r>
      <w:r w:rsidR="00490A43">
        <w:t>current stock t</w:t>
      </w:r>
      <w:r w:rsidR="004642B5">
        <w:t>hat is harvested per year</w:t>
      </w:r>
      <w:r w:rsidR="00B85C80">
        <w:fldChar w:fldCharType="begin" w:fldLock="1"/>
      </w:r>
      <w:r w:rsidR="00921365">
        <w:instrText>ADDIN CSL_CITATION { "citationItems" : [ { "id" : "ITEM-1", "itemData" : { "DOI" : "10.1016/j.fishres.2008.01.003", "ISBN" : "0165-7836", "ISSN" : "01657836", "abstract" : "Harvest policies use control rules and associated policy parameters to dictate how fishing mortality or catch and yield levels are determined, and are necessary for rational management. Common control rules include constant catch, constant fishing mortality rate, constant escapement, or a few variations of these. The \"best\" among these control rules for meeting common fishery objectives (e.g., maximizing yield) is a source of controversy in the literature, and results are seemingly contradictory. To compare the ability of control rules to meet widely used fishery objectives and identify potential causes for these apparently contradictory results, we did a detailed review of relevant literature. The relative performance of control rules at meeting common fishery objectives is affected by: whether uncertainty in estimated stock sizes is included in analyses, whether the maximum recruitment level (e.g., the asymptote of a Beverton-Holt stock-recruit function) is varied in an autocorrelated fashion over time, fishery objectives, and the amount of compensation in the stock-recruit relationship. Few studies have compared control rules using optimal parameters (e.g., those that maximize some objective function) that were found while including assessment error. More commonly, parameters that are optimal without assessment error are used in a comparison of control rules that includes assessment error. This approach can produce misleading results. Ideally, selection of a control rule and policy parameters is done within the framework of a stochastic simulation that considers key uncertainties. If this is not feasible, an alternative option is to \"borrow\" control rules from a similar fishery and set policy parameters based on biological reference points developed for a species with similar taxonomy and life-history traits. More research is needed to compare control rules when accounting for uncertainty in key population parameters, when stock-recruitment or other population dynamic parameters vary over time, and for fisheries with non-yield-based or competing objectives. \u00a9 2008 Elsevier B.V. All rights reserved.", "author" : [ { "dropping-particle" : "", "family" : "Deroba", "given" : "Jonathan J.", "non-dropping-particle" : "", "parse-names" : false, "suffix" : "" }, { "dropping-particle" : "", "family" : "Bence", "given" : "James R.", "non-dropping-particle" : "", "parse-names" : false, "suffix" : "" } ], "container-title" : "Fisheries Research", "id" : "ITEM-1", "issue" : "3", "issued" : { "date-parts" : [ [ "2008" ] ] }, "page" : "210-223", "title" : "A review of harvest policies: Understanding relative performance of control rules", "type" : "article-journal", "volume" : "94" }, "uris" : [ "http://www.mendeley.com/documents/?uuid=6e096481-f149-47f6-b059-84442ce1107c" ] } ], "mendeley" : { "formattedCitation" : "&lt;sup&gt;31&lt;/sup&gt;", "plainTextFormattedCitation" : "31", "previouslyFormattedCitation" : "&lt;sup&gt;31&lt;/sup&gt;" }, "properties" : { "noteIndex" : 0 }, "schema" : "https://github.com/citation-style-language/schema/raw/master/csl-citation.json" }</w:instrText>
      </w:r>
      <w:r w:rsidR="00B85C80">
        <w:fldChar w:fldCharType="separate"/>
      </w:r>
      <w:r w:rsidR="001C708F" w:rsidRPr="001C708F">
        <w:rPr>
          <w:noProof/>
          <w:vertAlign w:val="superscript"/>
        </w:rPr>
        <w:t>31</w:t>
      </w:r>
      <w:r w:rsidR="00B85C80">
        <w:fldChar w:fldCharType="end"/>
      </w:r>
      <w:r w:rsidR="00490A43">
        <w:t>.</w:t>
      </w:r>
      <w:r w:rsidR="00BD6E09">
        <w:t xml:space="preserve"> </w:t>
      </w:r>
      <w:r w:rsidR="009906BA">
        <w:t xml:space="preserve"> </w:t>
      </w:r>
      <w:r w:rsidR="0022778D">
        <w:t>The fishery includes fishers and governing bodies of the stock, thus rents are defined as landing value minus variable operating cost and government subsidy</w:t>
      </w:r>
      <w:r w:rsidR="001802B5">
        <w:fldChar w:fldCharType="begin" w:fldLock="1"/>
      </w:r>
      <w:r w:rsidR="00921365">
        <w:instrText>ADDIN CSL_CITATION { "citationItems" : [ { "id" : "ITEM-1", "itemData" : { "DOI" : "10.1371/journal.pone.0040542", "ISBN" : "1932-6203", "ISSN" : "19326203", "PMID" : "22808187", "abstract" : "Global marine fisheries are currently underperforming, largely due to overfishing. An analysis of global databases finds that resource rent net of subsidies from rebuilt world fisheries could increase from the current negative US$13 billion to positive US$54 billion per year, resulting in a net gain of US$600 to US$1,400 billion in present value over fifty years after rebuilding. To realize this gain, governments need to implement a rebuilding program at a cost of about US$203 (US$130\u2013US$292) billion in present value. We estimate that it would take just 12 years after rebuilding begins for the benefits to surpass the cost. Even without accounting for the potential boost to recreational fisheries, and ignoring ancillary and non-market values that would likely increase, the potential benefits of rebuilding global fisheries far outweigh the costs.", "author" : [ { "dropping-particle" : "", "family" : "Sumaila", "given" : "Ussif Rashid", "non-dropping-particle" : "", "parse-names" : false, "suffix" : "" }, { "dropping-particle" : "", "family" : "Cheung", "given" : "William", "non-dropping-particle" : "", "parse-names" : false, "suffix" : "" }, { "dropping-particle" : "", "family" : "Dyck", "given" : "Andrew", "non-dropping-particle" : "", "parse-names" : false, "suffix" : "" }, { "dropping-particle" : "", "family" : "Gueye", "given" : "Kamal", "non-dropping-particle" : "", "parse-names" : false, "suffix" : "" }, { "dropping-particle" : "", "family" : "Huang", "given" : "Ling", "non-dropping-particle" : "", "parse-names" : false, "suffix" : "" }, { "dropping-particle" : "", "family" : "Lam", "given" : "Vicky", "non-dropping-particle" : "", "parse-names" : false, "suffix" : "" }, { "dropping-particle" : "", "family" : "Pauly", "given" : "Daniel", "non-dropping-particle" : "", "parse-names" : false, "suffix" : "" }, { "dropping-particle" : "", "family" : "Srinivasan", "given" : "Thara", "non-dropping-particle" : "", "parse-names" : false, "suffix" : "" }, { "dropping-particle" : "", "family" : "Swartz", "given" : "Wilf", "non-dropping-particle" : "", "parse-names" : false, "suffix" : "" }, { "dropping-particle" : "", "family" : "Watson", "given" : "Reginald", "non-dropping-particle" : "", "parse-names" : false, "suffix" : "" }, { "dropping-particle" : "", "family" : "Zeller", "given" : "Dirk", "non-dropping-particle" : "", "parse-names" : false, "suffix" : "" } ], "container-title" : "PLoS ONE", "id" : "ITEM-1", "issue" : "7", "issued" : { "date-parts" : [ [ "2012" ] ] }, "title" : "Benefits of rebuilding global marine fisheries outweigh costs", "type" : "article-journal", "volume" : "7" }, "uris" : [ "http://www.mendeley.com/documents/?uuid=5fb909a4-8827-4a53-88a3-0d9935826eff" ] } ], "mendeley" : { "formattedCitation" : "&lt;sup&gt;32&lt;/sup&gt;", "plainTextFormattedCitation" : "32", "previouslyFormattedCitation" : "&lt;sup&gt;32&lt;/sup&gt;" }, "properties" : { "noteIndex" : 0 }, "schema" : "https://github.com/citation-style-language/schema/raw/master/csl-citation.json" }</w:instrText>
      </w:r>
      <w:r w:rsidR="001802B5">
        <w:fldChar w:fldCharType="separate"/>
      </w:r>
      <w:r w:rsidR="001C708F" w:rsidRPr="001C708F">
        <w:rPr>
          <w:noProof/>
          <w:vertAlign w:val="superscript"/>
        </w:rPr>
        <w:t>32</w:t>
      </w:r>
      <w:r w:rsidR="001802B5">
        <w:fldChar w:fldCharType="end"/>
      </w:r>
      <w:r w:rsidR="0022778D">
        <w:t xml:space="preserve">. </w:t>
      </w:r>
      <w:r w:rsidR="004D7BC6">
        <w:t xml:space="preserve"> The stock grows logistically, while the benefit from harvest exhibits diminishing return.</w:t>
      </w:r>
      <w:r w:rsidR="002E3E46">
        <w:t xml:space="preserve">  T</w:t>
      </w:r>
      <w:r w:rsidR="004D7BC6">
        <w:t xml:space="preserve">his </w:t>
      </w:r>
      <w:r w:rsidR="002E3E46">
        <w:t>scenario exhibits the hallmar</w:t>
      </w:r>
      <w:r w:rsidR="00DC0606">
        <w:t xml:space="preserve">ks of </w:t>
      </w:r>
      <w:r w:rsidR="002E6B80">
        <w:t>complex adaptive system</w:t>
      </w:r>
      <w:r w:rsidR="00DC0606">
        <w:t>s</w:t>
      </w:r>
      <w:r w:rsidR="00F82C39">
        <w:fldChar w:fldCharType="begin" w:fldLock="1"/>
      </w:r>
      <w:r w:rsidR="00C41951">
        <w:instrText>ADDIN CSL_CITATION { "citationItems" : [ { "id" : "ITEM-1", "itemData" : { "DOI" : "10.1017/S1355770X12000460", "ISBN" : "1355-770X", "ISSN" : "1355-770X", "abstract" : "Systems linking people and nature, known as social-ecological sys- tems, are increasingly understood as complex adaptive systems. Essential features of these complex adaptive systems \u2013 such as nonlinear feedbacks, strategic interactions, individual and spatial heterogeneity, and varying time scales \u2013 pose substantial chal- lenges for modeling. However, ignoring these characteristics can distort our picture of how these systems work, causing policies to be less effective or even counterproduc- tive. In this paper we present recent developments in modeling social-ecological systems, illustrate some of these challenges with examples related to coral reefs and grasslands, and identify the implications for economic and policy analysis.", "author" : [ { "dropping-particle" : "", "family" : "Levin", "given" : "Simon", "non-dropping-particle" : "", "parse-names" : false, "suffix" : "" }, { "dropping-particle" : "", "family" : "Xepapadeas", "given" : "Tasos", "non-dropping-particle" : "", "parse-names" : false, "suffix" : "" }, { "dropping-particle" : "", "family" : "Cr\u00e9pin", "given" : "Anne-Sophie", "non-dropping-particle" : "", "parse-names" : false, "suffix" : "" }, { "dropping-particle" : "", "family" : "Norberg", "given" : "Jon", "non-dropping-particle" : "", "parse-names" : false, "suffix" : "" }, { "dropping-particle" : "", "family" : "Zeeuw", "given" : "Aart", "non-dropping-particle" : "de", "parse-names" : false, "suffix" : "" }, { "dropping-particle" : "", "family" : "Folke", "given" : "Carl", "non-dropping-particle" : "", "parse-names" : false, "suffix" : "" }, { "dropping-particle" : "", "family" : "Hughes", "given" : "Terry", "non-dropping-particle" : "", "parse-names" : false, "suffix" : "" }, { "dropping-particle" : "", "family" : "Arrow", "given" : "Kenneth", "non-dropping-particle" : "", "parse-names" : false, "suffix" : "" }, { "dropping-particle" : "", "family" : "Barrett", "given" : "Scott", "non-dropping-particle" : "", "parse-names" : false, "suffix" : "" }, { "dropping-particle" : "", "family" : "Daily", "given" : "Gretchen", "non-dropping-particle" : "", "parse-names" : false, "suffix" : "" }, { "dropping-particle" : "", "family" : "Ehrlich", "given" : "Paul", "non-dropping-particle" : "", "parse-names" : false, "suffix" : "" }, { "dropping-particle" : "", "family" : "Kautsky", "given" : "Nils", "non-dropping-particle" : "", "parse-names" : false, "suffix" : "" }, { "dropping-particle" : "", "family" : "M\u00e4ler", "given" : "Karl-G\u00f6ran", "non-dropping-particle" : "", "parse-names" : false, "suffix" : "" }, { "dropping-particle" : "", "family" : "Polasky", "given" : "Steve", "non-dropping-particle" : "", "parse-names" : false, "suffix" : "" }, { "dropping-particle" : "", "family" : "Troell", "given" : "Max", "non-dropping-particle" : "", "parse-names" : false, "suffix" : "" }, { "dropping-particle" : "", "family" : "Vincent", "given" : "Jeffrey R.", "non-dropping-particle" : "", "parse-names" : false, "suffix" : "" }, { "dropping-particle" : "", "family" : "Walker", "given" : "Brian", "non-dropping-particle" : "", "parse-names" : false, "suffix" : "" } ], "container-title" : "Environment and Development Economics", "id" : "ITEM-1", "issue" : "2", "issued" : { "date-parts" : [ [ "2013" ] ] }, "page" : "111-132", "title" : "Social-ecological systems as complex adaptive systems: modeling and policy implications", "type" : "article-journal", "volume" : "18" }, "uris" : [ "http://www.mendeley.com/documents/?uuid=64633efb-3a6b-4e08-9b7c-101393e12db5" ] } ], "mendeley" : { "formattedCitation" : "&lt;sup&gt;14&lt;/sup&gt;", "plainTextFormattedCitation" : "14", "previouslyFormattedCitation" : "&lt;sup&gt;14&lt;/sup&gt;" }, "properties" : { "noteIndex" : 0 }, "schema" : "https://github.com/citation-style-language/schema/raw/master/csl-citation.json" }</w:instrText>
      </w:r>
      <w:r w:rsidR="00F82C39">
        <w:fldChar w:fldCharType="separate"/>
      </w:r>
      <w:r w:rsidR="00625F0D" w:rsidRPr="00625F0D">
        <w:rPr>
          <w:noProof/>
          <w:vertAlign w:val="superscript"/>
        </w:rPr>
        <w:t>14</w:t>
      </w:r>
      <w:r w:rsidR="00F82C39">
        <w:fldChar w:fldCharType="end"/>
      </w:r>
      <w:r w:rsidR="002E3E46">
        <w:t xml:space="preserve">: </w:t>
      </w:r>
      <w:r w:rsidR="00E91BE0">
        <w:t>individual fisheries</w:t>
      </w:r>
      <w:r w:rsidR="002E3E46">
        <w:t xml:space="preserve"> adapt</w:t>
      </w:r>
      <w:r w:rsidR="00F82C39">
        <w:t xml:space="preserve"> </w:t>
      </w:r>
      <w:r w:rsidR="0058410E">
        <w:t>locally, with a time-scale separation between resource and strategy dynamics</w:t>
      </w:r>
      <w:r w:rsidR="00696877">
        <w:t xml:space="preserve">, resulting in </w:t>
      </w:r>
      <w:r w:rsidR="000342F2">
        <w:t>global patterns</w:t>
      </w:r>
      <w:r w:rsidR="00696877">
        <w:t xml:space="preserve"> that </w:t>
      </w:r>
      <w:r w:rsidR="00ED03FC">
        <w:t>are not necessarily optimal</w:t>
      </w:r>
      <w:r w:rsidR="00DC0606">
        <w:t xml:space="preserve"> or unimodal</w:t>
      </w:r>
      <w:r w:rsidR="0058410E">
        <w:t>.</w:t>
      </w:r>
      <w:r w:rsidR="00C97313">
        <w:t xml:space="preserve">  The model solutions</w:t>
      </w:r>
      <w:ins w:id="74" w:author="Edward Tekwa" w:date="2017-07-18T14:01:00Z">
        <w:r w:rsidR="00D3768F">
          <w:t xml:space="preserve"> (see Methods)</w:t>
        </w:r>
      </w:ins>
      <w:r w:rsidR="00C97313">
        <w:t xml:space="preserve"> are expressed in </w:t>
      </w:r>
      <w:r w:rsidR="00C97313">
        <w:fldChar w:fldCharType="begin"/>
      </w:r>
      <w:r w:rsidR="00C97313">
        <w:instrText xml:space="preserve"> REF _Ref485396183 \h </w:instrText>
      </w:r>
      <w:r w:rsidR="00C97313">
        <w:fldChar w:fldCharType="separate"/>
      </w:r>
      <w:r w:rsidR="00C97313">
        <w:t xml:space="preserve">Equation </w:t>
      </w:r>
      <w:r w:rsidR="00C97313">
        <w:rPr>
          <w:noProof/>
        </w:rPr>
        <w:t>1</w:t>
      </w:r>
      <w:r w:rsidR="00C97313">
        <w:fldChar w:fldCharType="end"/>
      </w:r>
      <w:r w:rsidR="00C97313">
        <w:t xml:space="preserve"> as </w:t>
      </w:r>
      <m:oMath>
        <m:acc>
          <m:accPr>
            <m:ctrlPr>
              <w:rPr>
                <w:rFonts w:ascii="Cambria Math" w:hAnsi="Cambria Math"/>
                <w:i/>
              </w:rPr>
            </m:ctrlPr>
          </m:accPr>
          <m:e>
            <m:sSup>
              <m:sSupPr>
                <m:ctrlPr>
                  <w:rPr>
                    <w:rFonts w:ascii="Cambria Math" w:hAnsi="Cambria Math"/>
                    <w:i/>
                  </w:rPr>
                </m:ctrlPr>
              </m:sSupPr>
              <m:e>
                <m:r>
                  <w:rPr>
                    <w:rFonts w:ascii="Cambria Math" w:hAnsi="Cambria Math"/>
                  </w:rPr>
                  <m:t>F</m:t>
                </m:r>
              </m:e>
              <m:sup>
                <m:r>
                  <w:rPr>
                    <w:rFonts w:ascii="Cambria Math" w:hAnsi="Cambria Math"/>
                  </w:rPr>
                  <m:t>*</m:t>
                </m:r>
              </m:sup>
            </m:sSup>
          </m:e>
        </m:acc>
      </m:oMath>
      <w:r w:rsidR="00C97313">
        <w:t>=log</w:t>
      </w:r>
      <w:r w:rsidR="00C97313">
        <w:rPr>
          <w:vertAlign w:val="subscript"/>
        </w:rPr>
        <w:t>2</w:t>
      </w:r>
      <w:r w:rsidR="00C97313">
        <w:t>(</w:t>
      </w:r>
      <w:r w:rsidR="00C97313">
        <w:rPr>
          <w:i/>
        </w:rPr>
        <w:t>F</w:t>
      </w:r>
      <w:r w:rsidR="00C97313">
        <w:rPr>
          <w:i/>
          <w:vertAlign w:val="superscript"/>
        </w:rPr>
        <w:t>*</w:t>
      </w:r>
      <w:r w:rsidR="00C97313">
        <w:t>/</w:t>
      </w:r>
      <w:commentRangeStart w:id="75"/>
      <w:r w:rsidR="00C97313">
        <w:rPr>
          <w:i/>
        </w:rPr>
        <w:t>F</w:t>
      </w:r>
      <w:r w:rsidR="00C97313">
        <w:rPr>
          <w:i/>
          <w:vertAlign w:val="subscript"/>
        </w:rPr>
        <w:t>MSY</w:t>
      </w:r>
      <w:commentRangeEnd w:id="75"/>
      <w:r w:rsidR="00C33E6C">
        <w:rPr>
          <w:rStyle w:val="CommentReference"/>
        </w:rPr>
        <w:commentReference w:id="75"/>
      </w:r>
      <w:r w:rsidR="00C97313">
        <w:t xml:space="preserve">), or the log ratio of harvest rates </w:t>
      </w:r>
      <w:r w:rsidR="00C97313">
        <w:rPr>
          <w:i/>
        </w:rPr>
        <w:t>F</w:t>
      </w:r>
      <w:r w:rsidR="00C97313">
        <w:rPr>
          <w:i/>
          <w:vertAlign w:val="superscript"/>
        </w:rPr>
        <w:t>*</w:t>
      </w:r>
      <w:r w:rsidR="00C97313">
        <w:t xml:space="preserve"> over the </w:t>
      </w:r>
      <w:r w:rsidR="00C646F4">
        <w:t xml:space="preserve">harvest rate of </w:t>
      </w:r>
      <w:r w:rsidR="00C97313">
        <w:t>maximum sustainable yield (</w:t>
      </w:r>
      <w:r w:rsidR="00C97313">
        <w:rPr>
          <w:i/>
        </w:rPr>
        <w:t>F</w:t>
      </w:r>
      <w:r w:rsidR="00C97313">
        <w:rPr>
          <w:i/>
          <w:vertAlign w:val="subscript"/>
        </w:rPr>
        <w:t>MSY</w:t>
      </w:r>
      <w:r w:rsidR="00C97313">
        <w:t>)</w:t>
      </w:r>
      <w:r w:rsidR="00D703D1">
        <w:t>, the rate that results in the highest possible sustained harvest</w:t>
      </w:r>
      <w:r w:rsidR="00C97313">
        <w:t>.</w:t>
      </w:r>
      <w:r w:rsidR="00490A43">
        <w:t xml:space="preserve">  This </w:t>
      </w:r>
      <w:r w:rsidR="00B85C80">
        <w:t xml:space="preserve">normalized </w:t>
      </w:r>
      <w:r w:rsidR="00490A43">
        <w:t>form makes different fisheries comparable</w:t>
      </w:r>
      <w:del w:id="76" w:author="simon levin" w:date="2017-07-16T20:11:00Z">
        <w:r w:rsidR="00D703D1" w:rsidDel="00C33E6C">
          <w:delText xml:space="preserve">, </w:delText>
        </w:r>
      </w:del>
      <w:ins w:id="77" w:author="simon levin" w:date="2017-07-16T20:11:00Z">
        <w:r w:rsidR="00C33E6C">
          <w:t xml:space="preserve">; </w:t>
        </w:r>
      </w:ins>
      <w:del w:id="78" w:author="simon levin" w:date="2017-07-16T20:11:00Z">
        <w:r w:rsidR="00D703D1" w:rsidDel="00C33E6C">
          <w:delText xml:space="preserve">and </w:delText>
        </w:r>
      </w:del>
      <w:r w:rsidR="00D703D1">
        <w:t>conveniently</w:t>
      </w:r>
      <w:ins w:id="79" w:author="simon levin" w:date="2017-07-16T20:11:00Z">
        <w:r w:rsidR="00C33E6C">
          <w:t>, it</w:t>
        </w:r>
      </w:ins>
      <w:r w:rsidR="00D703D1">
        <w:t xml:space="preserve"> takes the valu</w:t>
      </w:r>
      <w:r w:rsidR="00C646F4">
        <w:t>e of 0 when the fishery harvests</w:t>
      </w:r>
      <w:r w:rsidR="00D703D1">
        <w:t xml:space="preserve"> at </w:t>
      </w:r>
      <w:r w:rsidR="00D703D1">
        <w:rPr>
          <w:i/>
        </w:rPr>
        <w:t>F</w:t>
      </w:r>
      <w:r w:rsidR="00D703D1">
        <w:rPr>
          <w:i/>
          <w:vertAlign w:val="subscript"/>
        </w:rPr>
        <w:t>MSY</w:t>
      </w:r>
      <w:r w:rsidR="00C646F4">
        <w:t>, is negative</w:t>
      </w:r>
      <w:r w:rsidR="00C93B42">
        <w:t xml:space="preserve"> </w:t>
      </w:r>
      <w:r w:rsidR="002F138C">
        <w:t xml:space="preserve">when harvesting </w:t>
      </w:r>
      <w:r w:rsidR="00C646F4">
        <w:t xml:space="preserve">below </w:t>
      </w:r>
      <w:r w:rsidR="00C646F4">
        <w:rPr>
          <w:i/>
        </w:rPr>
        <w:t>F</w:t>
      </w:r>
      <w:r w:rsidR="00C646F4">
        <w:rPr>
          <w:i/>
          <w:vertAlign w:val="subscript"/>
        </w:rPr>
        <w:t>MSY</w:t>
      </w:r>
      <w:r w:rsidR="00EF002B">
        <w:t>, and is positive</w:t>
      </w:r>
      <w:r w:rsidR="00C93B42">
        <w:t xml:space="preserve"> </w:t>
      </w:r>
      <w:r w:rsidR="002F138C">
        <w:t xml:space="preserve">when harvesting </w:t>
      </w:r>
      <w:r w:rsidR="00C93B42">
        <w:t>a</w:t>
      </w:r>
      <w:r w:rsidR="002F138C">
        <w:t xml:space="preserve">bove </w:t>
      </w:r>
      <w:r w:rsidR="002F138C">
        <w:rPr>
          <w:i/>
        </w:rPr>
        <w:t>F</w:t>
      </w:r>
      <w:r w:rsidR="002F138C">
        <w:rPr>
          <w:i/>
          <w:vertAlign w:val="subscript"/>
        </w:rPr>
        <w:t>MSY</w:t>
      </w:r>
      <w:ins w:id="80" w:author="Edward Tekwa" w:date="2017-07-18T12:18:00Z">
        <w:r w:rsidR="00DB50FF">
          <w:t xml:space="preserve">, taking on the value 1 </w:t>
        </w:r>
      </w:ins>
      <w:ins w:id="81" w:author="Edward Tekwa" w:date="2017-07-18T12:19:00Z">
        <w:r w:rsidR="0096354D">
          <w:t>if the stock is deterministically harvested to extinction</w:t>
        </w:r>
        <w:r w:rsidR="00AB133D">
          <w:t xml:space="preserve"> in</w:t>
        </w:r>
        <w:r w:rsidR="0096354D">
          <w:t xml:space="preserve"> finite time.</w:t>
        </w:r>
      </w:ins>
      <w:del w:id="82" w:author="Edward Tekwa" w:date="2017-07-18T12:18:00Z">
        <w:r w:rsidR="002F138C" w:rsidDel="00DB50FF">
          <w:delText>.</w:delText>
        </w:r>
      </w:del>
      <w:r w:rsidR="00605C83">
        <w:t xml:space="preserve">  Th</w:t>
      </w:r>
      <w:r w:rsidR="002E0468">
        <w:t xml:space="preserve">e solutions </w:t>
      </w:r>
      <w:r w:rsidR="00BC540E">
        <w:t xml:space="preserve">are </w:t>
      </w:r>
      <w:r w:rsidR="002E0468">
        <w:t xml:space="preserve">determined by three factors: </w:t>
      </w:r>
      <w:r w:rsidR="00605C83">
        <w:t xml:space="preserve">1.) ln(MSY[kg]), 2.) </w:t>
      </w:r>
      <w:r w:rsidR="00BC540E" w:rsidRPr="00AB3E61">
        <w:rPr>
          <w:i/>
        </w:rPr>
        <w:sym w:font="Symbol" w:char="F067"/>
      </w:r>
      <w:r w:rsidR="00BC540E">
        <w:t xml:space="preserve"> , the cost/benefit ratio (operating cost+subsidy)/landing value), and 3.) a scaling factor </w:t>
      </w:r>
      <w:r w:rsidR="00BC540E" w:rsidRPr="00644855">
        <w:rPr>
          <w:i/>
        </w:rPr>
        <w:sym w:font="Symbol" w:char="F078"/>
      </w:r>
      <w:ins w:id="83" w:author="Edward Tekwa" w:date="2017-07-18T12:22:00Z">
        <w:r w:rsidR="00FB0E77">
          <w:t xml:space="preserve"> that approximates the number of fisheries</w:t>
        </w:r>
      </w:ins>
      <w:ins w:id="84" w:author="Edward Tekwa" w:date="2017-07-18T12:23:00Z">
        <w:r w:rsidR="004D5EF8">
          <w:t xml:space="preserve"> in </w:t>
        </w:r>
      </w:ins>
      <w:r w:rsidR="001A5EF3">
        <w:t>each</w:t>
      </w:r>
      <w:ins w:id="85" w:author="Edward Tekwa" w:date="2017-07-18T12:23:00Z">
        <w:r w:rsidR="004D5EF8">
          <w:t xml:space="preserve"> </w:t>
        </w:r>
        <w:r w:rsidR="00144765">
          <w:t>geopolitical region</w:t>
        </w:r>
        <w:r w:rsidR="00FB0E77">
          <w:t xml:space="preserve"> (see Methods)</w:t>
        </w:r>
      </w:ins>
      <w:r w:rsidR="00BC540E">
        <w:t>.</w:t>
      </w:r>
    </w:p>
    <w:p w14:paraId="175D6D5A" w14:textId="77777777" w:rsidR="00B85C80" w:rsidRDefault="00B85C80" w:rsidP="00545ED8">
      <w:pPr>
        <w:ind w:firstLine="720"/>
        <w:outlineLvl w:val="0"/>
      </w:pPr>
    </w:p>
    <w:p w14:paraId="6C4750EF" w14:textId="77777777" w:rsidR="00B85C80" w:rsidRDefault="00B85C80" w:rsidP="00B85C80">
      <w:pPr>
        <w:pStyle w:val="Caption"/>
        <w:keepNext/>
      </w:pPr>
      <w:bookmarkStart w:id="86" w:name="_Ref485396183"/>
      <w:r>
        <w:t xml:space="preserve">Equation </w:t>
      </w:r>
      <w:fldSimple w:instr=" SEQ Equation \* ARABIC ">
        <w:r w:rsidR="00497863">
          <w:rPr>
            <w:noProof/>
          </w:rPr>
          <w:t>1</w:t>
        </w:r>
      </w:fldSimple>
      <w:bookmarkEnd w:id="86"/>
    </w:p>
    <w:p w14:paraId="06F8D232" w14:textId="3ABF0311" w:rsidR="00B85C80" w:rsidRPr="00BC540E" w:rsidRDefault="009043D4" w:rsidP="00B85C80">
      <w:pPr>
        <w:outlineLvl w:val="0"/>
        <w:rPr>
          <w:rFonts w:eastAsiaTheme="minorEastAsia"/>
        </w:rPr>
      </w:pPr>
      <m:oMathPara>
        <m:oMath>
          <m:acc>
            <m:accPr>
              <m:ctrlPr>
                <w:rPr>
                  <w:rFonts w:ascii="Cambria Math" w:hAnsi="Cambria Math"/>
                  <w:i/>
                </w:rPr>
              </m:ctrlPr>
            </m:accPr>
            <m:e>
              <m:sSup>
                <m:sSupPr>
                  <m:ctrlPr>
                    <w:rPr>
                      <w:rFonts w:ascii="Cambria Math" w:hAnsi="Cambria Math"/>
                      <w:i/>
                    </w:rPr>
                  </m:ctrlPr>
                </m:sSupPr>
                <m:e>
                  <m:r>
                    <w:rPr>
                      <w:rFonts w:ascii="Cambria Math" w:hAnsi="Cambria Math"/>
                    </w:rPr>
                    <m:t>F</m:t>
                  </m:r>
                </m:e>
                <m:sup>
                  <m:r>
                    <w:rPr>
                      <w:rFonts w:ascii="Cambria Math" w:hAnsi="Cambria Math"/>
                    </w:rPr>
                    <m:t>*</m:t>
                  </m:r>
                </m:sup>
              </m:sSup>
            </m:e>
          </m:acc>
          <m:r>
            <w:rPr>
              <w:rFonts w:ascii="Cambria Math" w:hAnsi="Cambria Math"/>
            </w:rPr>
            <m:t>=0,</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m:rPr>
                          <m:sty m:val="p"/>
                        </m:rPr>
                        <w:rPr>
                          <w:rFonts w:ascii="Cambria Math" w:hAnsi="Cambria Math"/>
                        </w:rPr>
                        <m:t>ξ</m:t>
                      </m:r>
                    </m:num>
                    <m:den>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MSY[kg]</m:t>
                              </m:r>
                            </m:e>
                          </m:d>
                        </m:e>
                      </m:func>
                      <m:r>
                        <w:rPr>
                          <w:rFonts w:ascii="Cambria Math" w:hAnsi="Cambria Math"/>
                        </w:rPr>
                        <m:t>γ</m:t>
                      </m:r>
                    </m:den>
                  </m:f>
                </m:e>
              </m:rad>
              <m:r>
                <m:rPr>
                  <m:sty m:val="p"/>
                </m:rPr>
                <w:rPr>
                  <w:rStyle w:val="CommentReference"/>
                </w:rPr>
                <w:commentReference w:id="87"/>
              </m:r>
              <m:r>
                <m:rPr>
                  <m:sty m:val="p"/>
                </m:rPr>
                <w:rPr>
                  <w:rStyle w:val="CommentReference"/>
                </w:rPr>
                <w:commentReference w:id="88"/>
              </m:r>
            </m:e>
          </m:d>
        </m:oMath>
      </m:oMathPara>
    </w:p>
    <w:p w14:paraId="2034D55D" w14:textId="5AA88257" w:rsidR="00120BBD" w:rsidRDefault="00BC540E" w:rsidP="00120BBD">
      <w:pPr>
        <w:ind w:firstLine="720"/>
        <w:outlineLvl w:val="0"/>
      </w:pPr>
      <w:r>
        <w:rPr>
          <w:rFonts w:eastAsiaTheme="minorEastAsia"/>
        </w:rPr>
        <w:t xml:space="preserve">The harvest rate solutions and their stabilities are illustrated in </w:t>
      </w:r>
      <w:r>
        <w:rPr>
          <w:rFonts w:eastAsiaTheme="minorEastAsia"/>
        </w:rPr>
        <w:fldChar w:fldCharType="begin"/>
      </w:r>
      <w:r>
        <w:rPr>
          <w:rFonts w:eastAsiaTheme="minorEastAsia"/>
        </w:rPr>
        <w:instrText xml:space="preserve"> REF _Ref485392136 \h </w:instrText>
      </w:r>
      <w:r>
        <w:rPr>
          <w:rFonts w:eastAsiaTheme="minorEastAsia"/>
        </w:rPr>
      </w:r>
      <w:r>
        <w:rPr>
          <w:rFonts w:eastAsiaTheme="minorEastAsia"/>
        </w:rPr>
        <w:fldChar w:fldCharType="separate"/>
      </w:r>
      <w:r w:rsidR="00497863">
        <w:t xml:space="preserve">Figure </w:t>
      </w:r>
      <w:r w:rsidR="00497863">
        <w:rPr>
          <w:i/>
          <w:iCs/>
          <w:noProof/>
        </w:rPr>
        <w:t>1</w:t>
      </w:r>
      <w:r>
        <w:rPr>
          <w:rFonts w:eastAsiaTheme="minorEastAsia"/>
        </w:rPr>
        <w:fldChar w:fldCharType="end"/>
      </w:r>
      <w:r>
        <w:rPr>
          <w:rFonts w:eastAsiaTheme="minorEastAsia"/>
        </w:rPr>
        <w:t xml:space="preserve">a with respect to </w:t>
      </w:r>
      <w:r w:rsidRPr="00AB3E61">
        <w:rPr>
          <w:i/>
        </w:rPr>
        <w:sym w:font="Symbol" w:char="F067"/>
      </w:r>
      <w:r>
        <w:rPr>
          <w:rFonts w:eastAsiaTheme="minorEastAsia"/>
        </w:rPr>
        <w:t xml:space="preserve">.  At low MSY and </w:t>
      </w:r>
      <w:r w:rsidRPr="00AB3E61">
        <w:rPr>
          <w:i/>
        </w:rPr>
        <w:sym w:font="Symbol" w:char="F067"/>
      </w:r>
      <w:r>
        <w:t xml:space="preserve">, </w:t>
      </w:r>
      <w:r>
        <w:rPr>
          <w:i/>
        </w:rPr>
        <w:t>F</w:t>
      </w:r>
      <w:r>
        <w:rPr>
          <w:i/>
          <w:vertAlign w:val="subscript"/>
        </w:rPr>
        <w:t>MSY</w:t>
      </w:r>
      <w:r>
        <w:t xml:space="preserve"> is the single attractor.  At high MSY and </w:t>
      </w:r>
      <w:r w:rsidRPr="00AB3E61">
        <w:rPr>
          <w:i/>
        </w:rPr>
        <w:sym w:font="Symbol" w:char="F067"/>
      </w:r>
      <w:r>
        <w:t xml:space="preserve"> </w:t>
      </w:r>
      <w:del w:id="89" w:author="Edward Tekwa" w:date="2017-07-18T10:38:00Z">
        <w:r w:rsidDel="006F46B5">
          <w:delText xml:space="preserve"> </w:delText>
        </w:r>
      </w:del>
      <w:r>
        <w:t>(</w:t>
      </w:r>
      <w:ins w:id="90" w:author="Edward Tekwa" w:date="2017-07-18T10:39:00Z">
        <w:r w:rsidR="003D51A3">
          <w:rPr>
            <w:i/>
          </w:rPr>
          <w:t>ln</w:t>
        </w:r>
        <w:r w:rsidR="003D51A3">
          <w:t>(MSY)</w:t>
        </w:r>
      </w:ins>
      <w:r w:rsidRPr="00AB3E61">
        <w:rPr>
          <w:i/>
        </w:rPr>
        <w:sym w:font="Symbol" w:char="F067"/>
      </w:r>
      <w:del w:id="91" w:author="Edward Tekwa" w:date="2017-07-18T10:38:00Z">
        <w:r w:rsidDel="002F00BA">
          <w:delText xml:space="preserve"> </w:delText>
        </w:r>
      </w:del>
      <w:r>
        <w:t>=</w:t>
      </w:r>
      <w:r w:rsidRPr="00644855">
        <w:rPr>
          <w:i/>
        </w:rPr>
        <w:sym w:font="Symbol" w:char="F078"/>
      </w:r>
      <w:del w:id="92" w:author="Edward Tekwa" w:date="2017-07-18T10:38:00Z">
        <w:r w:rsidDel="002F00BA">
          <w:delText>/</w:delText>
        </w:r>
      </w:del>
      <w:ins w:id="93" w:author="Edward Tekwa" w:date="2017-07-18T10:38:00Z">
        <w:r w:rsidR="002F00BA">
          <w:t>),</w:t>
        </w:r>
      </w:ins>
      <w:del w:id="94" w:author="Edward Tekwa" w:date="2017-07-18T10:38:00Z">
        <w:r w:rsidDel="002F00BA">
          <w:delText>(</w:delText>
        </w:r>
        <w:r w:rsidDel="002F00BA">
          <w:rPr>
            <w:i/>
          </w:rPr>
          <w:delText>ln</w:delText>
        </w:r>
        <w:r w:rsidDel="002F00BA">
          <w:delText>(MSY)),</w:delText>
        </w:r>
      </w:del>
      <w:r>
        <w:t xml:space="preserve"> the solutions are </w:t>
      </w:r>
      <w:r w:rsidR="00077F73">
        <w:t xml:space="preserve">path dependent, with basins of attraction at </w:t>
      </w:r>
      <w:r w:rsidR="00077F73">
        <w:rPr>
          <w:i/>
        </w:rPr>
        <w:t>F</w:t>
      </w:r>
      <w:r w:rsidR="00077F73">
        <w:rPr>
          <w:i/>
          <w:vertAlign w:val="superscript"/>
        </w:rPr>
        <w:t>*+</w:t>
      </w:r>
      <w:r w:rsidR="00077F73">
        <w:t xml:space="preserve"> and </w:t>
      </w:r>
      <w:r w:rsidR="00077F73">
        <w:rPr>
          <w:i/>
        </w:rPr>
        <w:t>F</w:t>
      </w:r>
      <w:r w:rsidR="00077F73">
        <w:rPr>
          <w:i/>
          <w:vertAlign w:val="superscript"/>
        </w:rPr>
        <w:t>*-</w:t>
      </w:r>
      <w:r w:rsidR="00077F73">
        <w:t xml:space="preserve"> now divided by the repeller </w:t>
      </w:r>
      <w:r w:rsidR="00077F73">
        <w:rPr>
          <w:i/>
        </w:rPr>
        <w:t>F</w:t>
      </w:r>
      <w:r w:rsidR="00077F73">
        <w:rPr>
          <w:i/>
          <w:vertAlign w:val="subscript"/>
        </w:rPr>
        <w:t>MSY</w:t>
      </w:r>
      <w:r w:rsidR="00077F73">
        <w:t>.</w:t>
      </w:r>
      <w:r w:rsidR="00B2275E">
        <w:t xml:space="preserve">  These solutions</w:t>
      </w:r>
      <w:r w:rsidR="00B56ABC">
        <w:t xml:space="preserve"> form a pitchfork bifurcation</w:t>
      </w:r>
      <w:ins w:id="95" w:author="Edward Tekwa" w:date="2017-07-18T12:24:00Z">
        <w:r w:rsidR="00D96E82">
          <w:t xml:space="preserve"> with a critical point </w:t>
        </w:r>
        <w:r w:rsidR="00D96E82" w:rsidRPr="00644855">
          <w:rPr>
            <w:i/>
          </w:rPr>
          <w:sym w:font="Symbol" w:char="F078"/>
        </w:r>
      </w:ins>
      <w:r w:rsidR="00B56ABC">
        <w:t>, and</w:t>
      </w:r>
      <w:r w:rsidR="00B2275E">
        <w:t xml:space="preserve"> can be understood using </w:t>
      </w:r>
      <w:r w:rsidR="000411C5">
        <w:t>a</w:t>
      </w:r>
      <w:r w:rsidR="000A7AB4">
        <w:t>n economic</w:t>
      </w:r>
      <w:r w:rsidR="00B2275E">
        <w:t xml:space="preserve"> phase diagram (</w:t>
      </w:r>
      <w:r w:rsidR="00B2275E">
        <w:fldChar w:fldCharType="begin"/>
      </w:r>
      <w:r w:rsidR="00B2275E">
        <w:instrText xml:space="preserve"> REF _Ref485392136 \h </w:instrText>
      </w:r>
      <w:r w:rsidR="00B2275E">
        <w:fldChar w:fldCharType="separate"/>
      </w:r>
      <w:r w:rsidR="00497863">
        <w:t xml:space="preserve">Figure </w:t>
      </w:r>
      <w:r w:rsidR="00497863">
        <w:rPr>
          <w:i/>
          <w:iCs/>
          <w:noProof/>
        </w:rPr>
        <w:t>1</w:t>
      </w:r>
      <w:r w:rsidR="00B2275E">
        <w:fldChar w:fldCharType="end"/>
      </w:r>
      <w:r w:rsidR="00B2275E">
        <w:t xml:space="preserve">b). </w:t>
      </w:r>
      <w:r w:rsidR="000411C5">
        <w:t xml:space="preserve"> From a rent perspective, the optimal economic yield</w:t>
      </w:r>
      <w:r w:rsidR="00F31801">
        <w:t xml:space="preserve"> (OE</w:t>
      </w:r>
      <w:r w:rsidR="000411C5">
        <w:t>Y) is determined by cost and benefit (</w:t>
      </w:r>
      <w:r w:rsidR="000411C5" w:rsidRPr="00AB3E61">
        <w:rPr>
          <w:i/>
        </w:rPr>
        <w:sym w:font="Symbol" w:char="F067"/>
      </w:r>
      <w:r w:rsidR="000411C5">
        <w:t xml:space="preserve">).  When cost is relatively low, a fishery would like to harvest a lot but is limited by </w:t>
      </w:r>
      <w:r w:rsidR="00AB486F">
        <w:t>resource recruitment, or how fast the stock can grow</w:t>
      </w:r>
      <w:r w:rsidR="000411C5">
        <w:t xml:space="preserve"> (MSY).  Thus, at low </w:t>
      </w:r>
      <w:r w:rsidR="000411C5" w:rsidRPr="00AB3E61">
        <w:rPr>
          <w:i/>
        </w:rPr>
        <w:sym w:font="Symbol" w:char="F067"/>
      </w:r>
      <w:r w:rsidR="000411C5">
        <w:t>, the fishery is stock-limited and operate</w:t>
      </w:r>
      <w:r w:rsidR="00AB486F">
        <w:t>s</w:t>
      </w:r>
      <w:r w:rsidR="000411C5">
        <w:t xml:space="preserve"> at </w:t>
      </w:r>
      <w:r w:rsidR="000411C5">
        <w:rPr>
          <w:i/>
        </w:rPr>
        <w:t>F</w:t>
      </w:r>
      <w:r w:rsidR="000411C5">
        <w:rPr>
          <w:i/>
          <w:vertAlign w:val="subscript"/>
        </w:rPr>
        <w:t>MSY</w:t>
      </w:r>
      <w:r w:rsidR="000411C5">
        <w:t xml:space="preserve">.  As the relative cost goes up, </w:t>
      </w:r>
      <w:del w:id="96" w:author="simon levin" w:date="2017-07-16T20:17:00Z">
        <w:r w:rsidR="00AB486F" w:rsidDel="00C33E6C">
          <w:delText xml:space="preserve">The </w:delText>
        </w:r>
      </w:del>
      <w:ins w:id="97" w:author="simon levin" w:date="2017-07-16T20:17:00Z">
        <w:r w:rsidR="00C33E6C">
          <w:t xml:space="preserve">the </w:t>
        </w:r>
      </w:ins>
      <w:r w:rsidR="00AB486F">
        <w:t>OEY moves down</w:t>
      </w:r>
      <w:r w:rsidR="00120BBD">
        <w:t xml:space="preserve"> past MSY along the resource recruitment y-axis, intercepting the hump-shaped stock growth curve at two points that correspond to </w:t>
      </w:r>
      <w:r w:rsidR="00120BBD">
        <w:rPr>
          <w:i/>
        </w:rPr>
        <w:t>S</w:t>
      </w:r>
      <w:r w:rsidR="00120BBD">
        <w:rPr>
          <w:i/>
          <w:vertAlign w:val="superscript"/>
        </w:rPr>
        <w:t>F*+</w:t>
      </w:r>
      <w:r w:rsidR="00120BBD">
        <w:t>, or higher than MSY stock (</w:t>
      </w:r>
      <w:r w:rsidR="00120BBD">
        <w:rPr>
          <w:i/>
        </w:rPr>
        <w:t>S</w:t>
      </w:r>
      <w:r w:rsidR="00120BBD">
        <w:rPr>
          <w:i/>
          <w:vertAlign w:val="subscript"/>
        </w:rPr>
        <w:t>MSY</w:t>
      </w:r>
      <w:r w:rsidR="00120BBD">
        <w:t xml:space="preserve">) and </w:t>
      </w:r>
      <w:r w:rsidR="00120BBD">
        <w:rPr>
          <w:i/>
        </w:rPr>
        <w:t>S</w:t>
      </w:r>
      <w:r w:rsidR="00120BBD">
        <w:rPr>
          <w:i/>
          <w:vertAlign w:val="superscript"/>
        </w:rPr>
        <w:t>F*-</w:t>
      </w:r>
      <w:r w:rsidR="00120BBD">
        <w:t xml:space="preserve">, or lower than MSY stock.  These can be achieved using two linear consumption </w:t>
      </w:r>
      <w:r w:rsidR="00120BBD">
        <w:lastRenderedPageBreak/>
        <w:t xml:space="preserve">paths, defined by the harvest rates </w:t>
      </w:r>
      <w:r w:rsidR="00120BBD">
        <w:rPr>
          <w:i/>
        </w:rPr>
        <w:t>F</w:t>
      </w:r>
      <w:r w:rsidR="00120BBD">
        <w:rPr>
          <w:i/>
          <w:vertAlign w:val="superscript"/>
        </w:rPr>
        <w:t>*+</w:t>
      </w:r>
      <w:r w:rsidR="00120BBD">
        <w:t xml:space="preserve"> and </w:t>
      </w:r>
      <w:r w:rsidR="00120BBD">
        <w:rPr>
          <w:i/>
        </w:rPr>
        <w:t>F</w:t>
      </w:r>
      <w:r w:rsidR="00120BBD">
        <w:rPr>
          <w:i/>
          <w:vertAlign w:val="superscript"/>
        </w:rPr>
        <w:t>*-</w:t>
      </w:r>
      <w:r w:rsidR="00120BBD">
        <w:t xml:space="preserve"> respectively.  Both strategies are ecologically and strategically </w:t>
      </w:r>
      <w:del w:id="98" w:author="simon levin" w:date="2017-07-16T20:17:00Z">
        <w:r w:rsidR="00120BBD" w:rsidDel="00C33E6C">
          <w:delText>basins of attraction</w:delText>
        </w:r>
      </w:del>
      <w:ins w:id="99" w:author="simon levin" w:date="2017-07-16T20:17:00Z">
        <w:r w:rsidR="00C33E6C">
          <w:t>attracting</w:t>
        </w:r>
      </w:ins>
      <w:r w:rsidR="00120BBD">
        <w:t xml:space="preserve"> in the long run, and can be obtained using traditional economic techniques</w:t>
      </w:r>
      <w:r w:rsidR="00120BBD">
        <w:fldChar w:fldCharType="begin" w:fldLock="1"/>
      </w:r>
      <w:r w:rsidR="00921365">
        <w:instrText>ADDIN CSL_CITATION { "citationItems" : [ { "id" : "ITEM-1", "itemData" : { "author" : [ { "dropping-particle" : "", "family" : "Smith", "given" : "Vernon L.", "non-dropping-particle" : "", "parse-names" : false, "suffix" : "" } ], "container-title" : "The American Economic Review", "id" : "ITEM-1", "issue" : "3", "issued" : { "date-parts" : [ [ "1968" ] ] }, "page" : "409-431", "title" : "Economics of production from natural resources", "type" : "article-journal", "volume" : "58" }, "uris" : [ "http://www.mendeley.com/documents/?uuid=6d550906-210c-4390-85a5-ea4eec4602b7" ] } ], "mendeley" : { "formattedCitation" : "&lt;sup&gt;33&lt;/sup&gt;", "plainTextFormattedCitation" : "33", "previouslyFormattedCitation" : "&lt;sup&gt;33&lt;/sup&gt;" }, "properties" : { "noteIndex" : 0 }, "schema" : "https://github.com/citation-style-language/schema/raw/master/csl-citation.json" }</w:instrText>
      </w:r>
      <w:r w:rsidR="00120BBD">
        <w:fldChar w:fldCharType="separate"/>
      </w:r>
      <w:r w:rsidR="001C708F" w:rsidRPr="001C708F">
        <w:rPr>
          <w:noProof/>
          <w:vertAlign w:val="superscript"/>
        </w:rPr>
        <w:t>33</w:t>
      </w:r>
      <w:r w:rsidR="00120BBD">
        <w:fldChar w:fldCharType="end"/>
      </w:r>
      <w:r w:rsidR="00120BBD">
        <w:t xml:space="preserve"> (see </w:t>
      </w:r>
      <w:del w:id="100" w:author="simon levin" w:date="2017-07-16T20:17:00Z">
        <w:r w:rsidR="00120BBD" w:rsidDel="00C33E6C">
          <w:delText>Supplementary</w:delText>
        </w:r>
      </w:del>
      <w:ins w:id="101" w:author="simon levin" w:date="2017-07-16T20:17:00Z">
        <w:r w:rsidR="00C33E6C">
          <w:t>Supplementary Material</w:t>
        </w:r>
      </w:ins>
      <w:r w:rsidR="00120BBD">
        <w:t>).  This is in fact a less sophisticated approach than modern economic optimization</w:t>
      </w:r>
      <w:r w:rsidR="00120BBD">
        <w:fldChar w:fldCharType="begin" w:fldLock="1"/>
      </w:r>
      <w:r w:rsidR="00921365">
        <w:instrText>ADDIN CSL_CITATION { "citationItems" : [ { "id" : "ITEM-1", "itemData" : { "author" : [ { "dropping-particle" : "", "family" : "Clark", "given" : "C", "non-dropping-particle" : "", "parse-names" : false, "suffix" : "" }, { "dropping-particle" : "", "family" : "Munro", "given" : "G", "non-dropping-particle" : "", "parse-names" : false, "suffix" : "" } ], "container-title" : "Journal of Environmental Economics and Management", "id" : "ITEM-1", "issue" : "2", "issued" : { "date-parts" : [ [ "1975" ] ] }, "page" : "92\u2013106", "title" : "The economics of \ufb01shing and modern capital theory: a simpli\ufb01ed approach", "type" : "article-journal", "volume" : "2" }, "uris" : [ "http://www.mendeley.com/documents/?uuid=bdc193e5-e1da-40bc-8e88-bd7a7b4cd1d6" ] } ], "mendeley" : { "formattedCitation" : "&lt;sup&gt;34&lt;/sup&gt;", "plainTextFormattedCitation" : "34", "previouslyFormattedCitation" : "&lt;sup&gt;34&lt;/sup&gt;" }, "properties" : { "noteIndex" : 0 }, "schema" : "https://github.com/citation-style-language/schema/raw/master/csl-citation.json" }</w:instrText>
      </w:r>
      <w:r w:rsidR="00120BBD">
        <w:fldChar w:fldCharType="separate"/>
      </w:r>
      <w:r w:rsidR="001C708F" w:rsidRPr="001C708F">
        <w:rPr>
          <w:noProof/>
          <w:vertAlign w:val="superscript"/>
        </w:rPr>
        <w:t>34</w:t>
      </w:r>
      <w:r w:rsidR="00120BBD">
        <w:fldChar w:fldCharType="end"/>
      </w:r>
      <w:r w:rsidR="00120BBD">
        <w:t xml:space="preserve">, which generally produces a single, non-linear, and time-dependent consumption path that maximizes the present value of harvest at all time points.  The non-linear consumption path leads to a socially optimal harvest rate of </w:t>
      </w:r>
      <w:r w:rsidR="00120BBD">
        <w:rPr>
          <w:i/>
        </w:rPr>
        <w:t>F</w:t>
      </w:r>
      <w:r w:rsidR="00120BBD">
        <w:rPr>
          <w:i/>
          <w:vertAlign w:val="superscript"/>
        </w:rPr>
        <w:t>*-</w:t>
      </w:r>
      <w:r w:rsidR="00120BBD">
        <w:t>, or the lower equilibrium in our model</w:t>
      </w:r>
      <w:r w:rsidR="00120BBD">
        <w:fldChar w:fldCharType="begin" w:fldLock="1"/>
      </w:r>
      <w:r w:rsidR="00921365">
        <w:instrText>ADDIN CSL_CITATION { "citationItems" : [ { "id" : "ITEM-1", "itemData" : { "author" : [ { "dropping-particle" : "", "family" : "Dasgupta", "given" : "Partha", "non-dropping-particle" : "", "parse-names" : false, "suffix" : "" }, { "dropping-particle" : "", "family" : "Mitra", "given" : "Tapan", "non-dropping-particle" : "", "parse-names" : false, "suffix" : "" }, { "dropping-particle" : "", "family" : "Sorger", "given" : "Gerhard", "non-dropping-particle" : "", "parse-names" : false, "suffix" : "" } ], "id" : "ITEM-1", "issued" : { "date-parts" : [ [ "2016" ] ] }, "page" : "1-36", "title" : "Harvesting the Commons", "type" : "article-journal" }, "uris" : [ "http://www.mendeley.com/documents/?uuid=038c2fbd-5167-4b74-8937-cc7d64653966" ] } ], "mendeley" : { "formattedCitation" : "&lt;sup&gt;35&lt;/sup&gt;", "plainTextFormattedCitation" : "35", "previouslyFormattedCitation" : "&lt;sup&gt;35&lt;/sup&gt;" }, "properties" : { "noteIndex" : 0 }, "schema" : "https://github.com/citation-style-language/schema/raw/master/csl-citation.json" }</w:instrText>
      </w:r>
      <w:r w:rsidR="00120BBD">
        <w:fldChar w:fldCharType="separate"/>
      </w:r>
      <w:r w:rsidR="001C708F" w:rsidRPr="001C708F">
        <w:rPr>
          <w:noProof/>
          <w:vertAlign w:val="superscript"/>
        </w:rPr>
        <w:t>35</w:t>
      </w:r>
      <w:r w:rsidR="00120BBD">
        <w:fldChar w:fldCharType="end"/>
      </w:r>
      <w:r w:rsidR="00120BBD">
        <w:t xml:space="preserve">.  The difference </w:t>
      </w:r>
      <w:del w:id="102" w:author="simon levin" w:date="2017-07-16T20:18:00Z">
        <w:r w:rsidR="00120BBD" w:rsidDel="00285F17">
          <w:delText xml:space="preserve">of </w:delText>
        </w:r>
      </w:del>
      <w:ins w:id="103" w:author="simon levin" w:date="2017-07-16T20:18:00Z">
        <w:r w:rsidR="00285F17">
          <w:t xml:space="preserve">in </w:t>
        </w:r>
      </w:ins>
      <w:r w:rsidR="00120BBD">
        <w:t xml:space="preserve">our </w:t>
      </w:r>
      <w:r w:rsidR="005239EF">
        <w:t>approach is the</w:t>
      </w:r>
      <w:r w:rsidR="00120BBD">
        <w:t xml:space="preserve"> assum</w:t>
      </w:r>
      <w:r w:rsidR="005239EF">
        <w:t>ption</w:t>
      </w:r>
      <w:r w:rsidR="00120BBD">
        <w:t xml:space="preserve"> that fisheries do not optimize through time, but rather gradually </w:t>
      </w:r>
      <w:r w:rsidR="003355D1">
        <w:t>change their strategies</w:t>
      </w:r>
      <w:r w:rsidR="00120BBD">
        <w:t xml:space="preserve"> based on </w:t>
      </w:r>
      <w:del w:id="104" w:author="simon levin" w:date="2017-07-16T20:18:00Z">
        <w:r w:rsidR="00AB38B7" w:rsidDel="00285F17">
          <w:delText xml:space="preserve">long </w:delText>
        </w:r>
      </w:del>
      <w:ins w:id="105" w:author="simon levin" w:date="2017-07-16T20:18:00Z">
        <w:r w:rsidR="00285F17">
          <w:t>long-</w:t>
        </w:r>
      </w:ins>
      <w:r w:rsidR="00AB38B7">
        <w:t>run rents</w:t>
      </w:r>
      <w:r w:rsidR="00120BBD">
        <w:t>.</w:t>
      </w:r>
      <w:r w:rsidR="00043355">
        <w:t xml:space="preserve">  The model can be generalized using more complex resource growth functions, diminishing return functions, and additional bias to strategy change, with no qualitative change in harvest rate predictions</w:t>
      </w:r>
      <w:r w:rsidR="00F66C30">
        <w:t xml:space="preserve"> (see </w:t>
      </w:r>
      <w:del w:id="106" w:author="simon levin" w:date="2017-07-16T20:18:00Z">
        <w:r w:rsidR="00F66C30" w:rsidDel="00285F17">
          <w:delText>Supplementary</w:delText>
        </w:r>
      </w:del>
      <w:ins w:id="107" w:author="simon levin" w:date="2017-07-16T20:18:00Z">
        <w:r w:rsidR="00285F17">
          <w:t>Supplementary Material</w:t>
        </w:r>
      </w:ins>
      <w:r w:rsidR="00F66C30">
        <w:t>)</w:t>
      </w:r>
      <w:r w:rsidR="00043355">
        <w:t>.</w:t>
      </w:r>
    </w:p>
    <w:p w14:paraId="0E643DA4" w14:textId="4C52D150" w:rsidR="00BC540E" w:rsidRPr="00120BBD" w:rsidRDefault="00BC540E" w:rsidP="00B85C80">
      <w:pPr>
        <w:outlineLvl w:val="0"/>
        <w:rPr>
          <w:rFonts w:eastAsiaTheme="minorEastAsia"/>
        </w:rPr>
      </w:pPr>
    </w:p>
    <w:p w14:paraId="167370DB" w14:textId="39D90DD4" w:rsidR="00474C83" w:rsidRDefault="00DC4C68" w:rsidP="00474C83">
      <w:pPr>
        <w:keepNext/>
        <w:jc w:val="center"/>
        <w:outlineLvl w:val="0"/>
      </w:pPr>
      <w:r>
        <w:rPr>
          <w:noProof/>
        </w:rPr>
        <w:drawing>
          <wp:inline distT="0" distB="0" distL="0" distR="0" wp14:anchorId="4DF2C36F" wp14:editId="51A8E72A">
            <wp:extent cx="4706162" cy="2453640"/>
            <wp:effectExtent l="0" t="0" r="0" b="10160"/>
            <wp:docPr id="6" name="Picture 6" descr="Tekwa,%20Fishery%20harvest%20rates%20economic%20illustration%2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kwa,%20Fishery%20harvest%20rates%20economic%20illustration%202.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2643" cy="2457019"/>
                    </a:xfrm>
                    <a:prstGeom prst="rect">
                      <a:avLst/>
                    </a:prstGeom>
                    <a:noFill/>
                    <a:ln>
                      <a:noFill/>
                    </a:ln>
                  </pic:spPr>
                </pic:pic>
              </a:graphicData>
            </a:graphic>
          </wp:inline>
        </w:drawing>
      </w:r>
    </w:p>
    <w:p w14:paraId="5B7B92D7" w14:textId="0ECE81D8" w:rsidR="00735EDF" w:rsidRDefault="00474C83" w:rsidP="00CF52DF">
      <w:pPr>
        <w:pStyle w:val="Caption"/>
      </w:pPr>
      <w:bookmarkStart w:id="108" w:name="_Ref485392136"/>
      <w:r>
        <w:t xml:space="preserve">Figure </w:t>
      </w:r>
      <w:r w:rsidR="00A46829">
        <w:rPr>
          <w:i w:val="0"/>
          <w:iCs w:val="0"/>
        </w:rPr>
        <w:fldChar w:fldCharType="begin"/>
      </w:r>
      <w:r w:rsidR="00A46829">
        <w:rPr>
          <w:i w:val="0"/>
          <w:iCs w:val="0"/>
        </w:rPr>
        <w:instrText xml:space="preserve"> SEQ Figure \* ARABIC </w:instrText>
      </w:r>
      <w:r w:rsidR="00A46829">
        <w:rPr>
          <w:i w:val="0"/>
          <w:iCs w:val="0"/>
        </w:rPr>
        <w:fldChar w:fldCharType="separate"/>
      </w:r>
      <w:r w:rsidR="00497863">
        <w:rPr>
          <w:i w:val="0"/>
          <w:iCs w:val="0"/>
          <w:noProof/>
        </w:rPr>
        <w:t>1</w:t>
      </w:r>
      <w:r w:rsidR="00A46829">
        <w:rPr>
          <w:i w:val="0"/>
          <w:iCs w:val="0"/>
          <w:noProof/>
          <w:color w:val="auto"/>
          <w:sz w:val="24"/>
          <w:szCs w:val="24"/>
        </w:rPr>
        <w:fldChar w:fldCharType="end"/>
      </w:r>
      <w:bookmarkEnd w:id="108"/>
      <w:r>
        <w:t xml:space="preserve">. </w:t>
      </w:r>
      <w:r w:rsidR="00E2457D">
        <w:t xml:space="preserve">a. </w:t>
      </w:r>
      <w:r w:rsidR="00B56ABC">
        <w:t>Model predictions on harvest rate attractors (solid curves) and repeller (dotted line) as a function of cost/benefit</w:t>
      </w:r>
      <w:r w:rsidR="00B56ABC" w:rsidRPr="00B56ABC">
        <w:t xml:space="preserve"> </w:t>
      </w:r>
      <w:r w:rsidR="00B56ABC" w:rsidRPr="00B56ABC">
        <w:sym w:font="Symbol" w:char="F067"/>
      </w:r>
      <w:r w:rsidR="00335210">
        <w:t xml:space="preserve"> times ln(MSY)</w:t>
      </w:r>
      <w:r w:rsidR="00B56ABC" w:rsidRPr="00B56ABC">
        <w:t>.</w:t>
      </w:r>
      <w:r w:rsidR="00B56ABC">
        <w:t xml:space="preserve"> A pitchfork bifurcation</w:t>
      </w:r>
      <w:r w:rsidR="003276CC">
        <w:t xml:space="preserve"> occurs with a critical point </w:t>
      </w:r>
      <w:r w:rsidR="00B909AC">
        <w:t>at</w:t>
      </w:r>
      <w:r w:rsidR="003276CC">
        <w:t xml:space="preserve"> </w:t>
      </w:r>
      <w:r w:rsidR="003276CC" w:rsidRPr="00644855">
        <w:sym w:font="Symbol" w:char="F078"/>
      </w:r>
      <w:r w:rsidR="003276CC">
        <w:t>.</w:t>
      </w:r>
      <w:r w:rsidR="00B56ABC">
        <w:t xml:space="preserve"> </w:t>
      </w:r>
      <w:r w:rsidR="000C5E64">
        <w:t xml:space="preserve">b. </w:t>
      </w:r>
      <w:r>
        <w:t>Economic phase diagram of resource recruitment (or harvest) versus stock.  The thick solid curve represents the natural growth or recruitment curve of the stock as a function of stock.  The recruitment is the MS</w:t>
      </w:r>
      <w:r w:rsidR="00EB4574">
        <w:t>Y</w:t>
      </w:r>
      <w:r>
        <w:t xml:space="preserve"> at </w:t>
      </w:r>
      <w:r w:rsidRPr="00C16F0B">
        <w:t>S</w:t>
      </w:r>
      <w:r w:rsidRPr="00C16F0B">
        <w:rPr>
          <w:vertAlign w:val="subscript"/>
        </w:rPr>
        <w:t>MSY</w:t>
      </w:r>
      <w:r>
        <w:t>, and is</w:t>
      </w:r>
      <w:r w:rsidRPr="00C16F0B">
        <w:t xml:space="preserve"> 0 at either 0 or stock carrying capacity (S</w:t>
      </w:r>
      <w:r w:rsidRPr="00C16F0B">
        <w:rPr>
          <w:vertAlign w:val="subscript"/>
        </w:rPr>
        <w:t>MAX</w:t>
      </w:r>
      <w:r w:rsidRPr="00C16F0B">
        <w:t xml:space="preserve">).  </w:t>
      </w:r>
      <w:r>
        <w:t xml:space="preserve">The economically optimal equilibrium, accounting for cost, is to maintain the stock that yields </w:t>
      </w:r>
      <w:r w:rsidR="00EB4574">
        <w:t>the</w:t>
      </w:r>
      <w:r>
        <w:t xml:space="preserve"> </w:t>
      </w:r>
      <w:r w:rsidR="00EE2046">
        <w:t xml:space="preserve">optimal </w:t>
      </w:r>
      <w:r w:rsidR="00F31801">
        <w:t>economic</w:t>
      </w:r>
      <w:r w:rsidR="00EE2046">
        <w:t xml:space="preserve"> y</w:t>
      </w:r>
      <w:r>
        <w:t>ield (O</w:t>
      </w:r>
      <w:r w:rsidR="00F31801">
        <w:t>E</w:t>
      </w:r>
      <w:r>
        <w:t>Y) (horizontal dotted line).  This can be achieved by adopting a constant harvest rate, or harvest per stock unit (slopes of linear paths), that is either high (F</w:t>
      </w:r>
      <w:r>
        <w:rPr>
          <w:vertAlign w:val="superscript"/>
        </w:rPr>
        <w:t>*+</w:t>
      </w:r>
      <w:r>
        <w:t>) or low (F</w:t>
      </w:r>
      <w:r>
        <w:rPr>
          <w:vertAlign w:val="superscript"/>
        </w:rPr>
        <w:t>*-</w:t>
      </w:r>
      <w:r>
        <w:t>).  These rates result in either a low (S</w:t>
      </w:r>
      <w:r>
        <w:rPr>
          <w:vertAlign w:val="superscript"/>
        </w:rPr>
        <w:t>F*+</w:t>
      </w:r>
      <w:r>
        <w:t>) or hig</w:t>
      </w:r>
      <w:r w:rsidR="00A814C1">
        <w:t>h</w:t>
      </w:r>
      <w:r>
        <w:t xml:space="preserve"> (S</w:t>
      </w:r>
      <w:r>
        <w:rPr>
          <w:vertAlign w:val="superscript"/>
        </w:rPr>
        <w:t>F*-</w:t>
      </w:r>
      <w:r>
        <w:t xml:space="preserve">) </w:t>
      </w:r>
      <w:r w:rsidR="00A814C1">
        <w:t xml:space="preserve">stable </w:t>
      </w:r>
      <w:r>
        <w:t>stock.</w:t>
      </w:r>
    </w:p>
    <w:p w14:paraId="1991E6F9" w14:textId="2C14E9E4" w:rsidR="009C08A1" w:rsidRDefault="00151C3C" w:rsidP="007E1272">
      <w:pPr>
        <w:ind w:firstLine="720"/>
        <w:outlineLvl w:val="0"/>
      </w:pPr>
      <w:r>
        <w:t xml:space="preserve">In summary, our model hypothesizes </w:t>
      </w:r>
      <w:r w:rsidR="00C16F48">
        <w:t xml:space="preserve">increasingly </w:t>
      </w:r>
      <w:r w:rsidR="007016F0">
        <w:t xml:space="preserve">suboptimal </w:t>
      </w:r>
      <w:r w:rsidR="00C16F48">
        <w:t>harvest rates</w:t>
      </w:r>
      <w:r w:rsidR="007016F0">
        <w:t xml:space="preserve"> at high MSY and </w:t>
      </w:r>
      <w:commentRangeStart w:id="109"/>
      <w:r w:rsidR="007016F0">
        <w:t>high</w:t>
      </w:r>
      <w:commentRangeEnd w:id="109"/>
      <w:r w:rsidR="00285F17">
        <w:rPr>
          <w:rStyle w:val="CommentReference"/>
        </w:rPr>
        <w:commentReference w:id="109"/>
      </w:r>
      <w:r w:rsidR="007016F0">
        <w:rPr>
          <w:i/>
        </w:rPr>
        <w:t xml:space="preserve"> </w:t>
      </w:r>
      <w:r w:rsidR="007016F0" w:rsidRPr="00AB3E61">
        <w:rPr>
          <w:i/>
        </w:rPr>
        <w:sym w:font="Symbol" w:char="F067"/>
      </w:r>
      <w:r w:rsidR="007016F0">
        <w:t xml:space="preserve">, </w:t>
      </w:r>
      <w:r w:rsidR="0098072D">
        <w:t>whenever</w:t>
      </w:r>
      <w:r w:rsidR="007016F0">
        <w:t xml:space="preserve"> the initial ha</w:t>
      </w:r>
      <w:r w:rsidR="0098072D">
        <w:t xml:space="preserve">rvest rate is </w:t>
      </w:r>
      <w:r w:rsidR="00193CD7">
        <w:t>above</w:t>
      </w:r>
      <w:r w:rsidR="0098072D">
        <w:t xml:space="preserve"> the unstable</w:t>
      </w:r>
      <w:r w:rsidR="007016F0">
        <w:t xml:space="preserve"> strategy (</w:t>
      </w:r>
      <w:r w:rsidR="007016F0">
        <w:rPr>
          <w:i/>
        </w:rPr>
        <w:t>F</w:t>
      </w:r>
      <w:r w:rsidR="007016F0">
        <w:rPr>
          <w:i/>
          <w:vertAlign w:val="subscript"/>
        </w:rPr>
        <w:t>MSY</w:t>
      </w:r>
      <w:r w:rsidR="007016F0">
        <w:t>).</w:t>
      </w:r>
      <w:r w:rsidR="00E90346">
        <w:t xml:space="preserve"> </w:t>
      </w:r>
      <w:r>
        <w:t xml:space="preserve"> To test th</w:t>
      </w:r>
      <w:r w:rsidR="00DE6E14">
        <w:t>is</w:t>
      </w:r>
      <w:r>
        <w:t xml:space="preserve"> </w:t>
      </w:r>
      <w:r w:rsidR="00DE6E14">
        <w:t>hypothesis</w:t>
      </w:r>
      <w:r>
        <w:t>, w</w:t>
      </w:r>
      <w:r w:rsidR="00865D90">
        <w:t>e use t</w:t>
      </w:r>
      <w:r w:rsidR="009C08A1">
        <w:t>he RAM Legacy database</w:t>
      </w:r>
      <w:r w:rsidR="00865D90">
        <w:t xml:space="preserve">, which </w:t>
      </w:r>
      <w:r w:rsidR="009C08A1">
        <w:t xml:space="preserve">contains </w:t>
      </w:r>
      <w:r w:rsidR="000D2CEF">
        <w:t xml:space="preserve">data on </w:t>
      </w:r>
      <w:r w:rsidR="009C08A1">
        <w:t>21</w:t>
      </w:r>
      <w:r w:rsidR="00201516">
        <w:t>7</w:t>
      </w:r>
      <w:r w:rsidR="009C08A1">
        <w:t xml:space="preserve"> global fisheries with MSY and </w:t>
      </w:r>
      <w:r w:rsidR="009C08A1">
        <w:rPr>
          <w:i/>
        </w:rPr>
        <w:t>F</w:t>
      </w:r>
      <w:r w:rsidR="009C08A1">
        <w:rPr>
          <w:i/>
          <w:vertAlign w:val="subscript"/>
        </w:rPr>
        <w:t>MSY</w:t>
      </w:r>
      <w:r w:rsidR="009C08A1">
        <w:t xml:space="preserve"> estimates in multiple years between 1961-2009</w:t>
      </w:r>
      <w:r w:rsidR="00705563">
        <w:fldChar w:fldCharType="begin" w:fldLock="1"/>
      </w:r>
      <w:r w:rsidR="00BA1BC8">
        <w:instrText>ADDIN CSL_CITATION { "citationItems" : [ { "id" : "ITEM-1", "itemData" : { "DOI" : "10.1111/j.1467-2979.2011.00435.x", "ISBN" : "1467-2960", "ISSN" : "14672960", "PMID" : "310273500002", "abstract" : "Meta-analyses of stock assessments can provide novel insight into marine population dynamics and the status of fished species, but the worlds main stock assessment database (the Myers Stock-Recruitment Database) is now outdated. To facilitate new analyses, we developed a new database, the RAM Legacy Stock Assessment Database, for commercially exploited marine fishes and invertebrates. Time series of total biomass, spawner biomass, recruits, fishing mortality and catch/landings form the core of the database. Assessments were assembled from 21 national and international management agencies for a total of 331 stocks (295 fish stocks representing 46 families and 36 invertebrate stocks representing 12 families), including nine of the worlds 10 largest fisheries. Stock assessments were available from 27 large marine ecosystems, the Caspian Sea and four High Seas regions, and include the Atlantic, Pacific, Indian, Arctic and Antarctic Oceans. Most assessments came from the USA, Europe, Canada, New Zealand and Australia. Assessed marine stocks represent a small proportion of harvested fish taxa (16%), and an even smaller proportion of marine fish biodiversity (1%), but provide high-quality data for intensively studied stocks. The database provides new insight into the status of exploited populations: 58% of stocks with reference points (n = 214) were estimated to be below the biomass resulting in maximum sustainable yield (BMSY) and 30% had exploitation levels above the exploitation rate resulting in maximum sustainable yield (UMSY). We anticipate that the database will facilitate new research in population dynamics and fishery management, and we encourage further data contributions from stock assessment scientists.", "author" : [ { "dropping-particle" : "", "family" : "Ricard", "given" : "Daniel", "non-dropping-particle" : "", "parse-names" : false, "suffix" : "" }, { "dropping-particle" : "", "family" : "Minto", "given" : "C\u00f3il\u00edn", "non-dropping-particle" : "", "parse-names" : false, "suffix" : "" }, { "dropping-particle" : "", "family" : "Jensen", "given" : "Olaf P.", "non-dropping-particle" : "", "parse-names" : false, "suffix" : "" }, { "dropping-particle" : "", "family" : "Baum", "given" : "Julia K.", "non-dropping-particle" : "", "parse-names" : false, "suffix" : "" } ], "container-title" : "Fish and Fisheries", "id" : "ITEM-1", "issue" : "4", "issued" : { "date-parts" : [ [ "2012" ] ] }, "page" : "380-398", "title" : "Examining the knowledge base and status of commercially exploited marine species with the RAM Legacy Stock Assessment Database", "type" : "article-journal", "volume" : "13" }, "uris" : [ "http://www.mendeley.com/documents/?uuid=43256160-bfc2-4525-bd69-04d2c10324b2" ] } ], "mendeley" : { "formattedCitation" : "&lt;sup&gt;21&lt;/sup&gt;", "plainTextFormattedCitation" : "21", "previouslyFormattedCitation" : "&lt;sup&gt;21&lt;/sup&gt;" }, "properties" : { "noteIndex" : 0 }, "schema" : "https://github.com/citation-style-language/schema/raw/master/csl-citation.json" }</w:instrText>
      </w:r>
      <w:r w:rsidR="00705563">
        <w:fldChar w:fldCharType="separate"/>
      </w:r>
      <w:r w:rsidR="00BA1BC8" w:rsidRPr="00BA1BC8">
        <w:rPr>
          <w:noProof/>
          <w:vertAlign w:val="superscript"/>
        </w:rPr>
        <w:t>21</w:t>
      </w:r>
      <w:r w:rsidR="00705563">
        <w:fldChar w:fldCharType="end"/>
      </w:r>
      <w:r w:rsidR="00A5167D">
        <w:t>.</w:t>
      </w:r>
      <w:r w:rsidR="00B020BA">
        <w:t xml:space="preserve">  These can be considered closely managed fisheries by virtue of their </w:t>
      </w:r>
      <w:r w:rsidR="004E1354">
        <w:t xml:space="preserve">data availability, and thus satisfy </w:t>
      </w:r>
      <w:r w:rsidR="00B020BA">
        <w:t>our model’s assumption of resource excludability.</w:t>
      </w:r>
      <w:r w:rsidR="00A5167D">
        <w:t xml:space="preserve">  </w:t>
      </w:r>
      <w:r w:rsidR="003A48AF">
        <w:t xml:space="preserve">We combine these </w:t>
      </w:r>
      <w:r w:rsidR="00E02AF1">
        <w:t xml:space="preserve">fisheries </w:t>
      </w:r>
      <w:r w:rsidR="003A48AF">
        <w:t xml:space="preserve">data with </w:t>
      </w:r>
      <w:r w:rsidR="00E02AF1">
        <w:t xml:space="preserve">additional country-level data on </w:t>
      </w:r>
      <w:r w:rsidR="009C08A1">
        <w:t>economic cost</w:t>
      </w:r>
      <w:r w:rsidR="00E02AF1">
        <w:t>s</w:t>
      </w:r>
      <w:r w:rsidR="00FF4766">
        <w:t xml:space="preserve"> (variable cost + subsidy)</w:t>
      </w:r>
      <w:r w:rsidR="009C08A1">
        <w:t xml:space="preserve"> and benefit</w:t>
      </w:r>
      <w:r w:rsidR="00E02AF1">
        <w:t>s</w:t>
      </w:r>
      <w:r w:rsidR="00683356">
        <w:t xml:space="preserve"> (landing value)</w:t>
      </w:r>
      <w:r w:rsidR="009C08A1">
        <w:t xml:space="preserve"> for 1990-2000</w:t>
      </w:r>
      <w:r w:rsidR="009C08A1">
        <w:fldChar w:fldCharType="begin" w:fldLock="1"/>
      </w:r>
      <w:r w:rsidR="00921365">
        <w:instrText>ADDIN CSL_CITATION { "citationItems" : [ { "id" : "ITEM-1", "itemData" : { "DOI" : "10.1371/journal.pone.0040542", "ISBN" : "1932-6203", "ISSN" : "19326203", "PMID" : "22808187", "abstract" : "Global marine fisheries are currently underperforming, largely due to overfishing. An analysis of global databases finds that resource rent net of subsidies from rebuilt world fisheries could increase from the current negative US$13 billion to positive US$54 billion per year, resulting in a net gain of US$600 to US$1,400 billion in present value over fifty years after rebuilding. To realize this gain, governments need to implement a rebuilding program at a cost of about US$203 (US$130\u2013US$292) billion in present value. We estimate that it would take just 12 years after rebuilding begins for the benefits to surpass the cost. Even without accounting for the potential boost to recreational fisheries, and ignoring ancillary and non-market values that would likely increase, the potential benefits of rebuilding global fisheries far outweigh the costs.", "author" : [ { "dropping-particle" : "", "family" : "Sumaila", "given" : "Ussif Rashid", "non-dropping-particle" : "", "parse-names" : false, "suffix" : "" }, { "dropping-particle" : "", "family" : "Cheung", "given" : "William", "non-dropping-particle" : "", "parse-names" : false, "suffix" : "" }, { "dropping-particle" : "", "family" : "Dyck", "given" : "Andrew", "non-dropping-particle" : "", "parse-names" : false, "suffix" : "" }, { "dropping-particle" : "", "family" : "Gueye", "given" : "Kamal", "non-dropping-particle" : "", "parse-names" : false, "suffix" : "" }, { "dropping-particle" : "", "family" : "Huang", "given" : "Ling", "non-dropping-particle" : "", "parse-names" : false, "suffix" : "" }, { "dropping-particle" : "", "family" : "Lam", "given" : "Vicky", "non-dropping-particle" : "", "parse-names" : false, "suffix" : "" }, { "dropping-particle" : "", "family" : "Pauly", "given" : "Daniel", "non-dropping-particle" : "", "parse-names" : false, "suffix" : "" }, { "dropping-particle" : "", "family" : "Srinivasan", "given" : "Thara", "non-dropping-particle" : "", "parse-names" : false, "suffix" : "" }, { "dropping-particle" : "", "family" : "Swartz", "given" : "Wilf", "non-dropping-particle" : "", "parse-names" : false, "suffix" : "" }, { "dropping-particle" : "", "family" : "Watson", "given" : "Reginald", "non-dropping-particle" : "", "parse-names" : false, "suffix" : "" }, { "dropping-particle" : "", "family" : "Zeller", "given" : "Dirk", "non-dropping-particle" : "", "parse-names" : false, "suffix" : "" } ], "container-title" : "PLoS ONE", "id" : "ITEM-1", "issue" : "7", "issued" : { "date-parts" : [ [ "2012" ] ] }, "title" : "Benefits of rebuilding global marine fisheries outweigh costs", "type" : "article-journal", "volume" : "7" }, "uris" : [ "http://www.mendeley.com/documents/?uuid=5fb909a4-8827-4a53-88a3-0d9935826eff" ] } ], "mendeley" : { "formattedCitation" : "&lt;sup&gt;32&lt;/sup&gt;", "plainTextFormattedCitation" : "32", "previouslyFormattedCitation" : "&lt;sup&gt;32&lt;/sup&gt;" }, "properties" : { "noteIndex" : 0 }, "schema" : "https://github.com/citation-style-language/schema/raw/master/csl-citation.json" }</w:instrText>
      </w:r>
      <w:r w:rsidR="009C08A1">
        <w:fldChar w:fldCharType="separate"/>
      </w:r>
      <w:r w:rsidR="001C708F" w:rsidRPr="001C708F">
        <w:rPr>
          <w:noProof/>
          <w:vertAlign w:val="superscript"/>
        </w:rPr>
        <w:t>32</w:t>
      </w:r>
      <w:r w:rsidR="009C08A1">
        <w:fldChar w:fldCharType="end"/>
      </w:r>
      <w:r w:rsidR="0016677A">
        <w:t xml:space="preserve"> </w:t>
      </w:r>
      <w:r w:rsidR="009E3549">
        <w:t>(see Methods).</w:t>
      </w:r>
      <w:r w:rsidR="00121071">
        <w:t xml:space="preserve">  </w:t>
      </w:r>
      <w:r w:rsidR="001110F7">
        <w:t>We use the</w:t>
      </w:r>
      <w:r w:rsidR="009E5E53">
        <w:t xml:space="preserve"> state of the</w:t>
      </w:r>
      <w:r w:rsidR="001110F7">
        <w:t xml:space="preserve"> first reported harvest rate of each fishery </w:t>
      </w:r>
      <w:r w:rsidR="009E5E53">
        <w:t xml:space="preserve">(the binary of whether </w:t>
      </w:r>
      <w:r w:rsidR="009E5E53">
        <w:rPr>
          <w:i/>
        </w:rPr>
        <w:t>F</w:t>
      </w:r>
      <w:r w:rsidR="009E5E53">
        <w:rPr>
          <w:i/>
          <w:vertAlign w:val="subscript"/>
        </w:rPr>
        <w:t>init</w:t>
      </w:r>
      <w:r w:rsidR="009E5E53">
        <w:t>&gt;</w:t>
      </w:r>
      <w:r w:rsidR="009E5E53">
        <w:rPr>
          <w:i/>
        </w:rPr>
        <w:t>F</w:t>
      </w:r>
      <w:r w:rsidR="009E5E53">
        <w:rPr>
          <w:i/>
          <w:vertAlign w:val="subscript"/>
        </w:rPr>
        <w:t>MSY</w:t>
      </w:r>
      <w:r w:rsidR="009E5E53">
        <w:t xml:space="preserve">) </w:t>
      </w:r>
      <w:r w:rsidR="001110F7">
        <w:t xml:space="preserve">as </w:t>
      </w:r>
      <w:r w:rsidR="00FF4766">
        <w:t xml:space="preserve">the </w:t>
      </w:r>
      <w:r w:rsidR="001110F7">
        <w:t>in</w:t>
      </w:r>
      <w:r w:rsidR="00FF4766">
        <w:t>itial condition</w:t>
      </w:r>
      <w:r w:rsidR="001664F9">
        <w:t xml:space="preserve"> that determine</w:t>
      </w:r>
      <w:r w:rsidR="00FF4766">
        <w:t>s</w:t>
      </w:r>
      <w:r w:rsidR="001664F9">
        <w:t xml:space="preserve"> </w:t>
      </w:r>
      <w:r w:rsidR="007257F6">
        <w:t>the expected path</w:t>
      </w:r>
      <w:r w:rsidR="00121071">
        <w:t xml:space="preserve">.  52 fisheries initially harvested above </w:t>
      </w:r>
      <w:r w:rsidR="00121071">
        <w:rPr>
          <w:i/>
        </w:rPr>
        <w:t>F</w:t>
      </w:r>
      <w:r w:rsidR="00121071">
        <w:rPr>
          <w:i/>
          <w:vertAlign w:val="subscript"/>
        </w:rPr>
        <w:t>MSY</w:t>
      </w:r>
      <w:r w:rsidR="00121071">
        <w:t xml:space="preserve">, while 165 began below </w:t>
      </w:r>
      <w:r w:rsidR="00121071">
        <w:rPr>
          <w:i/>
        </w:rPr>
        <w:t>F</w:t>
      </w:r>
      <w:r w:rsidR="00121071">
        <w:rPr>
          <w:i/>
          <w:vertAlign w:val="subscript"/>
        </w:rPr>
        <w:t>MSY</w:t>
      </w:r>
      <w:r w:rsidR="00121071">
        <w:t xml:space="preserve">. </w:t>
      </w:r>
      <w:r w:rsidR="001664F9">
        <w:t xml:space="preserve"> </w:t>
      </w:r>
      <w:r w:rsidR="00121071">
        <w:t>We wish to explain the distribution in the</w:t>
      </w:r>
      <w:r w:rsidR="001664F9">
        <w:t xml:space="preserve"> </w:t>
      </w:r>
      <w:r w:rsidR="00121071">
        <w:t xml:space="preserve">temporal </w:t>
      </w:r>
      <w:r w:rsidR="001664F9">
        <w:t>mean</w:t>
      </w:r>
      <w:r w:rsidR="00121071">
        <w:t>s</w:t>
      </w:r>
      <w:r w:rsidR="001664F9">
        <w:t xml:space="preserve"> of the harvest rates</w:t>
      </w:r>
      <w:r w:rsidR="00121071" w:rsidRPr="00121071">
        <w:t xml:space="preserve"> </w:t>
      </w:r>
      <w:r w:rsidR="00121071">
        <w:t>log</w:t>
      </w:r>
      <w:r w:rsidR="00121071">
        <w:rPr>
          <w:vertAlign w:val="subscript"/>
        </w:rPr>
        <w:t>2</w:t>
      </w:r>
      <w:r w:rsidR="00121071">
        <w:t>(</w:t>
      </w:r>
      <w:r w:rsidR="00121071">
        <w:rPr>
          <w:i/>
        </w:rPr>
        <w:t>F/F</w:t>
      </w:r>
      <w:r w:rsidR="00121071">
        <w:rPr>
          <w:i/>
          <w:vertAlign w:val="subscript"/>
        </w:rPr>
        <w:t>MSY</w:t>
      </w:r>
      <w:r w:rsidR="00121071">
        <w:t xml:space="preserve">), excluding the first reported </w:t>
      </w:r>
      <w:r w:rsidR="00121071">
        <w:lastRenderedPageBreak/>
        <w:t>year.  The mean of log</w:t>
      </w:r>
      <w:r w:rsidR="00121071">
        <w:rPr>
          <w:vertAlign w:val="subscript"/>
        </w:rPr>
        <w:t>2</w:t>
      </w:r>
      <w:r w:rsidR="00121071">
        <w:t>(</w:t>
      </w:r>
      <w:r w:rsidR="00121071">
        <w:rPr>
          <w:i/>
        </w:rPr>
        <w:t>F/F</w:t>
      </w:r>
      <w:r w:rsidR="00121071">
        <w:rPr>
          <w:i/>
          <w:vertAlign w:val="subscript"/>
        </w:rPr>
        <w:t>MSY</w:t>
      </w:r>
      <w:r w:rsidR="00121071">
        <w:t>) is -0.511 (std=</w:t>
      </w:r>
      <w:r w:rsidR="00121071" w:rsidRPr="00B01DD1">
        <w:t>1.5</w:t>
      </w:r>
      <w:r w:rsidR="009F11F0">
        <w:t>4)</w:t>
      </w:r>
      <w:r w:rsidR="005C45C7">
        <w:t xml:space="preserve">.  </w:t>
      </w:r>
      <w:r w:rsidR="00121071">
        <w:t xml:space="preserve">The data distributions are </w:t>
      </w:r>
      <w:r w:rsidR="007E1272">
        <w:t>summarized</w:t>
      </w:r>
      <w:r w:rsidR="00121071">
        <w:t xml:space="preserve"> in</w:t>
      </w:r>
      <w:r w:rsidR="00E40751">
        <w:t xml:space="preserve"> </w:t>
      </w:r>
      <w:r w:rsidR="00121071">
        <w:fldChar w:fldCharType="begin"/>
      </w:r>
      <w:r w:rsidR="00121071">
        <w:instrText xml:space="preserve"> REF _Ref487103166 \h </w:instrText>
      </w:r>
      <w:r w:rsidR="00121071">
        <w:fldChar w:fldCharType="separate"/>
      </w:r>
      <w:r w:rsidR="00497863">
        <w:t xml:space="preserve">Figure </w:t>
      </w:r>
      <w:r w:rsidR="00497863">
        <w:rPr>
          <w:noProof/>
        </w:rPr>
        <w:t>2</w:t>
      </w:r>
      <w:r w:rsidR="00121071">
        <w:fldChar w:fldCharType="end"/>
      </w:r>
      <w:r w:rsidR="00E908E4">
        <w:t xml:space="preserve">, and can be accessed in the Supplementary </w:t>
      </w:r>
      <w:commentRangeStart w:id="110"/>
      <w:r w:rsidR="00E908E4">
        <w:t>dataset</w:t>
      </w:r>
      <w:commentRangeEnd w:id="110"/>
      <w:r w:rsidR="00285F17">
        <w:rPr>
          <w:rStyle w:val="CommentReference"/>
        </w:rPr>
        <w:commentReference w:id="110"/>
      </w:r>
      <w:r w:rsidR="00E908E4">
        <w:t>.</w:t>
      </w:r>
    </w:p>
    <w:p w14:paraId="3C71898E" w14:textId="2FB417AC" w:rsidR="00A52D02" w:rsidRDefault="000B483E" w:rsidP="00A52D02">
      <w:pPr>
        <w:keepNext/>
        <w:jc w:val="center"/>
        <w:outlineLvl w:val="0"/>
      </w:pPr>
      <w:r>
        <w:rPr>
          <w:noProof/>
        </w:rPr>
        <w:drawing>
          <wp:inline distT="0" distB="0" distL="0" distR="0" wp14:anchorId="298BE8DB" wp14:editId="429A2CC3">
            <wp:extent cx="5939155" cy="2038350"/>
            <wp:effectExtent l="0" t="0" r="4445" b="0"/>
            <wp:docPr id="9" name="Picture 9" descr="RAManalysis%20data%20distribu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Manalysis%20data%20distribution.pd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155" cy="2038350"/>
                    </a:xfrm>
                    <a:prstGeom prst="rect">
                      <a:avLst/>
                    </a:prstGeom>
                    <a:noFill/>
                    <a:ln>
                      <a:noFill/>
                    </a:ln>
                  </pic:spPr>
                </pic:pic>
              </a:graphicData>
            </a:graphic>
          </wp:inline>
        </w:drawing>
      </w:r>
    </w:p>
    <w:p w14:paraId="6AB6D723" w14:textId="2E9CD70E" w:rsidR="00A52D02" w:rsidRPr="004533DC" w:rsidRDefault="00A52D02" w:rsidP="00A52D02">
      <w:pPr>
        <w:pStyle w:val="Caption"/>
      </w:pPr>
      <w:bookmarkStart w:id="111" w:name="_Ref487103166"/>
      <w:r>
        <w:t xml:space="preserve">Figure </w:t>
      </w:r>
      <w:fldSimple w:instr=" SEQ Figure \* ARABIC ">
        <w:r w:rsidR="00D31A94">
          <w:rPr>
            <w:noProof/>
          </w:rPr>
          <w:t>2</w:t>
        </w:r>
      </w:fldSimple>
      <w:bookmarkEnd w:id="111"/>
      <w:r>
        <w:t xml:space="preserve">. Distributions of </w:t>
      </w:r>
      <w:r w:rsidR="00D37F36">
        <w:t xml:space="preserve">a. </w:t>
      </w:r>
      <w:r>
        <w:t xml:space="preserve">cost/benefit ratio </w:t>
      </w:r>
      <w:r w:rsidRPr="00AB3E61">
        <w:sym w:font="Symbol" w:char="F067"/>
      </w:r>
      <w:r>
        <w:t xml:space="preserve">, </w:t>
      </w:r>
      <w:r w:rsidR="00D37F36">
        <w:t>b.</w:t>
      </w:r>
      <w:r>
        <w:t>stock maximum sustainable yields (MSY), and</w:t>
      </w:r>
      <w:r w:rsidR="00D37F36">
        <w:t xml:space="preserve"> c.</w:t>
      </w:r>
      <w:r>
        <w:t xml:space="preserve"> relative harvest rates log</w:t>
      </w:r>
      <w:r>
        <w:rPr>
          <w:vertAlign w:val="subscript"/>
        </w:rPr>
        <w:t>2</w:t>
      </w:r>
      <w:r>
        <w:t>(F/F</w:t>
      </w:r>
      <w:r>
        <w:rPr>
          <w:vertAlign w:val="subscript"/>
        </w:rPr>
        <w:t>MSY</w:t>
      </w:r>
      <w:r w:rsidR="00CC0D3D">
        <w:t>) in the RAM Legacy database.</w:t>
      </w:r>
    </w:p>
    <w:p w14:paraId="4C34F7E6" w14:textId="77777777" w:rsidR="00A52D02" w:rsidRPr="009C08A1" w:rsidRDefault="00A52D02" w:rsidP="0016677A">
      <w:pPr>
        <w:outlineLvl w:val="0"/>
      </w:pPr>
    </w:p>
    <w:p w14:paraId="7879EFFA" w14:textId="0C4E7786" w:rsidR="00BB4EC2" w:rsidRDefault="003A416D" w:rsidP="009E21CC">
      <w:pPr>
        <w:outlineLvl w:val="0"/>
      </w:pPr>
      <w:r>
        <w:tab/>
        <w:t xml:space="preserve">The </w:t>
      </w:r>
      <w:r w:rsidR="00B144FB">
        <w:t xml:space="preserve">predicted </w:t>
      </w:r>
      <w:r w:rsidR="00D31B28">
        <w:t xml:space="preserve">attractors </w:t>
      </w:r>
      <w:r w:rsidR="00B144FB">
        <w:t xml:space="preserve">of the </w:t>
      </w:r>
      <w:r>
        <w:t>model</w:t>
      </w:r>
      <w:r w:rsidR="00B144FB">
        <w:t xml:space="preserve"> (</w:t>
      </w:r>
      <w:r w:rsidR="003634AC">
        <w:fldChar w:fldCharType="begin"/>
      </w:r>
      <w:r w:rsidR="003634AC">
        <w:instrText xml:space="preserve"> REF _Ref485396183 \h </w:instrText>
      </w:r>
      <w:r w:rsidR="003634AC">
        <w:fldChar w:fldCharType="separate"/>
      </w:r>
      <w:r w:rsidR="00497863">
        <w:t xml:space="preserve">Equation </w:t>
      </w:r>
      <w:r w:rsidR="00497863">
        <w:rPr>
          <w:noProof/>
        </w:rPr>
        <w:t>1</w:t>
      </w:r>
      <w:r w:rsidR="003634AC">
        <w:fldChar w:fldCharType="end"/>
      </w:r>
      <w:r w:rsidR="003634AC">
        <w:t>)</w:t>
      </w:r>
      <w:r w:rsidR="00454A82">
        <w:t xml:space="preserve">, with a single </w:t>
      </w:r>
      <w:del w:id="112" w:author="Edward Tekwa" w:date="2017-07-18T12:21:00Z">
        <w:r w:rsidR="00454A82" w:rsidDel="00FB0E77">
          <w:delText xml:space="preserve">scaling </w:delText>
        </w:r>
      </w:del>
      <w:r w:rsidR="00454A82">
        <w:t xml:space="preserve">parameter </w:t>
      </w:r>
      <w:r w:rsidR="00FF6FF9" w:rsidRPr="00644855">
        <w:rPr>
          <w:i/>
        </w:rPr>
        <w:sym w:font="Symbol" w:char="F078"/>
      </w:r>
      <w:r w:rsidR="005C45C7">
        <w:rPr>
          <w:i/>
        </w:rPr>
        <w:t xml:space="preserve">, </w:t>
      </w:r>
      <w:r w:rsidR="00977B25">
        <w:t>are</w:t>
      </w:r>
      <w:r>
        <w:t xml:space="preserve"> fitted to </w:t>
      </w:r>
      <w:r w:rsidR="00DC64BB">
        <w:t xml:space="preserve">harvest rates </w:t>
      </w:r>
      <w:r>
        <w:t xml:space="preserve">using </w:t>
      </w:r>
      <w:r w:rsidRPr="00AB3E61">
        <w:rPr>
          <w:i/>
        </w:rPr>
        <w:sym w:font="Symbol" w:char="F067"/>
      </w:r>
      <w:r w:rsidR="00DC64BB">
        <w:t xml:space="preserve">, </w:t>
      </w:r>
      <w:r>
        <w:t>MSY</w:t>
      </w:r>
      <w:r w:rsidR="00DC64BB">
        <w:t xml:space="preserve">, and initial </w:t>
      </w:r>
      <w:r w:rsidR="001B02D9">
        <w:t>conditions</w:t>
      </w:r>
      <w:r w:rsidR="00454A82">
        <w:t xml:space="preserve"> as inputs.</w:t>
      </w:r>
      <w:r w:rsidR="00912E5C">
        <w:t xml:space="preserve">  </w:t>
      </w:r>
      <w:r w:rsidR="002C5E71">
        <w:t>The model is severely constrained in term of how it can fit the data</w:t>
      </w:r>
      <w:r w:rsidR="00400815">
        <w:t xml:space="preserve">, as </w:t>
      </w:r>
      <w:r w:rsidR="00400815" w:rsidRPr="00644855">
        <w:rPr>
          <w:i/>
        </w:rPr>
        <w:sym w:font="Symbol" w:char="F078"/>
      </w:r>
      <w:r w:rsidR="002C5E71">
        <w:t xml:space="preserve"> </w:t>
      </w:r>
      <w:r w:rsidR="00400815">
        <w:t xml:space="preserve">can only move the bifurcation point </w:t>
      </w:r>
      <w:r w:rsidR="00721F8E">
        <w:t xml:space="preserve">along </w:t>
      </w:r>
      <w:r w:rsidR="0092639C">
        <w:t>the</w:t>
      </w:r>
      <w:r w:rsidR="00721F8E">
        <w:t xml:space="preserve"> single dimension </w:t>
      </w:r>
      <w:r w:rsidR="0092639C">
        <w:t xml:space="preserve">of </w:t>
      </w:r>
      <w:r w:rsidR="00721F8E">
        <w:t>ln(MSY</w:t>
      </w:r>
      <w:r w:rsidR="00721F8E" w:rsidRPr="00721F8E">
        <w:t>)</w:t>
      </w:r>
      <w:r w:rsidR="00400815" w:rsidRPr="0092639C">
        <w:rPr>
          <w:i/>
        </w:rPr>
        <w:sym w:font="Symbol" w:char="F067"/>
      </w:r>
      <w:r w:rsidR="00721F8E" w:rsidRPr="00CF52DF">
        <w:rPr>
          <w:i/>
        </w:rPr>
        <w:t xml:space="preserve"> </w:t>
      </w:r>
      <w:r w:rsidR="00721F8E">
        <w:t>(</w:t>
      </w:r>
      <w:r w:rsidR="00721F8E">
        <w:fldChar w:fldCharType="begin"/>
      </w:r>
      <w:r w:rsidR="00721F8E">
        <w:instrText xml:space="preserve"> REF _Ref485392136 \h </w:instrText>
      </w:r>
      <w:r w:rsidR="00810A81">
        <w:instrText xml:space="preserve"> \* MERGEFORMAT </w:instrText>
      </w:r>
      <w:r w:rsidR="00721F8E">
        <w:fldChar w:fldCharType="separate"/>
      </w:r>
      <w:r w:rsidR="00497863">
        <w:t>Figure</w:t>
      </w:r>
      <w:r w:rsidR="00497863" w:rsidRPr="00810A81">
        <w:t xml:space="preserve"> </w:t>
      </w:r>
      <w:r w:rsidR="00497863" w:rsidRPr="00810A81">
        <w:rPr>
          <w:iCs/>
          <w:noProof/>
        </w:rPr>
        <w:t>1</w:t>
      </w:r>
      <w:r w:rsidR="00721F8E">
        <w:fldChar w:fldCharType="end"/>
      </w:r>
      <w:r w:rsidR="00721F8E">
        <w:t>a)</w:t>
      </w:r>
      <w:r w:rsidR="00912E5C" w:rsidRPr="0092639C">
        <w:t>.</w:t>
      </w:r>
      <w:r w:rsidR="00454A82">
        <w:t xml:space="preserve">  With </w:t>
      </w:r>
      <w:r w:rsidR="00FF6FF9" w:rsidRPr="00644855">
        <w:rPr>
          <w:i/>
        </w:rPr>
        <w:sym w:font="Symbol" w:char="F078"/>
      </w:r>
      <w:r w:rsidR="00602138">
        <w:t>=</w:t>
      </w:r>
      <w:r w:rsidR="005D1C7A">
        <w:t>11.</w:t>
      </w:r>
      <w:r w:rsidR="00916D56">
        <w:t>1</w:t>
      </w:r>
      <w:r w:rsidR="00454A82">
        <w:t>, the model explains (as R</w:t>
      </w:r>
      <w:r w:rsidR="00454A82">
        <w:rPr>
          <w:vertAlign w:val="superscript"/>
        </w:rPr>
        <w:t>2</w:t>
      </w:r>
      <w:r w:rsidR="00454A82">
        <w:t>) 0.</w:t>
      </w:r>
      <w:r w:rsidR="00916D56">
        <w:t>311</w:t>
      </w:r>
      <w:r w:rsidR="00454A82">
        <w:t xml:space="preserve"> of the variations in harvest rates across the globe</w:t>
      </w:r>
      <w:r w:rsidR="009E21CC">
        <w:t xml:space="preserve">.  </w:t>
      </w:r>
      <w:r w:rsidR="009E21CC">
        <w:fldChar w:fldCharType="begin"/>
      </w:r>
      <w:r w:rsidR="009E21CC">
        <w:instrText xml:space="preserve"> REF _Ref483402876 \h </w:instrText>
      </w:r>
      <w:r w:rsidR="009E21CC">
        <w:fldChar w:fldCharType="separate"/>
      </w:r>
      <w:r w:rsidR="00497863">
        <w:t xml:space="preserve">Figure </w:t>
      </w:r>
      <w:r w:rsidR="00497863">
        <w:rPr>
          <w:noProof/>
        </w:rPr>
        <w:t>3</w:t>
      </w:r>
      <w:r w:rsidR="009E21CC">
        <w:fldChar w:fldCharType="end"/>
      </w:r>
      <w:r w:rsidR="009E21CC">
        <w:t>a</w:t>
      </w:r>
      <w:r w:rsidR="009E21CC" w:rsidDel="002F070E">
        <w:t xml:space="preserve"> </w:t>
      </w:r>
      <w:r w:rsidR="009E21CC">
        <w:t xml:space="preserve">shows the apparent data trends that fisheries initially harvesting below </w:t>
      </w:r>
      <w:r w:rsidR="009E21CC">
        <w:rPr>
          <w:i/>
        </w:rPr>
        <w:t>F</w:t>
      </w:r>
      <w:r w:rsidR="009E21CC">
        <w:rPr>
          <w:i/>
          <w:vertAlign w:val="subscript"/>
        </w:rPr>
        <w:t>MSY</w:t>
      </w:r>
      <w:r w:rsidR="009E21CC">
        <w:t xml:space="preserve"> (open circles) generally converge to the decreasing harvest rate attractor (</w:t>
      </w:r>
      <w:r w:rsidR="009E21CC">
        <w:rPr>
          <w:i/>
        </w:rPr>
        <w:t>F</w:t>
      </w:r>
      <w:r w:rsidR="009E21CC">
        <w:rPr>
          <w:i/>
          <w:vertAlign w:val="superscript"/>
        </w:rPr>
        <w:t>*-</w:t>
      </w:r>
      <w:r w:rsidR="009E21CC">
        <w:t xml:space="preserve">) with increasing </w:t>
      </w:r>
      <w:ins w:id="113" w:author="Edward Tekwa" w:date="2017-07-18T13:25:00Z">
        <w:r w:rsidR="00506093">
          <w:t>ln(MSY</w:t>
        </w:r>
        <w:r w:rsidR="00506093" w:rsidRPr="00721F8E">
          <w:t>)</w:t>
        </w:r>
        <w:r w:rsidR="00506093" w:rsidRPr="0092639C">
          <w:rPr>
            <w:i/>
          </w:rPr>
          <w:sym w:font="Symbol" w:char="F067"/>
        </w:r>
      </w:ins>
      <w:del w:id="114" w:author="Edward Tekwa" w:date="2017-07-18T13:25:00Z">
        <w:r w:rsidR="009E21CC" w:rsidDel="00506093">
          <w:delText>MSY</w:delText>
        </w:r>
      </w:del>
      <w:r w:rsidR="009E21CC">
        <w:t xml:space="preserve">, while fisheries initially harvesting above </w:t>
      </w:r>
      <w:r w:rsidR="009E21CC">
        <w:rPr>
          <w:i/>
        </w:rPr>
        <w:t>F</w:t>
      </w:r>
      <w:r w:rsidR="009E21CC">
        <w:rPr>
          <w:i/>
          <w:vertAlign w:val="subscript"/>
        </w:rPr>
        <w:t>MSY</w:t>
      </w:r>
      <w:r w:rsidR="009E21CC">
        <w:t xml:space="preserve"> (filled circles) generally converge to the increasing harvest rate attractor (</w:t>
      </w:r>
      <w:r w:rsidR="009E21CC">
        <w:rPr>
          <w:i/>
        </w:rPr>
        <w:t>F</w:t>
      </w:r>
      <w:r w:rsidR="009E21CC">
        <w:rPr>
          <w:i/>
          <w:vertAlign w:val="superscript"/>
        </w:rPr>
        <w:t>*+</w:t>
      </w:r>
      <w:r w:rsidR="009E21CC">
        <w:t xml:space="preserve">) with increasing </w:t>
      </w:r>
      <w:ins w:id="115" w:author="Edward Tekwa" w:date="2017-07-18T13:25:00Z">
        <w:r w:rsidR="002F12CE">
          <w:t>ln(MSY</w:t>
        </w:r>
        <w:r w:rsidR="002F12CE" w:rsidRPr="00721F8E">
          <w:t>)</w:t>
        </w:r>
        <w:r w:rsidR="002F12CE" w:rsidRPr="0092639C">
          <w:rPr>
            <w:i/>
          </w:rPr>
          <w:sym w:font="Symbol" w:char="F067"/>
        </w:r>
      </w:ins>
      <w:del w:id="116" w:author="Edward Tekwa" w:date="2017-07-18T13:25:00Z">
        <w:r w:rsidR="009E21CC" w:rsidDel="002F12CE">
          <w:delText>MSY</w:delText>
        </w:r>
      </w:del>
      <w:r w:rsidR="009E21CC">
        <w:t xml:space="preserve">. </w:t>
      </w:r>
      <w:r w:rsidR="00454A82">
        <w:t xml:space="preserve"> </w:t>
      </w:r>
      <w:r w:rsidR="00B80895">
        <w:t>A p</w:t>
      </w:r>
      <w:r w:rsidR="000C19F2">
        <w:t>ermutation</w:t>
      </w:r>
      <w:r w:rsidR="00950987">
        <w:t xml:space="preserve"> test shows that the model </w:t>
      </w:r>
      <w:r w:rsidR="00B80895">
        <w:t>explained</w:t>
      </w:r>
      <w:r w:rsidR="007D06AA">
        <w:t xml:space="preserve"> the </w:t>
      </w:r>
      <w:r w:rsidR="00B80895">
        <w:t>observations</w:t>
      </w:r>
      <w:r w:rsidR="00950987">
        <w:t xml:space="preserve"> significant</w:t>
      </w:r>
      <w:r w:rsidR="007D06AA">
        <w:t xml:space="preserve">ly better than </w:t>
      </w:r>
      <w:r w:rsidR="00BD19F4">
        <w:t>when</w:t>
      </w:r>
      <w:r w:rsidR="00A8392E">
        <w:t xml:space="preserve"> fit</w:t>
      </w:r>
      <w:r w:rsidR="0092639C">
        <w:t>ted</w:t>
      </w:r>
      <w:r w:rsidR="00B80895">
        <w:t xml:space="preserve"> against</w:t>
      </w:r>
      <w:r w:rsidR="007D06AA">
        <w:t xml:space="preserve"> randomized </w:t>
      </w:r>
      <w:r w:rsidR="00534C0E">
        <w:t xml:space="preserve">mean harvest rates </w:t>
      </w:r>
      <w:r w:rsidR="00950987">
        <w:t>(</w:t>
      </w:r>
      <w:r w:rsidR="005D1C7A">
        <w:t>p=</w:t>
      </w:r>
      <w:r w:rsidR="00147E0F">
        <w:t>3</w:t>
      </w:r>
      <w:r w:rsidR="00C36A4A">
        <w:t>.</w:t>
      </w:r>
      <w:r w:rsidR="00E911DC">
        <w:t>0</w:t>
      </w:r>
      <w:r w:rsidR="00C36A4A">
        <w:t>e-</w:t>
      </w:r>
      <w:r w:rsidR="00FA1034">
        <w:t>5</w:t>
      </w:r>
      <w:r w:rsidR="0029797E">
        <w:t>,</w:t>
      </w:r>
      <w:r w:rsidR="0092639C">
        <w:t xml:space="preserve"> </w:t>
      </w:r>
      <w:r w:rsidR="0092639C">
        <w:fldChar w:fldCharType="begin"/>
      </w:r>
      <w:r w:rsidR="0092639C">
        <w:instrText xml:space="preserve"> REF _Ref483402876 \h </w:instrText>
      </w:r>
      <w:r w:rsidR="0092639C">
        <w:fldChar w:fldCharType="separate"/>
      </w:r>
      <w:r w:rsidR="00497863">
        <w:t xml:space="preserve">Figure </w:t>
      </w:r>
      <w:r w:rsidR="00497863">
        <w:rPr>
          <w:noProof/>
        </w:rPr>
        <w:t>3</w:t>
      </w:r>
      <w:r w:rsidR="0092639C">
        <w:fldChar w:fldCharType="end"/>
      </w:r>
      <w:r w:rsidR="0092639C">
        <w:t>b</w:t>
      </w:r>
      <w:r w:rsidR="0029797E">
        <w:t>)</w:t>
      </w:r>
      <w:r w:rsidR="000026AD">
        <w:t>.</w:t>
      </w:r>
      <w:r w:rsidR="003F1FE9">
        <w:t xml:space="preserve">  In other words, if the </w:t>
      </w:r>
      <w:r w:rsidR="00974ED3">
        <w:t xml:space="preserve">harvest rate </w:t>
      </w:r>
      <w:r w:rsidR="003F1FE9">
        <w:t xml:space="preserve">data were to have no relationship with </w:t>
      </w:r>
      <w:r w:rsidR="003F1FE9" w:rsidRPr="00AB3E61">
        <w:rPr>
          <w:i/>
        </w:rPr>
        <w:sym w:font="Symbol" w:char="F067"/>
      </w:r>
      <w:r w:rsidR="003F1FE9">
        <w:t>, MSY, and initial conditions</w:t>
      </w:r>
      <w:r w:rsidR="006D0A80">
        <w:t xml:space="preserve"> as</w:t>
      </w:r>
      <w:r w:rsidR="003F1FE9">
        <w:t xml:space="preserve"> the model hypothesized, the fit would be much worse.</w:t>
      </w:r>
      <w:r w:rsidR="00E255C9">
        <w:t xml:space="preserve">  The mean</w:t>
      </w:r>
      <w:r w:rsidR="00F5495C">
        <w:t xml:space="preserve"> of the model R</w:t>
      </w:r>
      <w:r w:rsidR="00F5495C">
        <w:rPr>
          <w:vertAlign w:val="superscript"/>
        </w:rPr>
        <w:t>2</w:t>
      </w:r>
      <w:r w:rsidR="000C19F2">
        <w:t xml:space="preserve"> fitted to permute</w:t>
      </w:r>
      <w:r w:rsidR="00F5495C">
        <w:t>d data is</w:t>
      </w:r>
      <w:r w:rsidR="004B7EF0">
        <w:t xml:space="preserve"> R</w:t>
      </w:r>
      <w:r w:rsidR="004B7EF0">
        <w:rPr>
          <w:vertAlign w:val="superscript"/>
        </w:rPr>
        <w:t>2</w:t>
      </w:r>
      <w:r w:rsidR="004B7EF0">
        <w:rPr>
          <w:vertAlign w:val="subscript"/>
        </w:rPr>
        <w:t>rand</w:t>
      </w:r>
      <w:r w:rsidR="004B7EF0">
        <w:t>=</w:t>
      </w:r>
      <w:r w:rsidR="00E255C9">
        <w:t>0.</w:t>
      </w:r>
      <w:r w:rsidR="00570475">
        <w:t>138</w:t>
      </w:r>
      <w:r w:rsidR="00F63F7A">
        <w:t xml:space="preserve"> </w:t>
      </w:r>
      <w:r w:rsidR="007803CD">
        <w:t>(std=</w:t>
      </w:r>
      <w:r w:rsidR="00570475">
        <w:t>0.0</w:t>
      </w:r>
      <w:r w:rsidR="00F63F7A">
        <w:t>442</w:t>
      </w:r>
      <w:r w:rsidR="00EA251D">
        <w:t>, p=</w:t>
      </w:r>
      <w:r w:rsidR="0083373E">
        <w:t>7.30e-4</w:t>
      </w:r>
      <w:r w:rsidR="007803CD">
        <w:t>)</w:t>
      </w:r>
      <w:r w:rsidR="00F5495C">
        <w:t xml:space="preserve">, </w:t>
      </w:r>
      <w:r w:rsidR="00763588">
        <w:t xml:space="preserve">which can be understood as the portion of </w:t>
      </w:r>
      <w:r w:rsidR="00467DEE">
        <w:t>variations in the pure distribution of harvest rates</w:t>
      </w:r>
      <w:r w:rsidR="00534C0E">
        <w:t xml:space="preserve"> (</w:t>
      </w:r>
      <w:r w:rsidR="00534C0E">
        <w:fldChar w:fldCharType="begin"/>
      </w:r>
      <w:r w:rsidR="00534C0E">
        <w:instrText xml:space="preserve"> REF _Ref487103166 \h </w:instrText>
      </w:r>
      <w:r w:rsidR="00534C0E">
        <w:fldChar w:fldCharType="separate"/>
      </w:r>
      <w:r w:rsidR="00497863">
        <w:t xml:space="preserve">Figure </w:t>
      </w:r>
      <w:r w:rsidR="00497863">
        <w:rPr>
          <w:noProof/>
        </w:rPr>
        <w:t>2</w:t>
      </w:r>
      <w:r w:rsidR="00534C0E">
        <w:fldChar w:fldCharType="end"/>
      </w:r>
      <w:r w:rsidR="00534C0E">
        <w:t>c)</w:t>
      </w:r>
      <w:r w:rsidR="00310B4C">
        <w:t xml:space="preserve"> </w:t>
      </w:r>
      <w:r w:rsidR="00467DEE">
        <w:t>explained</w:t>
      </w:r>
      <w:r w:rsidR="00F5495C">
        <w:t xml:space="preserve"> by </w:t>
      </w:r>
      <w:r w:rsidR="00467DEE">
        <w:t>the model’s</w:t>
      </w:r>
      <w:r w:rsidR="00F5495C">
        <w:t xml:space="preserve"> bimodality </w:t>
      </w:r>
      <w:r w:rsidR="00FB4C8F">
        <w:t>prediction</w:t>
      </w:r>
      <w:r w:rsidR="00A70214">
        <w:t>s</w:t>
      </w:r>
      <w:r w:rsidR="00F5495C">
        <w:t>.</w:t>
      </w:r>
      <w:r w:rsidR="00000964">
        <w:t xml:space="preserve">  </w:t>
      </w:r>
      <w:r w:rsidR="00534C0E">
        <w:t>This still leaves a large portion of variations</w:t>
      </w:r>
      <w:r w:rsidR="00467DEE">
        <w:t xml:space="preserve"> </w:t>
      </w:r>
      <w:r w:rsidR="00534C0E">
        <w:t>(</w:t>
      </w:r>
      <w:r w:rsidR="00467DEE">
        <w:sym w:font="Symbol" w:char="F044"/>
      </w:r>
      <w:r w:rsidR="00467DEE">
        <w:t>R</w:t>
      </w:r>
      <w:r w:rsidR="00467DEE">
        <w:rPr>
          <w:vertAlign w:val="superscript"/>
        </w:rPr>
        <w:t>2</w:t>
      </w:r>
      <w:r w:rsidR="00467DEE">
        <w:t>=</w:t>
      </w:r>
      <w:r w:rsidR="00053BAD">
        <w:t>0.173</w:t>
      </w:r>
      <w:r w:rsidR="00534C0E">
        <w:t xml:space="preserve">, </w:t>
      </w:r>
      <w:r w:rsidR="00467DEE">
        <w:t>std=</w:t>
      </w:r>
      <w:r w:rsidR="00053BAD">
        <w:t>0.0442</w:t>
      </w:r>
      <w:r w:rsidR="00534C0E">
        <w:t>, p=3.0e-5</w:t>
      </w:r>
      <w:r w:rsidR="00467DEE">
        <w:t>)</w:t>
      </w:r>
      <w:r w:rsidR="00534C0E">
        <w:t xml:space="preserve"> explained by the model</w:t>
      </w:r>
      <w:ins w:id="117" w:author="Edward Tekwa" w:date="2017-07-18T13:25:00Z">
        <w:r w:rsidR="006B7869">
          <w:t>’</w:t>
        </w:r>
      </w:ins>
      <w:del w:id="118" w:author="Edward Tekwa" w:date="2017-07-18T13:25:00Z">
        <w:r w:rsidR="00534C0E" w:rsidDel="006B7869">
          <w:delText xml:space="preserve"> ‘</w:delText>
        </w:r>
      </w:del>
      <w:r w:rsidR="00534C0E">
        <w:t xml:space="preserve">s hypothesis that </w:t>
      </w:r>
      <w:r w:rsidR="00531763">
        <w:t xml:space="preserve">fisheries </w:t>
      </w:r>
      <w:r w:rsidR="00CD3E63">
        <w:t>should increasing</w:t>
      </w:r>
      <w:r w:rsidR="00534C0E">
        <w:t>ly</w:t>
      </w:r>
      <w:r w:rsidR="00CD3E63">
        <w:t xml:space="preserve"> diverge from </w:t>
      </w:r>
      <w:r w:rsidR="00CD3E63">
        <w:rPr>
          <w:i/>
        </w:rPr>
        <w:t>F</w:t>
      </w:r>
      <w:r w:rsidR="00CD3E63">
        <w:rPr>
          <w:i/>
          <w:vertAlign w:val="subscript"/>
        </w:rPr>
        <w:t>MSY</w:t>
      </w:r>
      <w:r w:rsidR="00CD3E63">
        <w:t xml:space="preserve"> at higher </w:t>
      </w:r>
      <w:r w:rsidR="00CD3E63" w:rsidRPr="00AB3E61">
        <w:rPr>
          <w:i/>
        </w:rPr>
        <w:sym w:font="Symbol" w:char="F067"/>
      </w:r>
      <w:r w:rsidR="00CD3E63">
        <w:t xml:space="preserve"> and ln(MSY)</w:t>
      </w:r>
      <w:r w:rsidR="00531763">
        <w:t>.</w:t>
      </w:r>
      <w:r w:rsidR="004B7EF0">
        <w:t xml:space="preserve"> </w:t>
      </w:r>
      <w:r w:rsidR="004B7EF0">
        <w:rPr>
          <w:vertAlign w:val="subscript"/>
        </w:rPr>
        <w:t xml:space="preserve"> </w:t>
      </w:r>
      <w:r w:rsidR="0083373E">
        <w:t>Further, t</w:t>
      </w:r>
      <w:r w:rsidR="002F1937">
        <w:t xml:space="preserve">o test whether </w:t>
      </w:r>
      <w:r w:rsidR="00512F2B">
        <w:t>one</w:t>
      </w:r>
      <w:r w:rsidR="002F1937">
        <w:t xml:space="preserve"> economic optimum </w:t>
      </w:r>
      <w:r w:rsidR="004E05B5">
        <w:t>solution</w:t>
      </w:r>
      <w:r w:rsidR="00512F2B">
        <w:t xml:space="preserve"> alone</w:t>
      </w:r>
      <w:r w:rsidR="004E05B5">
        <w:fldChar w:fldCharType="begin" w:fldLock="1"/>
      </w:r>
      <w:r w:rsidR="00921365">
        <w:instrText>ADDIN CSL_CITATION { "citationItems" : [ { "id" : "ITEM-1", "itemData" : { "author" : [ { "dropping-particle" : "", "family" : "Dasgupta", "given" : "Partha", "non-dropping-particle" : "", "parse-names" : false, "suffix" : "" }, { "dropping-particle" : "", "family" : "Mitra", "given" : "Tapan", "non-dropping-particle" : "", "parse-names" : false, "suffix" : "" }, { "dropping-particle" : "", "family" : "Sorger", "given" : "Gerhard", "non-dropping-particle" : "", "parse-names" : false, "suffix" : "" } ], "id" : "ITEM-1", "issued" : { "date-parts" : [ [ "2016" ] ] }, "page" : "1-36", "title" : "Harvesting the Commons", "type" : "article-journal" }, "uris" : [ "http://www.mendeley.com/documents/?uuid=038c2fbd-5167-4b74-8937-cc7d64653966" ] } ], "mendeley" : { "formattedCitation" : "&lt;sup&gt;35&lt;/sup&gt;", "plainTextFormattedCitation" : "35", "previouslyFormattedCitation" : "&lt;sup&gt;35&lt;/sup&gt;" }, "properties" : { "noteIndex" : 0 }, "schema" : "https://github.com/citation-style-language/schema/raw/master/csl-citation.json" }</w:instrText>
      </w:r>
      <w:r w:rsidR="004E05B5">
        <w:fldChar w:fldCharType="separate"/>
      </w:r>
      <w:r w:rsidR="001C708F" w:rsidRPr="001C708F">
        <w:rPr>
          <w:noProof/>
          <w:vertAlign w:val="superscript"/>
        </w:rPr>
        <w:t>35</w:t>
      </w:r>
      <w:r w:rsidR="004E05B5">
        <w:fldChar w:fldCharType="end"/>
      </w:r>
      <w:r w:rsidR="004E05B5">
        <w:t xml:space="preserve"> could explain the harvest rate variations when compared to the </w:t>
      </w:r>
      <w:r w:rsidR="00C55954">
        <w:t>path-dependent</w:t>
      </w:r>
      <w:r w:rsidR="004E05B5">
        <w:t xml:space="preserve"> model solutions</w:t>
      </w:r>
      <w:r w:rsidR="002F1937">
        <w:t>, w</w:t>
      </w:r>
      <w:r w:rsidR="004E05B5">
        <w:t xml:space="preserve">e fitted </w:t>
      </w:r>
      <w:r w:rsidR="00C579F3">
        <w:t>a version of our</w:t>
      </w:r>
      <w:r w:rsidR="004E05B5">
        <w:t xml:space="preserve"> model</w:t>
      </w:r>
      <w:r w:rsidR="002F1937">
        <w:t xml:space="preserve"> </w:t>
      </w:r>
      <w:r w:rsidR="004E05B5">
        <w:t>that retains</w:t>
      </w:r>
      <w:r w:rsidR="002F1937">
        <w:t xml:space="preserve"> only the lower harvest rate </w:t>
      </w:r>
      <w:r w:rsidR="00B9746D">
        <w:t>solution regardless of initial conditions</w:t>
      </w:r>
      <w:r w:rsidR="00E67FC6">
        <w:t>.  This model variant</w:t>
      </w:r>
      <w:r w:rsidR="009E47E5">
        <w:t xml:space="preserve"> and the converse variant (with only the upper solution retained) both</w:t>
      </w:r>
      <w:r w:rsidR="00D33DFA">
        <w:t xml:space="preserve"> </w:t>
      </w:r>
      <w:r w:rsidR="009E47E5">
        <w:t>explain</w:t>
      </w:r>
      <w:r w:rsidR="00E67FC6">
        <w:t xml:space="preserve"> less variation</w:t>
      </w:r>
      <w:del w:id="119" w:author="simon levin" w:date="2017-07-16T20:23:00Z">
        <w:r w:rsidR="00E67FC6" w:rsidDel="00285F17">
          <w:delText>s</w:delText>
        </w:r>
      </w:del>
      <w:r w:rsidR="00E67FC6">
        <w:t xml:space="preserve"> than the mean</w:t>
      </w:r>
      <w:r w:rsidR="00FB55EB">
        <w:t xml:space="preserve"> (R</w:t>
      </w:r>
      <w:r w:rsidR="00FB55EB">
        <w:rPr>
          <w:vertAlign w:val="superscript"/>
        </w:rPr>
        <w:t>2</w:t>
      </w:r>
      <w:r w:rsidR="0083373E">
        <w:t>=</w:t>
      </w:r>
      <w:r w:rsidR="00E1239B">
        <w:t>-0.1</w:t>
      </w:r>
      <w:r w:rsidR="0083373E">
        <w:t>11</w:t>
      </w:r>
      <w:r w:rsidR="00FB55EB">
        <w:t>)</w:t>
      </w:r>
      <w:r w:rsidR="00E67FC6">
        <w:t xml:space="preserve">, indicating that the </w:t>
      </w:r>
      <w:del w:id="120" w:author="simon levin" w:date="2017-07-16T20:23:00Z">
        <w:r w:rsidR="0083373E" w:rsidDel="00285F17">
          <w:delText xml:space="preserve">path </w:delText>
        </w:r>
      </w:del>
      <w:ins w:id="121" w:author="simon levin" w:date="2017-07-16T20:23:00Z">
        <w:r w:rsidR="00285F17">
          <w:t>path-</w:t>
        </w:r>
      </w:ins>
      <w:r w:rsidR="0083373E">
        <w:t>dependent</w:t>
      </w:r>
      <w:r w:rsidR="00E67FC6">
        <w:t xml:space="preserve"> solutions are warranted.</w:t>
      </w:r>
    </w:p>
    <w:p w14:paraId="07063C9F" w14:textId="70322295" w:rsidR="000C19F2" w:rsidRDefault="00205B93" w:rsidP="002020CD">
      <w:pPr>
        <w:keepNext/>
        <w:jc w:val="center"/>
        <w:outlineLvl w:val="0"/>
      </w:pPr>
      <w:r>
        <w:rPr>
          <w:noProof/>
        </w:rPr>
        <w:lastRenderedPageBreak/>
        <w:drawing>
          <wp:inline distT="0" distB="0" distL="0" distR="0" wp14:anchorId="6D80C17D" wp14:editId="607E8145">
            <wp:extent cx="5935345" cy="5638800"/>
            <wp:effectExtent l="0" t="0" r="8255" b="0"/>
            <wp:docPr id="4" name="Picture 4" descr="RAManalysis%20data%20and%20fit%20panel%2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Manalysis%20data%20and%20fit%20panel%202.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345" cy="5638800"/>
                    </a:xfrm>
                    <a:prstGeom prst="rect">
                      <a:avLst/>
                    </a:prstGeom>
                    <a:noFill/>
                    <a:ln>
                      <a:noFill/>
                    </a:ln>
                  </pic:spPr>
                </pic:pic>
              </a:graphicData>
            </a:graphic>
          </wp:inline>
        </w:drawing>
      </w:r>
    </w:p>
    <w:p w14:paraId="409368F9" w14:textId="17CBB3E2" w:rsidR="00F63937" w:rsidRDefault="000C19F2" w:rsidP="004C2F32">
      <w:pPr>
        <w:pStyle w:val="Caption"/>
      </w:pPr>
      <w:bookmarkStart w:id="122" w:name="_Ref483402876"/>
      <w:r>
        <w:t xml:space="preserve">Figure </w:t>
      </w:r>
      <w:r w:rsidR="00CA2E10">
        <w:rPr>
          <w:i w:val="0"/>
          <w:iCs w:val="0"/>
        </w:rPr>
        <w:fldChar w:fldCharType="begin"/>
      </w:r>
      <w:r w:rsidR="00CA2E10">
        <w:rPr>
          <w:i w:val="0"/>
          <w:iCs w:val="0"/>
        </w:rPr>
        <w:instrText xml:space="preserve"> SEQ Figure \* ARABIC </w:instrText>
      </w:r>
      <w:r w:rsidR="00CA2E10">
        <w:rPr>
          <w:i w:val="0"/>
          <w:iCs w:val="0"/>
        </w:rPr>
        <w:fldChar w:fldCharType="separate"/>
      </w:r>
      <w:r w:rsidR="00D31A94">
        <w:rPr>
          <w:noProof/>
        </w:rPr>
        <w:t>3</w:t>
      </w:r>
      <w:r w:rsidR="00CA2E10">
        <w:rPr>
          <w:i w:val="0"/>
          <w:iCs w:val="0"/>
          <w:noProof/>
        </w:rPr>
        <w:fldChar w:fldCharType="end"/>
      </w:r>
      <w:bookmarkEnd w:id="122"/>
      <w:r>
        <w:t xml:space="preserve">. </w:t>
      </w:r>
      <w:r w:rsidR="00A80E5A">
        <w:t>a. Fitted m</w:t>
      </w:r>
      <w:r>
        <w:t xml:space="preserve">odel predictions </w:t>
      </w:r>
      <w:r w:rsidR="00363FFE">
        <w:t xml:space="preserve">on </w:t>
      </w:r>
      <w:r w:rsidR="00D31B28">
        <w:t>attracting</w:t>
      </w:r>
      <w:r w:rsidR="00363FFE">
        <w:t xml:space="preserve"> (solid curves) and </w:t>
      </w:r>
      <w:r w:rsidR="00D31B28">
        <w:t>repelling (dotted line) harvest rates</w:t>
      </w:r>
      <w:r w:rsidR="00A80E5A">
        <w:t xml:space="preserve"> as a function of </w:t>
      </w:r>
      <w:r w:rsidR="00CC4906" w:rsidRPr="00AB3E61">
        <w:rPr>
          <w:i w:val="0"/>
        </w:rPr>
        <w:sym w:font="Symbol" w:char="F067"/>
      </w:r>
      <w:r w:rsidR="00CC4906">
        <w:rPr>
          <w:i w:val="0"/>
        </w:rPr>
        <w:t>ln(</w:t>
      </w:r>
      <w:r w:rsidR="00A80E5A">
        <w:t>MSY</w:t>
      </w:r>
      <w:r w:rsidR="00CC4906">
        <w:rPr>
          <w:i w:val="0"/>
        </w:rPr>
        <w:t>),</w:t>
      </w:r>
      <w:r w:rsidR="00CC4906" w:rsidRPr="00874FD6">
        <w:t xml:space="preserve"> or cost/benefit times log of maximum sustainable yield</w:t>
      </w:r>
      <w:r w:rsidR="00A80E5A">
        <w:t>, with the RAM Legacy fishery data p</w:t>
      </w:r>
      <w:r w:rsidR="00D7321C">
        <w:t>lotted as either filled or open dots depending on initial conditions.</w:t>
      </w:r>
      <w:r w:rsidR="009D4444">
        <w:t xml:space="preserve">  </w:t>
      </w:r>
      <w:r w:rsidR="00D7321C">
        <w:t>b. R</w:t>
      </w:r>
      <w:r w:rsidR="00D7321C">
        <w:rPr>
          <w:vertAlign w:val="superscript"/>
        </w:rPr>
        <w:t>2</w:t>
      </w:r>
      <w:r w:rsidR="00D7321C">
        <w:t xml:space="preserve"> of the model fitted to the actual data (vertical line) compared to the null R</w:t>
      </w:r>
      <w:r w:rsidR="00D7321C">
        <w:rPr>
          <w:vertAlign w:val="superscript"/>
        </w:rPr>
        <w:t>2</w:t>
      </w:r>
      <w:r w:rsidR="00D7321C">
        <w:t xml:space="preserve"> distribution obtained from fitting the model to permuted harvest rates</w:t>
      </w:r>
      <w:r w:rsidR="00D76EA1">
        <w:t xml:space="preserve"> (repeated 100000 times)</w:t>
      </w:r>
      <w:r w:rsidR="00D7321C">
        <w:t>.</w:t>
      </w:r>
      <w:r w:rsidR="00D76EA1">
        <w:t xml:space="preserve">  c</w:t>
      </w:r>
      <w:r w:rsidR="004C2F32">
        <w:t>,</w:t>
      </w:r>
      <w:r w:rsidR="00D76EA1">
        <w:t xml:space="preserve"> d. Harvest rates and fitted model predictions as functions of </w:t>
      </w:r>
      <w:r w:rsidR="00D76EA1" w:rsidRPr="00AB3E61">
        <w:rPr>
          <w:i w:val="0"/>
        </w:rPr>
        <w:sym w:font="Symbol" w:char="F067"/>
      </w:r>
      <w:r w:rsidR="00C90BDD">
        <w:t xml:space="preserve">, for subsets of fisheries </w:t>
      </w:r>
      <w:r w:rsidR="004C2F32">
        <w:t>centering around ln(MSY)=</w:t>
      </w:r>
      <w:r w:rsidR="00C90BDD">
        <w:t>12 and 20 (±1)</w:t>
      </w:r>
    </w:p>
    <w:p w14:paraId="6E1C46C0" w14:textId="3B7725B2" w:rsidR="00892D3E" w:rsidRPr="00DA77EF" w:rsidRDefault="00892D3E" w:rsidP="00892D3E">
      <w:r>
        <w:tab/>
        <w:t xml:space="preserve">The clearest </w:t>
      </w:r>
      <w:del w:id="123" w:author="simon levin" w:date="2017-07-16T20:24:00Z">
        <w:r w:rsidDel="00285F17">
          <w:delText xml:space="preserve">path </w:delText>
        </w:r>
      </w:del>
      <w:ins w:id="124" w:author="simon levin" w:date="2017-07-16T20:24:00Z">
        <w:r w:rsidR="00285F17">
          <w:t>path-</w:t>
        </w:r>
      </w:ins>
      <w:r>
        <w:t xml:space="preserve">dependent patterns are observed in fisheries with high stock </w:t>
      </w:r>
      <w:del w:id="125" w:author="Edward Tekwa" w:date="2017-07-18T15:04:00Z">
        <w:r w:rsidDel="009043D4">
          <w:delText>MSY</w:delText>
        </w:r>
        <w:r w:rsidR="0055318F" w:rsidDel="009043D4">
          <w:delText xml:space="preserve"> </w:delText>
        </w:r>
        <w:r w:rsidDel="009043D4">
          <w:delText xml:space="preserve">as predicted </w:delText>
        </w:r>
      </w:del>
      <w:r w:rsidR="009E21CC">
        <w:t>(</w:t>
      </w:r>
      <w:r w:rsidR="009E21CC">
        <w:fldChar w:fldCharType="begin"/>
      </w:r>
      <w:r w:rsidR="009E21CC">
        <w:instrText xml:space="preserve"> REF _Ref483402876 \h </w:instrText>
      </w:r>
      <w:r w:rsidR="009E21CC">
        <w:fldChar w:fldCharType="separate"/>
      </w:r>
      <w:r w:rsidR="00497863">
        <w:t xml:space="preserve">Figure </w:t>
      </w:r>
      <w:r w:rsidR="00497863">
        <w:rPr>
          <w:noProof/>
        </w:rPr>
        <w:t>3</w:t>
      </w:r>
      <w:r w:rsidR="009E21CC">
        <w:fldChar w:fldCharType="end"/>
      </w:r>
      <w:r w:rsidR="009E21CC">
        <w:t>d)</w:t>
      </w:r>
      <w:r>
        <w:t xml:space="preserve">.  </w:t>
      </w:r>
      <w:r w:rsidR="00F578D3">
        <w:t>These</w:t>
      </w:r>
      <w:r>
        <w:t xml:space="preserve"> fisheries </w:t>
      </w:r>
      <w:r w:rsidR="009E21CC">
        <w:t xml:space="preserve">all </w:t>
      </w:r>
      <w:r>
        <w:t xml:space="preserve">belong to </w:t>
      </w:r>
      <w:r w:rsidR="002220FF">
        <w:t>a</w:t>
      </w:r>
      <w:r>
        <w:t xml:space="preserve"> </w:t>
      </w:r>
      <w:del w:id="126" w:author="simon levin" w:date="2017-07-16T20:24:00Z">
        <w:r w:rsidDel="00285F17">
          <w:delText xml:space="preserve">path </w:delText>
        </w:r>
      </w:del>
      <w:ins w:id="127" w:author="simon levin" w:date="2017-07-16T20:24:00Z">
        <w:r w:rsidR="00285F17">
          <w:t>path-</w:t>
        </w:r>
      </w:ins>
      <w:r>
        <w:t>dependent regi</w:t>
      </w:r>
      <w:r w:rsidR="006B6A32">
        <w:t>me</w:t>
      </w:r>
      <w:r>
        <w:t xml:space="preserve"> </w:t>
      </w:r>
      <w:r w:rsidR="009E21CC">
        <w:t xml:space="preserve">given their </w:t>
      </w:r>
      <w:r w:rsidR="004427B7">
        <w:t xml:space="preserve">sufficiently high </w:t>
      </w:r>
      <w:r w:rsidR="009E21CC" w:rsidRPr="00AB3E61">
        <w:rPr>
          <w:i/>
        </w:rPr>
        <w:sym w:font="Symbol" w:char="F067"/>
      </w:r>
      <w:r>
        <w:t>.</w:t>
      </w:r>
      <w:r w:rsidR="00D422AD">
        <w:t xml:space="preserve">  </w:t>
      </w:r>
      <w:r w:rsidR="00E63310">
        <w:t>Here,</w:t>
      </w:r>
      <w:r w:rsidR="00B64709">
        <w:t xml:space="preserve"> newer</w:t>
      </w:r>
      <w:r w:rsidR="00D422AD">
        <w:t xml:space="preserve"> fisheries in Alaska</w:t>
      </w:r>
      <w:r w:rsidR="00F578D3">
        <w:t>, Pacific US</w:t>
      </w:r>
      <w:r w:rsidR="00D422AD">
        <w:t xml:space="preserve">, the Indian Ocean, </w:t>
      </w:r>
      <w:r w:rsidR="0039024B">
        <w:t xml:space="preserve">Oceania, </w:t>
      </w:r>
      <w:r w:rsidR="00E63310">
        <w:t>and Argentina harvest</w:t>
      </w:r>
      <w:r w:rsidR="00D422AD">
        <w:t xml:space="preserve"> at the lower, socially optimal rates.  In contrast, </w:t>
      </w:r>
      <w:r w:rsidR="00722214">
        <w:t xml:space="preserve">older </w:t>
      </w:r>
      <w:r w:rsidR="00D422AD">
        <w:t>fisheries in the</w:t>
      </w:r>
      <w:r w:rsidR="0039024B">
        <w:t xml:space="preserve"> Atlantic US, the </w:t>
      </w:r>
      <w:r w:rsidR="0055668A">
        <w:t xml:space="preserve">North Sea, and Russia </w:t>
      </w:r>
      <w:r w:rsidR="00E63310">
        <w:t xml:space="preserve">continue to </w:t>
      </w:r>
      <w:r w:rsidR="0055668A">
        <w:t>harvest</w:t>
      </w:r>
      <w:r w:rsidR="00843725">
        <w:t xml:space="preserve"> near</w:t>
      </w:r>
      <w:r w:rsidR="0039024B">
        <w:t xml:space="preserve"> the higher, </w:t>
      </w:r>
      <w:r w:rsidR="00E63310">
        <w:t>suboptimal rates, which are expected given their histories of overharvesting before sustainability awareness became prevalent</w:t>
      </w:r>
      <w:r w:rsidR="00843725">
        <w:t>.</w:t>
      </w:r>
      <w:r w:rsidR="006B6A32">
        <w:t xml:space="preserve">  </w:t>
      </w:r>
      <w:r w:rsidR="00693621">
        <w:t>The</w:t>
      </w:r>
      <w:r w:rsidR="00B64709">
        <w:t xml:space="preserve"> segregation of these fisheries, </w:t>
      </w:r>
      <w:r w:rsidR="00E30CBE">
        <w:t>despite shared ecological and economic characteristics, illustrate</w:t>
      </w:r>
      <w:r w:rsidR="00E15561">
        <w:t xml:space="preserve"> the</w:t>
      </w:r>
      <w:r w:rsidR="00E30CBE">
        <w:t xml:space="preserve"> path dependence</w:t>
      </w:r>
      <w:r w:rsidR="00E15561">
        <w:t xml:space="preserve"> of </w:t>
      </w:r>
      <w:r w:rsidR="005305CC">
        <w:t xml:space="preserve">local </w:t>
      </w:r>
      <w:r w:rsidR="00E15561">
        <w:t>institutional change</w:t>
      </w:r>
      <w:r w:rsidR="00F77073">
        <w:t>.</w:t>
      </w:r>
      <w:r w:rsidR="00FD3153">
        <w:t xml:space="preserve"> In contrast, fisheries with small MSY</w:t>
      </w:r>
      <w:r w:rsidR="00E63310">
        <w:t xml:space="preserve"> </w:t>
      </w:r>
      <w:r w:rsidR="00800569">
        <w:t xml:space="preserve">and </w:t>
      </w:r>
      <w:r w:rsidR="00800569" w:rsidRPr="00AB3E61">
        <w:rPr>
          <w:i/>
        </w:rPr>
        <w:sym w:font="Symbol" w:char="F067"/>
      </w:r>
      <w:r w:rsidR="00800569">
        <w:t xml:space="preserve"> </w:t>
      </w:r>
      <w:r w:rsidR="00E63310">
        <w:t xml:space="preserve">should be path </w:t>
      </w:r>
      <w:r w:rsidR="00800569">
        <w:t>in</w:t>
      </w:r>
      <w:r w:rsidR="00E63310">
        <w:t>dependent, which is corroborated by the data</w:t>
      </w:r>
      <w:r w:rsidR="00FD3153">
        <w:t xml:space="preserve"> </w:t>
      </w:r>
      <w:r w:rsidR="009E3683">
        <w:t>scattered</w:t>
      </w:r>
      <w:r w:rsidR="00FD3153">
        <w:t xml:space="preserve"> around </w:t>
      </w:r>
      <w:r w:rsidR="00FD3153">
        <w:rPr>
          <w:i/>
        </w:rPr>
        <w:t>F</w:t>
      </w:r>
      <w:r w:rsidR="00FD3153">
        <w:rPr>
          <w:i/>
          <w:vertAlign w:val="subscript"/>
        </w:rPr>
        <w:t>MSY</w:t>
      </w:r>
      <w:r w:rsidR="00DA77EF">
        <w:t xml:space="preserve"> even though most </w:t>
      </w:r>
      <w:r w:rsidR="00DA77EF">
        <w:lastRenderedPageBreak/>
        <w:t xml:space="preserve">of them </w:t>
      </w:r>
      <w:r w:rsidR="00E63310">
        <w:t>initially harvested</w:t>
      </w:r>
      <w:r w:rsidR="00DA77EF">
        <w:t xml:space="preserve"> below </w:t>
      </w:r>
      <w:r w:rsidR="00DA77EF">
        <w:rPr>
          <w:i/>
        </w:rPr>
        <w:t>F</w:t>
      </w:r>
      <w:r w:rsidR="00DA77EF">
        <w:rPr>
          <w:i/>
          <w:vertAlign w:val="subscript"/>
        </w:rPr>
        <w:t>MSY</w:t>
      </w:r>
      <w:r w:rsidR="00E63310">
        <w:rPr>
          <w:i/>
        </w:rPr>
        <w:t xml:space="preserve"> </w:t>
      </w:r>
      <w:r w:rsidR="00E63310">
        <w:t>(</w:t>
      </w:r>
      <w:r w:rsidR="00E63310">
        <w:fldChar w:fldCharType="begin"/>
      </w:r>
      <w:r w:rsidR="00E63310">
        <w:instrText xml:space="preserve"> REF _Ref483402876 \h </w:instrText>
      </w:r>
      <w:r w:rsidR="00E63310">
        <w:fldChar w:fldCharType="separate"/>
      </w:r>
      <w:r w:rsidR="00497863">
        <w:t xml:space="preserve">Figure </w:t>
      </w:r>
      <w:r w:rsidR="00497863">
        <w:rPr>
          <w:noProof/>
        </w:rPr>
        <w:t>3</w:t>
      </w:r>
      <w:r w:rsidR="00E63310">
        <w:fldChar w:fldCharType="end"/>
      </w:r>
      <w:r w:rsidR="00E63310">
        <w:t xml:space="preserve">c).  Interestingly, many of these fisheries </w:t>
      </w:r>
      <w:r w:rsidR="00800569">
        <w:t>historically</w:t>
      </w:r>
      <w:r w:rsidR="00E63310">
        <w:t xml:space="preserve"> </w:t>
      </w:r>
      <w:r w:rsidR="00800569">
        <w:t>overestimated their stock MSYs</w:t>
      </w:r>
      <w:r w:rsidR="00E63310">
        <w:t xml:space="preserve">, and yet </w:t>
      </w:r>
      <w:r w:rsidR="00800569">
        <w:t>they converge</w:t>
      </w:r>
      <w:r w:rsidR="00B91CED">
        <w:t>d</w:t>
      </w:r>
      <w:r w:rsidR="00800569">
        <w:t xml:space="preserve"> around </w:t>
      </w:r>
      <w:r w:rsidR="00800569">
        <w:rPr>
          <w:i/>
        </w:rPr>
        <w:t>F</w:t>
      </w:r>
      <w:r w:rsidR="00800569">
        <w:rPr>
          <w:i/>
          <w:vertAlign w:val="subscript"/>
        </w:rPr>
        <w:t>MSY</w:t>
      </w:r>
      <w:r w:rsidR="00E63310">
        <w:t xml:space="preserve"> </w:t>
      </w:r>
      <w:r w:rsidR="00800569">
        <w:t xml:space="preserve">as we would expect in the </w:t>
      </w:r>
      <w:del w:id="128" w:author="simon levin" w:date="2017-07-16T20:24:00Z">
        <w:r w:rsidR="00800569" w:rsidDel="00285F17">
          <w:delText xml:space="preserve">path </w:delText>
        </w:r>
      </w:del>
      <w:ins w:id="129" w:author="simon levin" w:date="2017-07-16T20:24:00Z">
        <w:r w:rsidR="00285F17">
          <w:t>path-</w:t>
        </w:r>
      </w:ins>
      <w:r w:rsidR="00800569">
        <w:t>independent regime.</w:t>
      </w:r>
    </w:p>
    <w:p w14:paraId="19BC2D3E" w14:textId="4A93CBE6" w:rsidR="00975247" w:rsidRDefault="00DB68CB" w:rsidP="00A8322C">
      <w:pPr>
        <w:outlineLvl w:val="0"/>
      </w:pPr>
      <w:r>
        <w:tab/>
      </w:r>
      <w:r w:rsidR="00A8322C">
        <w:t>Our results indicate that</w:t>
      </w:r>
      <w:r w:rsidR="00545988">
        <w:t xml:space="preserve"> fisheries with socially desirable practices act out of the same motivations </w:t>
      </w:r>
      <w:r w:rsidR="002F26E7">
        <w:t xml:space="preserve">as </w:t>
      </w:r>
      <w:r w:rsidR="00545988">
        <w:t>o</w:t>
      </w:r>
      <w:r w:rsidR="002F26E7">
        <w:t>verharvesting fisheries</w:t>
      </w:r>
      <w:r w:rsidR="00A83675">
        <w:t xml:space="preserve">; </w:t>
      </w:r>
      <w:r w:rsidR="00545988">
        <w:t xml:space="preserve">their differences </w:t>
      </w:r>
      <w:r w:rsidR="00BA1BC8">
        <w:t>may</w:t>
      </w:r>
      <w:r w:rsidR="00545988">
        <w:t xml:space="preserve"> </w:t>
      </w:r>
      <w:r w:rsidR="00A83675">
        <w:t xml:space="preserve">largely </w:t>
      </w:r>
      <w:r w:rsidR="0088251A">
        <w:t>be</w:t>
      </w:r>
      <w:r w:rsidR="00545988">
        <w:t xml:space="preserve"> due to path dependence and not</w:t>
      </w:r>
      <w:r w:rsidR="006F1262">
        <w:t xml:space="preserve"> necessarily</w:t>
      </w:r>
      <w:r w:rsidR="00545988">
        <w:t xml:space="preserve"> to differences in </w:t>
      </w:r>
      <w:r w:rsidR="00BA1BC8">
        <w:t>incentive</w:t>
      </w:r>
      <w:r w:rsidR="0088251A">
        <w:fldChar w:fldCharType="begin" w:fldLock="1"/>
      </w:r>
      <w:r w:rsidR="00921365">
        <w:instrText>ADDIN CSL_CITATION { "citationItems" : [ { "id" : "ITEM-1", "itemData" : { "DOI" : "10.1073/pnas.1604982113", "author" : [ { "dropping-particle" : "", "family" : "Lubchenco", "given" : "Jane", "non-dropping-particle" : "", "parse-names" : false, "suffix" : "" }, { "dropping-particle" : "", "family" : "Cerny-chipman", "given" : "Elizabeth B", "non-dropping-particle" : "", "parse-names" : false, "suffix" : "" }, { "dropping-particle" : "", "family" : "Reimer", "given" : "Jessica N", "non-dropping-particle" : "", "parse-names" : false, "suffix" : "" }, { "dropping-particle" : "", "family" : "Levin", "given" : "Simon A", "non-dropping-particle" : "", "parse-names" : false, "suffix" : "" } ], "id" : "ITEM-1", "issued" : { "date-parts" : [ [ "2016" ] ] }, "title" : "The right incentives enable ocean sustainability successes and provide hope for the future", "type" : "article-journal" }, "uris" : [ "http://www.mendeley.com/documents/?uuid=bfafbe4b-55a7-433e-83d3-3e79a27330e7" ] } ], "mendeley" : { "formattedCitation" : "&lt;sup&gt;36&lt;/sup&gt;", "plainTextFormattedCitation" : "36", "previouslyFormattedCitation" : "&lt;sup&gt;36&lt;/sup&gt;" }, "properties" : { "noteIndex" : 0 }, "schema" : "https://github.com/citation-style-language/schema/raw/master/csl-citation.json" }</w:instrText>
      </w:r>
      <w:r w:rsidR="0088251A">
        <w:fldChar w:fldCharType="separate"/>
      </w:r>
      <w:r w:rsidR="001C708F" w:rsidRPr="001C708F">
        <w:rPr>
          <w:noProof/>
          <w:vertAlign w:val="superscript"/>
        </w:rPr>
        <w:t>36</w:t>
      </w:r>
      <w:r w:rsidR="0088251A">
        <w:fldChar w:fldCharType="end"/>
      </w:r>
      <w:r w:rsidR="0088251A">
        <w:t>, discounting</w:t>
      </w:r>
      <w:r w:rsidR="0088251A">
        <w:fldChar w:fldCharType="begin" w:fldLock="1"/>
      </w:r>
      <w:r w:rsidR="00921365">
        <w:instrText>ADDIN CSL_CITATION { "citationItems" : [ { "id" : "ITEM-1", "itemData" : { "DOI" : "10.1007/s11166-008-9049-6", "ISBN" : "0895-5646", "ISSN" : "08955646", "abstract" : "In this paper I offer a fairly complete account of the idea of social discount rates as applied to public policy analysis. I show that those rates are neither ethical primitives nor observables as market rates of return on investment, but that they ought instead to be derived from economic forecasts and society's conception of distributive justice concerning the allocation of goods and services across personal identities, time, and events. However, I also show that if future uncertainties are large, the formulation of intergenerational well-being we economists have grown used to could lead to ethical paradoxes even if the uncertainties are thin-tailed. Various modelling avenues that offer a way out of the dilemma are discussed. None is entirely satisfactory.", "author" : [ { "dropping-particle" : "", "family" : "Dasgupta", "given" : "Partha", "non-dropping-particle" : "", "parse-names" : false, "suffix" : "" } ], "container-title" : "Journal of Risk and Uncertainty", "id" : "ITEM-1", "issue" : "2-3", "issued" : { "date-parts" : [ [ "2008" ] ] }, "page" : "141-169", "title" : "Discounting climate change", "type" : "article-journal", "volume" : "37" }, "uris" : [ "http://www.mendeley.com/documents/?uuid=68ad93e6-b403-4774-a5e8-7daf2224cede" ] } ], "mendeley" : { "formattedCitation" : "&lt;sup&gt;37&lt;/sup&gt;", "plainTextFormattedCitation" : "37", "previouslyFormattedCitation" : "&lt;sup&gt;37&lt;/sup&gt;" }, "properties" : { "noteIndex" : 0 }, "schema" : "https://github.com/citation-style-language/schema/raw/master/csl-citation.json" }</w:instrText>
      </w:r>
      <w:r w:rsidR="0088251A">
        <w:fldChar w:fldCharType="separate"/>
      </w:r>
      <w:r w:rsidR="001C708F" w:rsidRPr="001C708F">
        <w:rPr>
          <w:noProof/>
          <w:vertAlign w:val="superscript"/>
        </w:rPr>
        <w:t>37</w:t>
      </w:r>
      <w:r w:rsidR="0088251A">
        <w:fldChar w:fldCharType="end"/>
      </w:r>
      <w:r w:rsidR="0088251A">
        <w:t>, or sto</w:t>
      </w:r>
      <w:r w:rsidR="002B1BC6">
        <w:t>ck valuation</w:t>
      </w:r>
      <w:r w:rsidR="0088251A">
        <w:fldChar w:fldCharType="begin" w:fldLock="1"/>
      </w:r>
      <w:r w:rsidR="00921365">
        <w:instrText>ADDIN CSL_CITATION { "citationItems" : [ { "id" : "ITEM-1", "itemData" : { "author" : [ { "dropping-particle" : "", "family" : "Heal", "given" : "Geoffrey M.", "non-dropping-particle" : "", "parse-names" : false, "suffix" : "" } ], "id" : "ITEM-1", "issued" : { "date-parts" : [ [ "1998" ] ] }, "publisher" : "Columbia University Press", "publisher-place" : "New York", "title" : "Economic Theory and Sustainability", "type" : "book" }, "uris" : [ "http://www.mendeley.com/documents/?uuid=878f22dd-7f36-42d0-a106-699558ffdd8c" ] }, { "id" : "ITEM-2", "itemData" : { "DOI" : "10.1038/nclimate2871", "ISSN" : "1758-678X", "author" : [ { "dropping-particle" : "", "family" : "Fenichel", "given" : "Eli P.", "non-dropping-particle" : "", "parse-names" : false, "suffix" : "" }, { "dropping-particle" : "", "family" : "Levin", "given" : "Simon A.", "non-dropping-particle" : "", "parse-names" : false, "suffix" : "" }, { "dropping-particle" : "", "family" : "McCay", "given" : "Bonnie", "non-dropping-particle" : "", "parse-names" : false, "suffix" : "" }, { "dropping-particle" : "", "family" : "Martin", "given" : "Kevin", "non-dropping-particle" : "St.", "parse-names" : false, "suffix" : "" }, { "dropping-particle" : "", "family" : "Abbott", "given" : "Joshua K.", "non-dropping-particle" : "", "parse-names" : false, "suffix" : "" }, { "dropping-particle" : "", "family" : "Pinsky", "given" : "Malin L.", "non-dropping-particle" : "", "parse-names" : false, "suffix" : "" } ], "container-title" : "Nature Climate Change", "id" : "ITEM-2", "issue" : "3", "issued" : { "date-parts" : [ [ "2016" ] ] }, "page" : "237-244", "publisher" : "Nature Publishing Group", "title" : "Wealth reallocation and sustainability under climate change", "type" : "article-journal", "volume" : "6" }, "uris" : [ "http://www.mendeley.com/documents/?uuid=8d454c90-9f1c-4ca7-a72d-5661f9a2f4bc" ] } ], "mendeley" : { "formattedCitation" : "&lt;sup&gt;30,38&lt;/sup&gt;", "plainTextFormattedCitation" : "30,38", "previouslyFormattedCitation" : "&lt;sup&gt;30,38&lt;/sup&gt;" }, "properties" : { "noteIndex" : 0 }, "schema" : "https://github.com/citation-style-language/schema/raw/master/csl-citation.json" }</w:instrText>
      </w:r>
      <w:r w:rsidR="0088251A">
        <w:fldChar w:fldCharType="separate"/>
      </w:r>
      <w:r w:rsidR="001C708F" w:rsidRPr="001C708F">
        <w:rPr>
          <w:noProof/>
          <w:vertAlign w:val="superscript"/>
        </w:rPr>
        <w:t>30,38</w:t>
      </w:r>
      <w:r w:rsidR="0088251A">
        <w:fldChar w:fldCharType="end"/>
      </w:r>
      <w:r w:rsidR="00545988">
        <w:t>.</w:t>
      </w:r>
      <w:r w:rsidR="00643C88">
        <w:t xml:space="preserve">  Path dependence </w:t>
      </w:r>
      <w:r w:rsidR="006B7174">
        <w:t>he</w:t>
      </w:r>
      <w:r w:rsidR="002424A6">
        <w:t>re can be attributed</w:t>
      </w:r>
      <w:r w:rsidR="006B7174">
        <w:t xml:space="preserve"> to</w:t>
      </w:r>
      <w:r w:rsidR="00643C88">
        <w:t xml:space="preserve"> gradualism, or institutions’ inability to make drastic change, and imposes a strategy resilience</w:t>
      </w:r>
      <w:r w:rsidR="00CE5041">
        <w:t xml:space="preserve"> </w:t>
      </w:r>
      <w:r w:rsidR="00643C88">
        <w:t>that is not necessarily desirable</w:t>
      </w:r>
      <w:r w:rsidR="00643C88">
        <w:fldChar w:fldCharType="begin" w:fldLock="1"/>
      </w:r>
      <w:r w:rsidR="00921365">
        <w:instrText>ADDIN CSL_CITATION { "citationItems" : [ { "id" : "ITEM-1", "itemData" : { "author" : [ { "dropping-particle" : "", "family" : "Ludwig", "given" : "Donald", "non-dropping-particle" : "", "parse-names" : false, "suffix" : "" }, { "dropping-particle" : "", "family" : "Walker", "given" : "Brian", "non-dropping-particle" : "", "parse-names" : false, "suffix" : "" }, { "dropping-particle" : "", "family" : "Holling", "given" : "Crawford S", "non-dropping-particle" : "", "parse-names" : false, "suffix" : "" } ], "container-title" : "Conservation Ecology", "id" : "ITEM-1", "issue" : "1", "issued" : { "date-parts" : [ [ "1997" ] ] }, "title" : "Sustainability, stability, and resilience", "type" : "article-journal", "volume" : "1" }, "uris" : [ "http://www.mendeley.com/documents/?uuid=1f7f7050-8fe7-40c8-bf5d-8153e8bd1429" ] } ], "mendeley" : { "formattedCitation" : "&lt;sup&gt;39&lt;/sup&gt;", "plainTextFormattedCitation" : "39", "previouslyFormattedCitation" : "&lt;sup&gt;39&lt;/sup&gt;" }, "properties" : { "noteIndex" : 0 }, "schema" : "https://github.com/citation-style-language/schema/raw/master/csl-citation.json" }</w:instrText>
      </w:r>
      <w:r w:rsidR="00643C88">
        <w:fldChar w:fldCharType="separate"/>
      </w:r>
      <w:r w:rsidR="001C708F" w:rsidRPr="001C708F">
        <w:rPr>
          <w:noProof/>
          <w:vertAlign w:val="superscript"/>
        </w:rPr>
        <w:t>39</w:t>
      </w:r>
      <w:r w:rsidR="00643C88">
        <w:fldChar w:fldCharType="end"/>
      </w:r>
      <w:r w:rsidR="00643C88">
        <w:t>.</w:t>
      </w:r>
      <w:r w:rsidR="00CE5041">
        <w:t xml:space="preserve"> </w:t>
      </w:r>
      <w:r w:rsidR="00410609">
        <w:t xml:space="preserve"> P</w:t>
      </w:r>
      <w:r w:rsidR="00643C88">
        <w:t>ath dependence also leaves hope for seismic shift</w:t>
      </w:r>
      <w:r w:rsidR="007F6FBC">
        <w:t>s</w:t>
      </w:r>
      <w:r w:rsidR="00643C88">
        <w:t xml:space="preserve"> toward desirable states, </w:t>
      </w:r>
      <w:r w:rsidR="007F6FBC">
        <w:t>perhaps due to social innovations in incentives and valuation</w:t>
      </w:r>
      <w:r w:rsidR="00CE5041">
        <w:t>.</w:t>
      </w:r>
      <w:r w:rsidR="006A4C9A">
        <w:t xml:space="preserve">  However,</w:t>
      </w:r>
      <w:r w:rsidR="002424A6">
        <w:t xml:space="preserve"> it is not clear whether resource recovery </w:t>
      </w:r>
      <w:r w:rsidR="00F20422">
        <w:t>(estimated at a decade</w:t>
      </w:r>
      <w:ins w:id="130" w:author="Edward Tekwa" w:date="2017-07-18T14:10:00Z">
        <w:r w:rsidR="00921365">
          <w:fldChar w:fldCharType="begin" w:fldLock="1"/>
        </w:r>
      </w:ins>
      <w:r w:rsidR="00921365">
        <w:instrText>ADDIN CSL_CITATION { "citationItems" : [ { "id" : "ITEM-1", "itemData" : { "DOI" : "10.1371/journal.pone.0040542", "ISBN" : "1932-6203", "ISSN" : "19326203", "PMID" : "22808187", "abstract" : "Global marine fisheries are currently underperforming, largely due to overfishing. An analysis of global databases finds that resource rent net of subsidies from rebuilt world fisheries could increase from the current negative US$13 billion to positive US$54 billion per year, resulting in a net gain of US$600 to US$1,400 billion in present value over fifty years after rebuilding. To realize this gain, governments need to implement a rebuilding program at a cost of about US$203 (US$130\u2013US$292) billion in present value. We estimate that it would take just 12 years after rebuilding begins for the benefits to surpass the cost. Even without accounting for the potential boost to recreational fisheries, and ignoring ancillary and non-market values that would likely increase, the potential benefits of rebuilding global fisheries far outweigh the costs.", "author" : [ { "dropping-particle" : "", "family" : "Sumaila", "given" : "Ussif Rashid", "non-dropping-particle" : "", "parse-names" : false, "suffix" : "" }, { "dropping-particle" : "", "family" : "Cheung", "given" : "William", "non-dropping-particle" : "", "parse-names" : false, "suffix" : "" }, { "dropping-particle" : "", "family" : "Dyck", "given" : "Andrew", "non-dropping-particle" : "", "parse-names" : false, "suffix" : "" }, { "dropping-particle" : "", "family" : "Gueye", "given" : "Kamal", "non-dropping-particle" : "", "parse-names" : false, "suffix" : "" }, { "dropping-particle" : "", "family" : "Huang", "given" : "Ling", "non-dropping-particle" : "", "parse-names" : false, "suffix" : "" }, { "dropping-particle" : "", "family" : "Lam", "given" : "Vicky", "non-dropping-particle" : "", "parse-names" : false, "suffix" : "" }, { "dropping-particle" : "", "family" : "Pauly", "given" : "Daniel", "non-dropping-particle" : "", "parse-names" : false, "suffix" : "" }, { "dropping-particle" : "", "family" : "Srinivasan", "given" : "Thara", "non-dropping-particle" : "", "parse-names" : false, "suffix" : "" }, { "dropping-particle" : "", "family" : "Swartz", "given" : "Wilf", "non-dropping-particle" : "", "parse-names" : false, "suffix" : "" }, { "dropping-particle" : "", "family" : "Watson", "given" : "Reginald", "non-dropping-particle" : "", "parse-names" : false, "suffix" : "" }, { "dropping-particle" : "", "family" : "Zeller", "given" : "Dirk", "non-dropping-particle" : "", "parse-names" : false, "suffix" : "" } ], "container-title" : "PLoS ONE", "id" : "ITEM-1", "issue" : "7", "issued" : { "date-parts" : [ [ "2012" ] ] }, "title" : "Benefits of rebuilding global marine fisheries outweigh costs", "type" : "article-journal", "volume" : "7" }, "uris" : [ "http://www.mendeley.com/documents/?uuid=5fb909a4-8827-4a53-88a3-0d9935826eff" ] }, { "id" : "ITEM-2", "itemData" : { "DOI" : "10.1073/pnas.0709640104", "ISBN" : "1091-6490 (Electronic)\\n0027-8424 (Linking)", "ISSN" : "0027-8424", "PMID" : "18056803", "abstract" : "We describe two recently proposed randomized algorithms for the construction of low-rank approximations to matrices, and demonstrate their application (inter alia) to the evaluation of the singular value decompositions of numerically low-rank matrices. Being probabilistic, the schemes described here have a finite probability of failure; in most cases, this probability is rather negligible (10(-17) is a typical value). In many situations, the new procedures are considerably more efficient and reliable than the classical (deterministic) ones; they also parallelize naturally. We present several numerical examples to illustrate the performance of the schemes.", "author" : [ { "dropping-particle" : "", "family" : "Costello", "given" : "Christopher", "non-dropping-particle" : "", "parse-names" : false, "suffix" : "" }, { "dropping-particle" : "", "family" : "Ovando", "given" : "D", "non-dropping-particle" : "", "parse-names" : false, "suffix" : "" }, { "dropping-particle" : "", "family" : "Clavelle", "given" : "T", "non-dropping-particle" : "", "parse-names" : false, "suffix" : "" }, { "dropping-particle" : "", "family" : "Strauss", "given" : "CK", "non-dropping-particle" : "", "parse-names" : false, "suffix" : "" }, { "dropping-particle" : "", "family" : "Hilborn", "given" : "Ray", "non-dropping-particle" : "", "parse-names" : false, "suffix" : "" }, { "dropping-particle" : "", "family" : "Melnychuk", "given" : "MC", "non-dropping-particle" : "", "parse-names" : false, "suffix" : "" }, { "dropping-particle" : "", "family" : "Branch", "given" : "Trevor A", "non-dropping-particle" : "", "parse-names" : false, "suffix" : "" }, { "dropping-particle" : "", "family" : "Gaines", "given" : "Steven D", "non-dropping-particle" : "", "parse-names" : false, "suffix" : "" }, { "dropping-particle" : "", "family" : "Szuwalski", "given" : "CS", "non-dropping-particle" : "", "parse-names" : false, "suffix" : "" }, { "dropping-particle" : "", "family" : "Cabrai", "given" : "RB", "non-dropping-particle" : "", "parse-names" : false, "suffix" : "" }, { "dropping-particle" : "", "family" : "Rader", "given" : "DN", "non-dropping-particle" : "", "parse-names" : false, "suffix" : "" }, { "dropping-particle" : "", "family" : "Leland", "given" : "A", "non-dropping-particle" : "", "parse-names" : false, "suffix" : "" } ], "container-title" : "Proceedings of the National Academy of Sciences of the United States of America", "id" : "ITEM-2", "issued" : { "date-parts" : [ [ "2016" ] ] }, "page" : "in review", "title" : "Global fishery futures under contrasting management regimes", "type" : "article-journal" }, "uris" : [ "http://www.mendeley.com/documents/?uuid=796efbbe-a195-4195-bfbc-f9f3d3c4c6d0" ] } ], "mendeley" : { "formattedCitation" : "&lt;sup&gt;32,40&lt;/sup&gt;", "plainTextFormattedCitation" : "32,40" }, "properties" : { "noteIndex" : 0 }, "schema" : "https://github.com/citation-style-language/schema/raw/master/csl-citation.json" }</w:instrText>
      </w:r>
      <w:r w:rsidR="00921365">
        <w:fldChar w:fldCharType="separate"/>
      </w:r>
      <w:r w:rsidR="00921365" w:rsidRPr="00921365">
        <w:rPr>
          <w:noProof/>
          <w:vertAlign w:val="superscript"/>
        </w:rPr>
        <w:t>32,40</w:t>
      </w:r>
      <w:ins w:id="131" w:author="Edward Tekwa" w:date="2017-07-18T14:10:00Z">
        <w:r w:rsidR="00921365">
          <w:fldChar w:fldCharType="end"/>
        </w:r>
      </w:ins>
      <w:r w:rsidR="00F20422">
        <w:t>)</w:t>
      </w:r>
      <w:r w:rsidR="00CE6B08">
        <w:t xml:space="preserve"> </w:t>
      </w:r>
      <w:commentRangeStart w:id="132"/>
      <w:r w:rsidR="002424A6">
        <w:t xml:space="preserve">is fast enough </w:t>
      </w:r>
      <w:r w:rsidR="00CE6B08">
        <w:t xml:space="preserve">for </w:t>
      </w:r>
      <w:r w:rsidR="006E7018">
        <w:t xml:space="preserve">local </w:t>
      </w:r>
      <w:r w:rsidR="00583527">
        <w:t>institutions to see the benefit</w:t>
      </w:r>
      <w:r w:rsidR="006A4C9A">
        <w:t xml:space="preserve"> of a large downward shift in harvest rate</w:t>
      </w:r>
      <w:commentRangeEnd w:id="132"/>
      <w:r w:rsidR="00CF52DF">
        <w:rPr>
          <w:rStyle w:val="CommentReference"/>
        </w:rPr>
        <w:commentReference w:id="132"/>
      </w:r>
      <w:r w:rsidR="00583527">
        <w:t>.</w:t>
      </w:r>
      <w:r w:rsidR="0036065A">
        <w:t xml:space="preserve">  New theoretical advances are required to address the</w:t>
      </w:r>
      <w:r w:rsidR="00D06EE6">
        <w:t xml:space="preserve"> mechanisms and</w:t>
      </w:r>
      <w:r w:rsidR="0036065A">
        <w:t xml:space="preserve"> sustainability of </w:t>
      </w:r>
      <w:r w:rsidR="00E77B0F">
        <w:t xml:space="preserve">such a </w:t>
      </w:r>
      <w:r w:rsidR="00D06EE6">
        <w:t xml:space="preserve">large strategy </w:t>
      </w:r>
      <w:r w:rsidR="0036065A">
        <w:t>shift</w:t>
      </w:r>
      <w:r w:rsidR="00E77B0F">
        <w:t>.</w:t>
      </w:r>
    </w:p>
    <w:p w14:paraId="797193C7" w14:textId="0ABE08D6" w:rsidR="00793E1E" w:rsidRDefault="00643C88" w:rsidP="00CF52DF">
      <w:pPr>
        <w:ind w:firstLine="720"/>
        <w:outlineLvl w:val="0"/>
      </w:pPr>
      <w:r>
        <w:t xml:space="preserve">Marine fisheries are vital </w:t>
      </w:r>
      <w:r w:rsidR="007F6FBC">
        <w:t>to cultures and economies</w:t>
      </w:r>
      <w:r w:rsidR="007F6FBC">
        <w:fldChar w:fldCharType="begin" w:fldLock="1"/>
      </w:r>
      <w:r w:rsidR="00921365">
        <w:instrText>ADDIN CSL_CITATION { "citationItems" : [ { "id" : "ITEM-1", "itemData" : { "DOI" : "10.1038/nature11397", "ISSN" : "0028-0836", "author" : [ { "dropping-particle" : "", "family" : "Halpern", "given" : "Benjamin S", "non-dropping-particle" : "", "parse-names" : false, "suffix" : "" }, { "dropping-particle" : "", "family" : "Longo", "given" : "Catherine", "non-dropping-particle" : "", "parse-names" : false, "suffix" : "" }, { "dropping-particle" : "", "family" : "Hardy", "given" : "Darren", "non-dropping-particle" : "", "parse-names" : false, "suffix" : "" }, { "dropping-particle" : "", "family" : "Mcleod", "given" : "Karen L", "non-dropping-particle" : "", "parse-names" : false, "suffix" : "" }, { "dropping-particle" : "", "family" : "Samhouri", "given" : "Jameal F", "non-dropping-particle" : "", "parse-names" : false, "suffix" : "" }, { "dropping-particle" : "", "family" : "Katona", "given" : "Steven K", "non-dropping-particle" : "", "parse-names" : false, "suffix" : "" }, { "dropping-particle" : "", "family" : "Kleisner", "given" : "Kristin", "non-dropping-particle" : "", "parse-names" : false, "suffix" : "" }, { "dropping-particle" : "", "family" : "Lester", "given" : "Sarah E", "non-dropping-particle" : "", "parse-names" : false, "suffix" : "" }, { "dropping-particle" : "", "family" : "Leary", "given" : "Jennifer O", "non-dropping-particle" : "", "parse-names" : false, "suffix" : "" }, { "dropping-particle" : "", "family" : "Ranelletti", "given" : "Marla", "non-dropping-particle" : "", "parse-names" : false, "suffix" : "" }, { "dropping-particle" : "", "family" : "Rosenberg", "given" : "Andrew A", "non-dropping-particle" : "", "parse-names" : false, "suffix" : "" }, { "dropping-particle" : "", "family" : "Scarborough", "given" : "Courtney", "non-dropping-particle" : "", "parse-names" : false, "suffix" : "" }, { "dropping-particle" : "", "family" : "Selig", "given" : "Elizabeth R", "non-dropping-particle" : "", "parse-names" : false, "suffix" : "" }, { "dropping-particle" : "", "family" : "Best", "given" : "Benjamin D", "non-dropping-particle" : "", "parse-names" : false, "suffix" : "" }, { "dropping-particle" : "", "family" : "Brumbaugh", "given" : "Daniel R", "non-dropping-particle" : "", "parse-names" : false, "suffix" : "" }, { "dropping-particle" : "", "family" : "Chapin", "given" : "F Stuart", "non-dropping-particle" : "", "parse-names" : false, "suffix" : "" }, { "dropping-particle" : "", "family" : "Crowder", "given" : "Larry B", "non-dropping-particle" : "", "parse-names" : false, "suffix" : "" }, { "dropping-particle" : "", "family" : "Daly", "given" : "Kendra L", "non-dropping-particle" : "", "parse-names" : false, "suffix" : "" }, { "dropping-particle" : "", "family" : "Doney", "given" : "Scott C", "non-dropping-particle" : "", "parse-names" : false, "suffix" : "" }, { "dropping-particle" : "", "family" : "Elfes", "given" : "Cristiane", "non-dropping-particle" : "", "parse-names" : false, "suffix" : "" }, { "dropping-particle" : "", "family" : "Fogarty", "given" : "Michael J", "non-dropping-particle" : "", "parse-names" : false, "suffix" : "" }, { "dropping-particle" : "", "family" : "Gaines", "given" : "Steven D", "non-dropping-particle" : "", "parse-names" : false, "suffix" : "" }, { "dropping-particle" : "", "family" : "Jacobsen", "given" : "Kelsey I", "non-dropping-particle" : "", "parse-names" : false, "suffix" : "" }, { "dropping-particle" : "", "family" : "Karrer", "given" : "Leah Bunce", "non-dropping-particle" : "", "parse-names" : false, "suffix" : "" }, { "dropping-particle" : "", "family" : "Leslie", "given" : "Heather M", "non-dropping-particle" : "", "parse-names" : false, "suffix" : "" }, { "dropping-particle" : "", "family" : "Neeley", "given" : "Elizabeth", "non-dropping-particle" : "", "parse-names" : false, "suffix" : "" }, { "dropping-particle" : "", "family" : "Pauly", "given" : "Daniel", "non-dropping-particle" : "", "parse-names" : false, "suffix" : "" }, { "dropping-particle" : "", "family" : "Polasky", "given" : "Stephen", "non-dropping-particle" : "", "parse-names" : false, "suffix" : "" }, { "dropping-particle" : "", "family" : "Ris", "given" : "Bud", "non-dropping-particle" : "", "parse-names" : false, "suffix" : "" }, { "dropping-particle" : "", "family" : "Martin", "given" : "Kevin St", "non-dropping-particle" : "", "parse-names" : false, "suffix" : "" }, { "dropping-particle" : "", "family" : "Stone", "given" : "Gregory S", "non-dropping-particle" : "", "parse-names" : false, "suffix" : "" }, { "dropping-particle" : "", "family" : "Sumaila", "given" : "U. Rashid", "non-dropping-particle" : "", "parse-names" : false, "suffix" : "" }, { "dropping-particle" : "", "family" : "Zeller", "given" : "Dirk", "non-dropping-particle" : "", "parse-names" : false, "suffix" : "" } ], "container-title" : "Nature", "id" : "ITEM-1", "issue" : "7413", "issued" : { "date-parts" : [ [ "2012" ] ] }, "page" : "615-620", "publisher" : "Nature Publishing Group", "title" : "An index to assess the health and benefits of the global ocean", "type" : "article-journal", "volume" : "488" }, "uris" : [ "http://www.mendeley.com/documents/?uuid=bf51d867-89ea-4b6f-bbbf-df37eb743301" ] } ], "mendeley" : { "formattedCitation" : "&lt;sup&gt;41&lt;/sup&gt;", "plainTextFormattedCitation" : "41", "previouslyFormattedCitation" : "&lt;sup&gt;41&lt;/sup&gt;" }, "properties" : { "noteIndex" : 0 }, "schema" : "https://github.com/citation-style-language/schema/raw/master/csl-citation.json" }</w:instrText>
      </w:r>
      <w:r w:rsidR="007F6FBC">
        <w:fldChar w:fldCharType="separate"/>
      </w:r>
      <w:r w:rsidR="00921365" w:rsidRPr="00921365">
        <w:rPr>
          <w:noProof/>
          <w:vertAlign w:val="superscript"/>
        </w:rPr>
        <w:t>41</w:t>
      </w:r>
      <w:r w:rsidR="007F6FBC">
        <w:fldChar w:fldCharType="end"/>
      </w:r>
      <w:r w:rsidR="007F6FBC">
        <w:t xml:space="preserve">, but their path dependence also serves as </w:t>
      </w:r>
      <w:r w:rsidR="00AA2521">
        <w:t>natural experiments</w:t>
      </w:r>
      <w:r w:rsidR="00B857F5">
        <w:t xml:space="preserve"> </w:t>
      </w:r>
      <w:r w:rsidR="007F6FBC">
        <w:t>f</w:t>
      </w:r>
      <w:r w:rsidR="00B857F5">
        <w:t>or</w:t>
      </w:r>
      <w:r w:rsidR="007F6FBC">
        <w:t xml:space="preserve"> even larger </w:t>
      </w:r>
      <w:r w:rsidR="00F009F2">
        <w:t>challenges, where the grad</w:t>
      </w:r>
      <w:r w:rsidR="00492E1F">
        <w:t>ualism of human action may threaten</w:t>
      </w:r>
      <w:r w:rsidR="00F009F2">
        <w:t xml:space="preserve"> </w:t>
      </w:r>
      <w:r w:rsidR="00492E1F">
        <w:t>sustainability</w:t>
      </w:r>
      <w:r w:rsidR="00F009F2">
        <w:t xml:space="preserve"> </w:t>
      </w:r>
      <w:r w:rsidR="005049B3">
        <w:t>everywhere</w:t>
      </w:r>
      <w:r w:rsidR="007F6FBC">
        <w:fldChar w:fldCharType="begin" w:fldLock="1"/>
      </w:r>
      <w:r w:rsidR="00921365">
        <w:instrText>ADDIN CSL_CITATION { "citationItems" : [ { "id" : "ITEM-1", "itemData" : { "author" : [ { "dropping-particle" : "", "family" : "Ghosh", "given" : "Amitav", "non-dropping-particle" : "", "parse-names" : false, "suffix" : "" } ], "id" : "ITEM-1", "issued" : { "date-parts" : [ [ "2016" ] ] }, "publisher" : "The University of Chicago Press", "publisher-place" : "Chicago", "title" : "The Great Derangement", "type" : "book" }, "uris" : [ "http://www.mendeley.com/documents/?uuid=57b391b4-cbbd-4e83-809f-c3772a668b0b" ] } ], "mendeley" : { "formattedCitation" : "&lt;sup&gt;42&lt;/sup&gt;", "plainTextFormattedCitation" : "42", "previouslyFormattedCitation" : "&lt;sup&gt;42&lt;/sup&gt;" }, "properties" : { "noteIndex" : 0 }, "schema" : "https://github.com/citation-style-language/schema/raw/master/csl-citation.json" }</w:instrText>
      </w:r>
      <w:r w:rsidR="007F6FBC">
        <w:fldChar w:fldCharType="separate"/>
      </w:r>
      <w:r w:rsidR="00921365" w:rsidRPr="00921365">
        <w:rPr>
          <w:noProof/>
          <w:vertAlign w:val="superscript"/>
        </w:rPr>
        <w:t>42</w:t>
      </w:r>
      <w:r w:rsidR="007F6FBC">
        <w:fldChar w:fldCharType="end"/>
      </w:r>
      <w:r w:rsidR="007F6FBC">
        <w:t>.</w:t>
      </w:r>
      <w:r w:rsidR="00463946">
        <w:t xml:space="preserve">  Our work is a step toward addressing sustainability issues by asking not only what </w:t>
      </w:r>
      <w:r w:rsidR="00DA14E3">
        <w:t xml:space="preserve">mangers </w:t>
      </w:r>
      <w:r w:rsidR="00463946">
        <w:t xml:space="preserve">should </w:t>
      </w:r>
      <w:r w:rsidR="007E7974">
        <w:t>do</w:t>
      </w:r>
      <w:r w:rsidR="00463946">
        <w:t xml:space="preserve">, but also </w:t>
      </w:r>
      <w:r w:rsidR="00176B59">
        <w:t>why</w:t>
      </w:r>
      <w:r w:rsidR="00463946">
        <w:t xml:space="preserve"> </w:t>
      </w:r>
      <w:r w:rsidR="00DA14E3">
        <w:t>they</w:t>
      </w:r>
      <w:r w:rsidR="00176B59">
        <w:t xml:space="preserve"> </w:t>
      </w:r>
      <w:r w:rsidR="00164325">
        <w:t>fail</w:t>
      </w:r>
      <w:r w:rsidR="00810942">
        <w:t xml:space="preserve"> and when optimal policies can succeed</w:t>
      </w:r>
      <w:r w:rsidR="005C3E04">
        <w:t>.</w:t>
      </w:r>
    </w:p>
    <w:p w14:paraId="74A2F678" w14:textId="424FBC3B" w:rsidR="0053506C" w:rsidRDefault="0053506C" w:rsidP="00070B07">
      <w:pPr>
        <w:ind w:firstLine="720"/>
        <w:rPr>
          <w:b/>
        </w:rPr>
      </w:pPr>
      <w:r>
        <w:rPr>
          <w:b/>
        </w:rPr>
        <w:br w:type="page"/>
      </w:r>
    </w:p>
    <w:p w14:paraId="744E193D" w14:textId="0506E59A" w:rsidR="0053506C" w:rsidRDefault="0053506C" w:rsidP="0053506C">
      <w:pPr>
        <w:outlineLvl w:val="0"/>
        <w:rPr>
          <w:b/>
        </w:rPr>
      </w:pPr>
      <w:r>
        <w:rPr>
          <w:b/>
        </w:rPr>
        <w:lastRenderedPageBreak/>
        <w:t>Methods</w:t>
      </w:r>
    </w:p>
    <w:p w14:paraId="732B3B02" w14:textId="77777777" w:rsidR="0053506C" w:rsidRDefault="0053506C" w:rsidP="0053506C">
      <w:pPr>
        <w:outlineLvl w:val="0"/>
        <w:rPr>
          <w:b/>
        </w:rPr>
      </w:pPr>
    </w:p>
    <w:p w14:paraId="4391396F" w14:textId="348B2FC4" w:rsidR="0053506C" w:rsidRPr="00345D17" w:rsidRDefault="00345D17" w:rsidP="0053506C">
      <w:pPr>
        <w:outlineLvl w:val="0"/>
        <w:rPr>
          <w:b/>
          <w:i/>
        </w:rPr>
      </w:pPr>
      <w:r>
        <w:rPr>
          <w:b/>
          <w:i/>
        </w:rPr>
        <w:t>Model</w:t>
      </w:r>
    </w:p>
    <w:p w14:paraId="176D439E" w14:textId="29C142E3" w:rsidR="0053506C" w:rsidRDefault="0053506C" w:rsidP="0053506C">
      <w:pPr>
        <w:outlineLvl w:val="0"/>
      </w:pPr>
      <w:r>
        <w:tab/>
        <w:t xml:space="preserve">We assume that stock </w:t>
      </w:r>
      <w:r>
        <w:rPr>
          <w:i/>
        </w:rPr>
        <w:t>S</w:t>
      </w:r>
      <w:r>
        <w:t xml:space="preserve"> grows logistically, with intrinsic growth rate </w:t>
      </w:r>
      <w:r>
        <w:rPr>
          <w:i/>
        </w:rPr>
        <w:t>r</w:t>
      </w:r>
      <w:r>
        <w:t xml:space="preserve"> and self-competition </w:t>
      </w:r>
      <w:r>
        <w:rPr>
          <w:i/>
        </w:rPr>
        <w:t>a</w:t>
      </w:r>
      <w:r>
        <w:t>:</w:t>
      </w:r>
    </w:p>
    <w:p w14:paraId="0E8911DB" w14:textId="7DA89AEE" w:rsidR="001B3677" w:rsidRDefault="0053506C" w:rsidP="0053506C">
      <w:pPr>
        <w:outlineLvl w:val="0"/>
      </w:pPr>
      <w:r>
        <w:tab/>
      </w:r>
      <w:r>
        <w:tab/>
      </w:r>
      <w:r>
        <w:tab/>
      </w:r>
      <w:r>
        <w:tab/>
      </w:r>
    </w:p>
    <w:p w14:paraId="3B7EC3DE" w14:textId="62BC115F" w:rsidR="001B3677" w:rsidRDefault="001B3677" w:rsidP="001B3677">
      <w:pPr>
        <w:pStyle w:val="Caption"/>
        <w:keepNext/>
      </w:pPr>
      <w:bookmarkStart w:id="133" w:name="_Ref483403629"/>
      <w:r>
        <w:t xml:space="preserve">Equation </w:t>
      </w:r>
      <w:fldSimple w:instr=" SEQ Equation \* ARABIC ">
        <w:r w:rsidR="009F3BED">
          <w:rPr>
            <w:noProof/>
          </w:rPr>
          <w:t>2</w:t>
        </w:r>
      </w:fldSimple>
      <w:bookmarkEnd w:id="133"/>
    </w:p>
    <w:p w14:paraId="55C7D000" w14:textId="29C142E3" w:rsidR="0053506C" w:rsidRDefault="0053506C" w:rsidP="001B3677">
      <w:pPr>
        <w:jc w:val="center"/>
        <w:outlineLvl w:val="0"/>
      </w:pPr>
      <w:r w:rsidRPr="00251245">
        <w:rPr>
          <w:b/>
          <w:noProof/>
        </w:rPr>
        <w:drawing>
          <wp:inline distT="0" distB="0" distL="0" distR="0" wp14:anchorId="56702FBC" wp14:editId="28E42C78">
            <wp:extent cx="1168400" cy="3937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8400" cy="393700"/>
                    </a:xfrm>
                    <a:prstGeom prst="rect">
                      <a:avLst/>
                    </a:prstGeom>
                  </pic:spPr>
                </pic:pic>
              </a:graphicData>
            </a:graphic>
          </wp:inline>
        </w:drawing>
      </w:r>
    </w:p>
    <w:p w14:paraId="35ACF9AC" w14:textId="77777777" w:rsidR="00D14CDA" w:rsidRDefault="00D14CDA" w:rsidP="0053506C">
      <w:pPr>
        <w:outlineLvl w:val="0"/>
      </w:pPr>
    </w:p>
    <w:p w14:paraId="6D837467" w14:textId="423A9F92" w:rsidR="0053506C" w:rsidRPr="003E2162" w:rsidRDefault="0053506C" w:rsidP="009924D7">
      <w:pPr>
        <w:ind w:firstLine="720"/>
        <w:outlineLvl w:val="0"/>
      </w:pPr>
      <w:r>
        <w:t xml:space="preserve">The maximum sustainable yield, defined as the stock that yields the greatest flow, is </w:t>
      </w:r>
      <w:r>
        <w:rPr>
          <w:i/>
        </w:rPr>
        <w:t>S</w:t>
      </w:r>
      <w:r>
        <w:rPr>
          <w:i/>
          <w:vertAlign w:val="subscript"/>
        </w:rPr>
        <w:t>MSY</w:t>
      </w:r>
      <w:r>
        <w:t xml:space="preserve"> = </w:t>
      </w:r>
      <w:r>
        <w:rPr>
          <w:i/>
        </w:rPr>
        <w:t>r</w:t>
      </w:r>
      <w:r>
        <w:t>/</w:t>
      </w:r>
      <w:r>
        <w:rPr>
          <w:i/>
        </w:rPr>
        <w:t>2a</w:t>
      </w:r>
      <w:r>
        <w:t xml:space="preserve">, and the harvest rate leading to this is </w:t>
      </w:r>
      <w:r>
        <w:rPr>
          <w:i/>
        </w:rPr>
        <w:t>F</w:t>
      </w:r>
      <w:r>
        <w:rPr>
          <w:i/>
          <w:vertAlign w:val="subscript"/>
        </w:rPr>
        <w:t>MSY</w:t>
      </w:r>
      <w:r>
        <w:t xml:space="preserve"> = </w:t>
      </w:r>
      <w:r>
        <w:rPr>
          <w:i/>
        </w:rPr>
        <w:t>r</w:t>
      </w:r>
      <w:r>
        <w:t>/</w:t>
      </w:r>
      <w:r>
        <w:rPr>
          <w:i/>
        </w:rPr>
        <w:t>2</w:t>
      </w:r>
      <w:r>
        <w:t>.  Harvest rates are thus normalized as 2</w:t>
      </w:r>
      <w:r>
        <w:rPr>
          <w:i/>
        </w:rPr>
        <w:t>F</w:t>
      </w:r>
      <w:r>
        <w:t>/</w:t>
      </w:r>
      <w:r>
        <w:rPr>
          <w:i/>
        </w:rPr>
        <w:t>r</w:t>
      </w:r>
      <w:r>
        <w:t xml:space="preserve"> to obtain </w:t>
      </w:r>
      <w:r>
        <w:rPr>
          <w:i/>
        </w:rPr>
        <w:t>F/F</w:t>
      </w:r>
      <w:r>
        <w:rPr>
          <w:i/>
          <w:vertAlign w:val="subscript"/>
        </w:rPr>
        <w:t>MSY</w:t>
      </w:r>
      <w:r>
        <w:t xml:space="preserve">, which takes the value 1 when a stock is harvested at </w:t>
      </w:r>
      <w:r>
        <w:rPr>
          <w:i/>
        </w:rPr>
        <w:t>F</w:t>
      </w:r>
      <w:r>
        <w:rPr>
          <w:i/>
          <w:vertAlign w:val="subscript"/>
        </w:rPr>
        <w:t>MSY</w:t>
      </w:r>
      <w:r>
        <w:t>.</w:t>
      </w:r>
    </w:p>
    <w:p w14:paraId="4568BB64" w14:textId="77777777" w:rsidR="0053506C" w:rsidRDefault="0053506C" w:rsidP="00345D17">
      <w:pPr>
        <w:ind w:firstLine="720"/>
        <w:outlineLvl w:val="0"/>
      </w:pPr>
      <w:r>
        <w:t xml:space="preserve">A simple utility function expresses the flow of utility </w:t>
      </w:r>
      <w:r>
        <w:rPr>
          <w:i/>
        </w:rPr>
        <w:t>u</w:t>
      </w:r>
      <w:r>
        <w:t xml:space="preserve"> (such as money per year) to a community over time:</w:t>
      </w:r>
    </w:p>
    <w:p w14:paraId="5DE9B61B" w14:textId="77777777" w:rsidR="0053506C" w:rsidRPr="001679C5" w:rsidRDefault="0053506C" w:rsidP="0053506C">
      <w:pPr>
        <w:outlineLvl w:val="0"/>
      </w:pPr>
    </w:p>
    <w:p w14:paraId="77B9ECEB" w14:textId="28C30FE3" w:rsidR="001B3677" w:rsidRDefault="001B3677" w:rsidP="001B3677">
      <w:pPr>
        <w:pStyle w:val="Caption"/>
        <w:keepNext/>
      </w:pPr>
      <w:bookmarkStart w:id="134" w:name="_Ref483403584"/>
      <w:r>
        <w:t xml:space="preserve">Equation </w:t>
      </w:r>
      <w:fldSimple w:instr=" SEQ Equation \* ARABIC ">
        <w:r w:rsidR="009F3BED">
          <w:rPr>
            <w:noProof/>
          </w:rPr>
          <w:t>3</w:t>
        </w:r>
      </w:fldSimple>
      <w:bookmarkEnd w:id="134"/>
    </w:p>
    <w:p w14:paraId="69FC0E49" w14:textId="3556C246" w:rsidR="0053506C" w:rsidRDefault="0053506C" w:rsidP="001B3677">
      <w:pPr>
        <w:jc w:val="center"/>
        <w:outlineLvl w:val="0"/>
      </w:pPr>
      <w:r>
        <w:rPr>
          <w:i/>
        </w:rPr>
        <w:t>u</w:t>
      </w:r>
      <w:r>
        <w:t xml:space="preserve"> = </w:t>
      </w:r>
      <w:r>
        <w:rPr>
          <w:i/>
        </w:rPr>
        <w:t>V</w:t>
      </w:r>
      <w:r>
        <w:rPr>
          <w:i/>
        </w:rPr>
        <w:sym w:font="Symbol" w:char="F066"/>
      </w:r>
      <w:r>
        <w:rPr>
          <w:i/>
        </w:rPr>
        <w:t xml:space="preserve"> </w:t>
      </w:r>
      <w:r>
        <w:t>ln(</w:t>
      </w:r>
      <w:r>
        <w:rPr>
          <w:i/>
        </w:rPr>
        <w:t>FS</w:t>
      </w:r>
      <w:r>
        <w:t xml:space="preserve">) - </w:t>
      </w:r>
      <w:r>
        <w:rPr>
          <w:i/>
        </w:rPr>
        <w:t>IFS</w:t>
      </w:r>
    </w:p>
    <w:p w14:paraId="05BCF69E" w14:textId="77777777" w:rsidR="0053506C" w:rsidRDefault="0053506C" w:rsidP="0053506C">
      <w:pPr>
        <w:outlineLvl w:val="0"/>
      </w:pPr>
    </w:p>
    <w:p w14:paraId="3D4DB4AF" w14:textId="69787DA8" w:rsidR="0053506C" w:rsidRDefault="0053506C" w:rsidP="0053506C">
      <w:pPr>
        <w:outlineLvl w:val="0"/>
      </w:pPr>
      <w:r>
        <w:rPr>
          <w:i/>
        </w:rPr>
        <w:t>V</w:t>
      </w:r>
      <w:r>
        <w:t xml:space="preserve"> is the maximum positive marginal income from fishing and </w:t>
      </w:r>
      <w:r>
        <w:rPr>
          <w:i/>
        </w:rPr>
        <w:t>I</w:t>
      </w:r>
      <w:r>
        <w:t xml:space="preserve"> is a constant marginal cost of harvesting a unit of stock.  </w:t>
      </w:r>
      <w:r w:rsidRPr="00784132">
        <w:rPr>
          <w:i/>
        </w:rPr>
        <w:sym w:font="Symbol" w:char="F066"/>
      </w:r>
      <w:r>
        <w:t xml:space="preserve"> is a constant that scales the income (ln) function and allows </w:t>
      </w:r>
      <w:r>
        <w:rPr>
          <w:i/>
        </w:rPr>
        <w:t>V</w:t>
      </w:r>
      <w:r>
        <w:t xml:space="preserve"> and </w:t>
      </w:r>
      <w:r>
        <w:rPr>
          <w:i/>
        </w:rPr>
        <w:t>I</w:t>
      </w:r>
      <w:r>
        <w:t xml:space="preserve"> to share the same unit.  The units for the variables in </w:t>
      </w:r>
      <w:r w:rsidR="00384070">
        <w:fldChar w:fldCharType="begin"/>
      </w:r>
      <w:r w:rsidR="00384070">
        <w:instrText xml:space="preserve"> REF _Ref483403584 \h </w:instrText>
      </w:r>
      <w:r w:rsidR="00384070">
        <w:fldChar w:fldCharType="separate"/>
      </w:r>
      <w:r w:rsidR="00951DEB">
        <w:t xml:space="preserve">Equation </w:t>
      </w:r>
      <w:r w:rsidR="00951DEB">
        <w:rPr>
          <w:noProof/>
        </w:rPr>
        <w:t>3</w:t>
      </w:r>
      <w:r w:rsidR="00384070">
        <w:fldChar w:fldCharType="end"/>
      </w:r>
      <w:r w:rsidR="00384070">
        <w:t xml:space="preserve"> </w:t>
      </w:r>
      <w:r>
        <w:t>are:</w:t>
      </w:r>
    </w:p>
    <w:p w14:paraId="69197AA2" w14:textId="77777777" w:rsidR="0053506C" w:rsidRDefault="0053506C" w:rsidP="0053506C">
      <w:pPr>
        <w:outlineLvl w:val="0"/>
      </w:pPr>
    </w:p>
    <w:p w14:paraId="704073EB" w14:textId="4E799688" w:rsidR="001B3677" w:rsidRDefault="001B3677" w:rsidP="001B3677">
      <w:pPr>
        <w:pStyle w:val="Caption"/>
        <w:keepNext/>
      </w:pPr>
      <w:r>
        <w:t xml:space="preserve">Equation </w:t>
      </w:r>
      <w:fldSimple w:instr=" SEQ Equation \* ARABIC ">
        <w:r w:rsidR="00951DEB">
          <w:rPr>
            <w:noProof/>
          </w:rPr>
          <w:t>4</w:t>
        </w:r>
      </w:fldSimple>
    </w:p>
    <w:p w14:paraId="1182899F" w14:textId="6C1F6471" w:rsidR="0053506C" w:rsidRDefault="0053506C" w:rsidP="001B3677">
      <w:pPr>
        <w:jc w:val="center"/>
        <w:outlineLvl w:val="0"/>
      </w:pPr>
      <w:r>
        <w:t>[$/yr] = [$/kg][kg/yr][1] - [$/kg][1/yr][kg]</w:t>
      </w:r>
    </w:p>
    <w:p w14:paraId="57E65A66" w14:textId="77777777" w:rsidR="0053506C" w:rsidRDefault="0053506C" w:rsidP="0053506C">
      <w:pPr>
        <w:outlineLvl w:val="0"/>
      </w:pPr>
    </w:p>
    <w:p w14:paraId="3B26D964" w14:textId="6AA42F71" w:rsidR="0053506C" w:rsidRDefault="0053506C" w:rsidP="0053506C">
      <w:pPr>
        <w:outlineLvl w:val="0"/>
      </w:pPr>
      <w:r>
        <w:t>where $ is in millions US.  The quantity ln(</w:t>
      </w:r>
      <w:r>
        <w:rPr>
          <w:i/>
        </w:rPr>
        <w:t>FS</w:t>
      </w:r>
      <w:r>
        <w:t>) is dimensionless because logarithms are transcendental functions</w:t>
      </w:r>
      <w:r>
        <w:fldChar w:fldCharType="begin" w:fldLock="1"/>
      </w:r>
      <w:r w:rsidR="00921365">
        <w:instrText>ADDIN CSL_CITATION { "citationItems" : [ { "id" : "ITEM-1", "itemData" : { "DOI" : "10.1021/ed1000476", "ISBN" : "9788578110796", "ISSN" : "00219584", "PMID" : "25246403", "abstract" : "The fate of dimensions of dimensioned quantities that are inserted into the argument of transcendental functions such as logarithms, exponentiation, trigonometric, and hyperbolic functions is discussed. Emphasis is placed on common misconceptions that are not often systematically examined in undergraduate courses of physical sciences. The argument of dimensional inhomogeneity of the terms of a Taylor expansion of a transcendental function presented in some nonpeer-reviewed popular Internet sites is shown to be false.", "author" : [ { "dropping-particle" : "", "family" : "Matta", "given" : "Ch\u00e9rif F.", "non-dropping-particle" : "", "parse-names" : false, "suffix" : "" }, { "dropping-particle" : "", "family" : "Massa", "given" : "Lou", "non-dropping-particle" : "", "parse-names" : false, "suffix" : "" }, { "dropping-particle" : "V.", "family" : "Gubskaya", "given" : "Anna", "non-dropping-particle" : "", "parse-names" : false, "suffix" : "" }, { "dropping-particle" : "", "family" : "Knoll", "given" : "Eva", "non-dropping-particle" : "", "parse-names" : false, "suffix" : "" } ], "container-title" : "Journal of Chemical Education", "id" : "ITEM-1", "issue" : "1", "issued" : { "date-parts" : [ [ "2011" ] ] }, "page" : "67-70", "title" : "Can one take the logarithm or the sine of a dimensioned quantity or a unit? Dimensional analysis involving transcendental functions", "type" : "article-journal", "volume" : "88" }, "uris" : [ "http://www.mendeley.com/documents/?uuid=d3994625-eae3-4a81-ab0e-39e9a5fcfa48" ] } ], "mendeley" : { "formattedCitation" : "&lt;sup&gt;43&lt;/sup&gt;", "plainTextFormattedCitation" : "43", "previouslyFormattedCitation" : "&lt;sup&gt;43&lt;/sup&gt;" }, "properties" : { "noteIndex" : 0 }, "schema" : "https://github.com/citation-style-language/schema/raw/master/csl-citation.json" }</w:instrText>
      </w:r>
      <w:r>
        <w:fldChar w:fldCharType="separate"/>
      </w:r>
      <w:r w:rsidR="00921365" w:rsidRPr="00921365">
        <w:rPr>
          <w:noProof/>
          <w:vertAlign w:val="superscript"/>
        </w:rPr>
        <w:t>43</w:t>
      </w:r>
      <w:r>
        <w:fldChar w:fldCharType="end"/>
      </w:r>
      <w:r>
        <w:t>.  These unit identifications will facilitate how we can insert empirical observations into</w:t>
      </w:r>
      <w:r w:rsidR="00384070">
        <w:t xml:space="preserve"> </w:t>
      </w:r>
      <w:r w:rsidR="00384070">
        <w:fldChar w:fldCharType="begin"/>
      </w:r>
      <w:r w:rsidR="00384070">
        <w:instrText xml:space="preserve"> REF _Ref483403584 \h </w:instrText>
      </w:r>
      <w:r w:rsidR="00384070">
        <w:fldChar w:fldCharType="separate"/>
      </w:r>
      <w:r w:rsidR="00951DEB">
        <w:t xml:space="preserve">Equation </w:t>
      </w:r>
      <w:r w:rsidR="00951DEB">
        <w:rPr>
          <w:noProof/>
        </w:rPr>
        <w:t>3</w:t>
      </w:r>
      <w:r w:rsidR="00384070">
        <w:fldChar w:fldCharType="end"/>
      </w:r>
      <w:r>
        <w:t xml:space="preserve"> later on.</w:t>
      </w:r>
    </w:p>
    <w:p w14:paraId="5C6E9F1A" w14:textId="2EE0F5F4" w:rsidR="0053506C" w:rsidRDefault="0053506C" w:rsidP="0053506C">
      <w:pPr>
        <w:ind w:firstLine="720"/>
        <w:outlineLvl w:val="0"/>
      </w:pPr>
      <w:r>
        <w:t xml:space="preserve">Assuming that the resource is excludable within a community, the stock will converge to equilibrium </w:t>
      </w:r>
      <w:r>
        <w:rPr>
          <w:i/>
        </w:rPr>
        <w:t>S*</w:t>
      </w:r>
      <w:r>
        <w:t xml:space="preserve"> (from solving</w:t>
      </w:r>
      <w:r w:rsidR="00384070">
        <w:t xml:space="preserve"> </w:t>
      </w:r>
      <w:r w:rsidR="00384070">
        <w:fldChar w:fldCharType="begin"/>
      </w:r>
      <w:r w:rsidR="00384070">
        <w:instrText xml:space="preserve"> REF _Ref483403629 \h </w:instrText>
      </w:r>
      <w:r w:rsidR="00384070">
        <w:fldChar w:fldCharType="separate"/>
      </w:r>
      <w:r w:rsidR="00951DEB">
        <w:t xml:space="preserve">Equation </w:t>
      </w:r>
      <w:r w:rsidR="00951DEB">
        <w:rPr>
          <w:noProof/>
        </w:rPr>
        <w:t>2</w:t>
      </w:r>
      <w:r w:rsidR="00384070">
        <w:fldChar w:fldCharType="end"/>
      </w:r>
      <w:r>
        <w:t xml:space="preserve">) according to the community’s strategy – the harvest rate – before harvest rate is compelled to change by small steps.  In other words, there is a time </w:t>
      </w:r>
      <w:del w:id="135" w:author="simon levin" w:date="2017-07-16T20:28:00Z">
        <w:r w:rsidDel="00285F17">
          <w:delText xml:space="preserve">scale </w:delText>
        </w:r>
      </w:del>
      <w:ins w:id="136" w:author="simon levin" w:date="2017-07-16T20:28:00Z">
        <w:r w:rsidR="00285F17">
          <w:t xml:space="preserve">-scale </w:t>
        </w:r>
      </w:ins>
      <w:r>
        <w:t>separation between fast ecological dynamics and slow strategy dynamics.  The change in strategy over time, d</w:t>
      </w:r>
      <w:r>
        <w:rPr>
          <w:i/>
        </w:rPr>
        <w:t>F</w:t>
      </w:r>
      <w:r>
        <w:t>/d</w:t>
      </w:r>
      <w:r>
        <w:rPr>
          <w:i/>
        </w:rPr>
        <w:t>t</w:t>
      </w:r>
      <w:r>
        <w:t>, is proportional to the change in utility (</w:t>
      </w:r>
      <w:r w:rsidR="00384070">
        <w:fldChar w:fldCharType="begin"/>
      </w:r>
      <w:r w:rsidR="00384070">
        <w:instrText xml:space="preserve"> REF _Ref483403584 \h </w:instrText>
      </w:r>
      <w:r w:rsidR="00384070">
        <w:fldChar w:fldCharType="separate"/>
      </w:r>
      <w:r w:rsidR="00951DEB">
        <w:t xml:space="preserve">Equation </w:t>
      </w:r>
      <w:r w:rsidR="00951DEB">
        <w:rPr>
          <w:noProof/>
        </w:rPr>
        <w:t>3</w:t>
      </w:r>
      <w:r w:rsidR="00384070">
        <w:fldChar w:fldCharType="end"/>
      </w:r>
      <w:r>
        <w:t xml:space="preserve">) as a function of change in strategy, </w:t>
      </w:r>
      <w:r>
        <w:sym w:font="Symbol" w:char="F0B6"/>
      </w:r>
      <w:r>
        <w:rPr>
          <w:i/>
        </w:rPr>
        <w:t>u</w:t>
      </w:r>
      <w:r>
        <w:t>/</w:t>
      </w:r>
      <w:r>
        <w:sym w:font="Symbol" w:char="F0B6"/>
      </w:r>
      <w:r>
        <w:rPr>
          <w:i/>
        </w:rPr>
        <w:t>F</w:t>
      </w:r>
      <w:r>
        <w:t>, according to standard evolutionary</w:t>
      </w:r>
      <w:r w:rsidR="00D17605">
        <w:t xml:space="preserve"> game</w:t>
      </w:r>
      <w:r>
        <w:t xml:space="preserve"> models based on the fitness (or utility) hill climbing analogy</w:t>
      </w:r>
      <w:r>
        <w:fldChar w:fldCharType="begin" w:fldLock="1"/>
      </w:r>
      <w:r w:rsidR="00921365">
        <w:instrText>ADDIN CSL_CITATION { "citationItems" : [ { "id" : "ITEM-1", "itemData" : { "author" : [ { "dropping-particle" : "", "family" : "Wright", "given" : "S", "non-dropping-particle" : "", "parse-names" : false, "suffix" : "" } ], "container-title" : "Proceedings of the Sixth International Congress of Genetics", "id" : "ITEM-1", "issued" : { "date-parts" : [ [ "1932" ] ] }, "page" : "356-366", "title" : "The roles of mutation, inbreeding, crossbreading and selection in evolution", "type" : "article-journal", "volume" : "1" }, "uris" : [ "http://www.mendeley.com/documents/?uuid=05a456b0-4e14-41e0-9799-d9eb8b41a1aa" ] }, { "id" : "ITEM-2", "itemData" : { "author" : [ { "dropping-particle" : "", "family" : "Metz", "given" : "JAJ A J", "non-dropping-particle" : "", "parse-names" : false, "suffix" : "" }, { "dropping-particle" : "", "family" : "Geritz", "given" : "SAH A H", "non-dropping-particle" : "", "parse-names" : false, "suffix" : "" }, { "dropping-particle" : "", "family" : "Mesz\u00e9na", "given" : "G", "non-dropping-particle" : "", "parse-names" : false, "suffix" : "" }, { "dropping-particle" : "", "family" : "Jacobs", "given" : "F.J.A. J A", "non-dropping-particle" : "", "parse-names" : false, "suffix" : "" }, { "dropping-particle" : "", "family" : "Heerwaarden", "given" : "J.S. S", "non-dropping-particle" : "van", "parse-names" : false, "suffix" : "" } ], "container-title" : "Stochastic and Spatial Structures of Dynamical Systems", "editor" : [ { "dropping-particle" : "", "family" : "Strien", "given" : "S.J.", "non-dropping-particle" : "van", "parse-names" : false, "suffix" : "" }, { "dropping-particle" : "", "family" : "Verduyn Lunel", "given" : "S.M.", "non-dropping-particle" : "", "parse-names" : false, "suffix" : "" } ], "id" : "ITEM-2", "issued" : { "date-parts" : [ [ "1996" ] ] }, "page" : "183-231", "publisher" : "North Holland", "publisher-place" : "Amsterdam", "title" : "Adaptive dynamics, a geometrical study of the consequences of nearly faithful reproduction", "type" : "chapter", "volume" : "45" }, "uris" : [ "http://www.mendeley.com/documents/?uuid=4f5be1c6-909a-4dc8-96dd-d28e5ca1fc64" ] }, { "id" : "ITEM-3", "itemData" : { "ISSN" : "0303-6812", "PMID" : "8691086", "abstract" : "In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 "author" : [ { "dropping-particle" : "", "family" : "Dieckmann", "given" : "U", "non-dropping-particle" : "", "parse-names" : false, "suffix" : "" }, { "dropping-particle" : "", "family" : "Law", "given" : "R", "non-dropping-particle" : "", "parse-names" : false, "suffix" : "" } ], "container-title" : "Journal of mathematical biology", "id" : "ITEM-3", "issue" : "5-6", "issued" : { "date-parts" : [ [ "1996", "1" ] ] }, "page" : "579-612", "title" : "The dynamical theory of coevolution: a derivation from stochastic ecological processes.", "type" : "article-journal", "volume" : "34" }, "uris" : [ "http://www.mendeley.com/documents/?uuid=6e78fd7b-b61b-476f-9f8d-e58c5b49fcd5" ] }, { "id" : "ITEM-4", "itemData" : { "author" : [ { "dropping-particle" : "", "family" : "Rice", "given" : "Sean H", "non-dropping-particle" : "", "parse-names" : false, "suffix" : "" } ], "id" : "ITEM-4", "issued" : { "date-parts" : [ [ "2004" ] ] }, "publisher" : "Sinauer", "publisher-place" : "Sunderland, MA", "title" : "Evolutionary Theory", "type" : "book" }, "uris" : [ "http://www.mendeley.com/documents/?uuid=121a8615-937e-46fa-874a-5ab72332f3f5" ] } ], "mendeley" : { "formattedCitation" : "&lt;sup&gt;44\u201347&lt;/sup&gt;", "plainTextFormattedCitation" : "44\u201347", "previouslyFormattedCitation" : "&lt;sup&gt;44\u201347&lt;/sup&gt;" }, "properties" : { "noteIndex" : 0 }, "schema" : "https://github.com/citation-style-language/schema/raw/master/csl-citation.json" }</w:instrText>
      </w:r>
      <w:r>
        <w:fldChar w:fldCharType="separate"/>
      </w:r>
      <w:r w:rsidR="00921365" w:rsidRPr="00921365">
        <w:rPr>
          <w:noProof/>
          <w:vertAlign w:val="superscript"/>
        </w:rPr>
        <w:t>44–47</w:t>
      </w:r>
      <w:r>
        <w:fldChar w:fldCharType="end"/>
      </w:r>
      <w:r>
        <w:t>.</w:t>
      </w:r>
    </w:p>
    <w:p w14:paraId="2C489F69" w14:textId="75105948" w:rsidR="001B3677" w:rsidRDefault="001B3677" w:rsidP="0053506C">
      <w:pPr>
        <w:outlineLvl w:val="0"/>
      </w:pPr>
    </w:p>
    <w:p w14:paraId="79184F77" w14:textId="3584B805" w:rsidR="001B3677" w:rsidRDefault="001B3677" w:rsidP="001B3677">
      <w:pPr>
        <w:pStyle w:val="Caption"/>
        <w:keepNext/>
      </w:pPr>
      <w:bookmarkStart w:id="137" w:name="_Ref483403662"/>
      <w:r>
        <w:t xml:space="preserve">Equation </w:t>
      </w:r>
      <w:fldSimple w:instr=" SEQ Equation \* ARABIC ">
        <w:r w:rsidR="00951DEB">
          <w:rPr>
            <w:noProof/>
          </w:rPr>
          <w:t>5</w:t>
        </w:r>
      </w:fldSimple>
      <w:bookmarkEnd w:id="137"/>
    </w:p>
    <w:p w14:paraId="4EE4183D" w14:textId="1A222DED" w:rsidR="0053506C" w:rsidRPr="008677E3" w:rsidRDefault="009043D4" w:rsidP="0053506C">
      <w:pPr>
        <w:outlineLvl w:val="0"/>
        <w:rPr>
          <w:rFonts w:eastAsiaTheme="minorEastAsia"/>
        </w:rPr>
      </w:pPr>
      <m:oMathPara>
        <m:oMath>
          <m:f>
            <m:fPr>
              <m:ctrlPr>
                <w:rPr>
                  <w:rFonts w:ascii="Cambria Math" w:eastAsiaTheme="minorEastAsia" w:hAnsi="Cambria Math"/>
                  <w:i/>
                  <w:noProof/>
                </w:rPr>
              </m:ctrlPr>
            </m:fPr>
            <m:num>
              <m:r>
                <w:rPr>
                  <w:rFonts w:ascii="Cambria Math" w:hAnsi="Cambria Math"/>
                  <w:noProof/>
                </w:rPr>
                <m:t>∂u</m:t>
              </m:r>
            </m:num>
            <m:den>
              <m:r>
                <w:rPr>
                  <w:rFonts w:ascii="Cambria Math" w:hAnsi="Cambria Math"/>
                  <w:noProof/>
                </w:rPr>
                <m:t>∂F</m:t>
              </m:r>
            </m:den>
          </m:f>
          <m:r>
            <w:rPr>
              <w:rFonts w:ascii="Cambria Math" w:hAnsi="Cambria Math"/>
            </w:rPr>
            <m:t>=</m:t>
          </m:r>
          <m:f>
            <m:fPr>
              <m:ctrlPr>
                <w:rPr>
                  <w:rFonts w:ascii="Cambria Math" w:eastAsiaTheme="minorEastAsia" w:hAnsi="Cambria Math"/>
                  <w:i/>
                  <w:noProof/>
                </w:rPr>
              </m:ctrlPr>
            </m:fPr>
            <m:num>
              <m:r>
                <w:rPr>
                  <w:rFonts w:ascii="Cambria Math" w:hAnsi="Cambria Math"/>
                  <w:noProof/>
                </w:rPr>
                <m:t>∂</m:t>
              </m:r>
            </m:num>
            <m:den>
              <m:r>
                <w:rPr>
                  <w:rFonts w:ascii="Cambria Math" w:hAnsi="Cambria Math"/>
                  <w:noProof/>
                </w:rPr>
                <m:t>∂F</m:t>
              </m:r>
            </m:den>
          </m:f>
          <m:d>
            <m:dPr>
              <m:ctrlPr>
                <w:rPr>
                  <w:rFonts w:ascii="Cambria Math" w:eastAsiaTheme="minorEastAsia" w:hAnsi="Cambria Math"/>
                  <w:i/>
                  <w:noProof/>
                </w:rPr>
              </m:ctrlPr>
            </m:dPr>
            <m:e>
              <m:r>
                <w:rPr>
                  <w:rFonts w:ascii="Cambria Math" w:eastAsiaTheme="minorEastAsia" w:hAnsi="Cambria Math"/>
                  <w:noProof/>
                </w:rPr>
                <m:t>Vϕln</m:t>
              </m:r>
              <m:d>
                <m:dPr>
                  <m:ctrlPr>
                    <w:rPr>
                      <w:rFonts w:ascii="Cambria Math" w:eastAsiaTheme="minorEastAsia" w:hAnsi="Cambria Math"/>
                      <w:i/>
                      <w:noProof/>
                    </w:rPr>
                  </m:ctrlPr>
                </m:dPr>
                <m:e>
                  <m:r>
                    <w:rPr>
                      <w:rFonts w:ascii="Cambria Math" w:eastAsiaTheme="minorEastAsia" w:hAnsi="Cambria Math"/>
                      <w:noProof/>
                    </w:rPr>
                    <m:t>F</m:t>
                  </m:r>
                  <m:sSup>
                    <m:sSupPr>
                      <m:ctrlPr>
                        <w:rPr>
                          <w:rFonts w:ascii="Cambria Math" w:eastAsiaTheme="minorEastAsia" w:hAnsi="Cambria Math"/>
                          <w:i/>
                          <w:noProof/>
                        </w:rPr>
                      </m:ctrlPr>
                    </m:sSupPr>
                    <m:e>
                      <m:r>
                        <w:rPr>
                          <w:rFonts w:ascii="Cambria Math" w:eastAsiaTheme="minorEastAsia" w:hAnsi="Cambria Math"/>
                          <w:noProof/>
                        </w:rPr>
                        <m:t>S</m:t>
                      </m:r>
                    </m:e>
                    <m:sup>
                      <m:r>
                        <w:rPr>
                          <w:rFonts w:ascii="Cambria Math" w:eastAsiaTheme="minorEastAsia" w:hAnsi="Cambria Math"/>
                          <w:noProof/>
                        </w:rPr>
                        <m:t>*</m:t>
                      </m:r>
                    </m:sup>
                  </m:sSup>
                </m:e>
              </m:d>
              <m:r>
                <w:rPr>
                  <w:rFonts w:ascii="Cambria Math" w:eastAsiaTheme="minorEastAsia" w:hAnsi="Cambria Math"/>
                  <w:noProof/>
                </w:rPr>
                <m:t>-IF</m:t>
              </m:r>
              <m:sSup>
                <m:sSupPr>
                  <m:ctrlPr>
                    <w:rPr>
                      <w:rFonts w:ascii="Cambria Math" w:eastAsiaTheme="minorEastAsia" w:hAnsi="Cambria Math"/>
                      <w:i/>
                      <w:noProof/>
                    </w:rPr>
                  </m:ctrlPr>
                </m:sSupPr>
                <m:e>
                  <m:r>
                    <w:rPr>
                      <w:rFonts w:ascii="Cambria Math" w:eastAsiaTheme="minorEastAsia" w:hAnsi="Cambria Math"/>
                      <w:noProof/>
                    </w:rPr>
                    <m:t>S</m:t>
                  </m:r>
                </m:e>
                <m:sup>
                  <m:r>
                    <w:rPr>
                      <w:rFonts w:ascii="Cambria Math" w:eastAsiaTheme="minorEastAsia" w:hAnsi="Cambria Math"/>
                      <w:noProof/>
                    </w:rPr>
                    <m:t>*</m:t>
                  </m:r>
                </m:sup>
              </m:sSup>
            </m:e>
          </m:d>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r-2F</m:t>
              </m:r>
            </m:num>
            <m:den>
              <m:r>
                <w:rPr>
                  <w:rFonts w:ascii="Cambria Math" w:eastAsiaTheme="minorEastAsia" w:hAnsi="Cambria Math"/>
                  <w:noProof/>
                </w:rPr>
                <m:t>a</m:t>
              </m:r>
            </m:den>
          </m:f>
          <m:d>
            <m:dPr>
              <m:ctrlPr>
                <w:rPr>
                  <w:rFonts w:ascii="Cambria Math" w:eastAsiaTheme="minorEastAsia" w:hAnsi="Cambria Math"/>
                  <w:i/>
                  <w:noProof/>
                </w:rPr>
              </m:ctrlPr>
            </m:dPr>
            <m:e>
              <m:f>
                <m:fPr>
                  <m:ctrlPr>
                    <w:rPr>
                      <w:rFonts w:ascii="Cambria Math" w:eastAsiaTheme="minorEastAsia" w:hAnsi="Cambria Math"/>
                      <w:i/>
                      <w:noProof/>
                    </w:rPr>
                  </m:ctrlPr>
                </m:fPr>
                <m:num>
                  <m:r>
                    <w:rPr>
                      <w:rFonts w:ascii="Cambria Math" w:eastAsiaTheme="minorEastAsia" w:hAnsi="Cambria Math"/>
                      <w:noProof/>
                    </w:rPr>
                    <m:t>Vϕa</m:t>
                  </m:r>
                </m:num>
                <m:den>
                  <m:r>
                    <w:rPr>
                      <w:rFonts w:ascii="Cambria Math" w:eastAsiaTheme="minorEastAsia" w:hAnsi="Cambria Math"/>
                      <w:noProof/>
                    </w:rPr>
                    <m:t>F</m:t>
                  </m:r>
                  <m:d>
                    <m:dPr>
                      <m:ctrlPr>
                        <w:rPr>
                          <w:rFonts w:ascii="Cambria Math" w:eastAsiaTheme="minorEastAsia" w:hAnsi="Cambria Math"/>
                          <w:i/>
                          <w:noProof/>
                        </w:rPr>
                      </m:ctrlPr>
                    </m:dPr>
                    <m:e>
                      <m:r>
                        <w:rPr>
                          <w:rFonts w:ascii="Cambria Math" w:eastAsiaTheme="minorEastAsia" w:hAnsi="Cambria Math"/>
                          <w:noProof/>
                        </w:rPr>
                        <m:t>r-F</m:t>
                      </m:r>
                    </m:e>
                  </m:d>
                </m:den>
              </m:f>
              <m:r>
                <w:rPr>
                  <w:rFonts w:ascii="Cambria Math" w:eastAsiaTheme="minorEastAsia" w:hAnsi="Cambria Math"/>
                  <w:noProof/>
                </w:rPr>
                <m:t>-I</m:t>
              </m:r>
            </m:e>
          </m:d>
        </m:oMath>
      </m:oMathPara>
    </w:p>
    <w:p w14:paraId="1F82BACC" w14:textId="77777777" w:rsidR="0053506C" w:rsidRPr="00022B89" w:rsidRDefault="0053506C" w:rsidP="0053506C">
      <w:pPr>
        <w:outlineLvl w:val="0"/>
      </w:pPr>
    </w:p>
    <w:p w14:paraId="3C422566" w14:textId="64D7C558" w:rsidR="001B3677" w:rsidRDefault="0053506C" w:rsidP="0053506C">
      <w:pPr>
        <w:outlineLvl w:val="0"/>
      </w:pPr>
      <w:r>
        <w:lastRenderedPageBreak/>
        <w:tab/>
        <w:t>The equilibria of</w:t>
      </w:r>
      <w:r w:rsidR="00384070">
        <w:t xml:space="preserve"> </w:t>
      </w:r>
      <w:r w:rsidR="00384070">
        <w:fldChar w:fldCharType="begin"/>
      </w:r>
      <w:r w:rsidR="00384070">
        <w:instrText xml:space="preserve"> REF _Ref483403662 \h </w:instrText>
      </w:r>
      <w:r w:rsidR="00384070">
        <w:fldChar w:fldCharType="separate"/>
      </w:r>
      <w:r w:rsidR="00951DEB">
        <w:t xml:space="preserve">Equation </w:t>
      </w:r>
      <w:r w:rsidR="00951DEB">
        <w:rPr>
          <w:noProof/>
        </w:rPr>
        <w:t>5</w:t>
      </w:r>
      <w:r w:rsidR="00384070">
        <w:fldChar w:fldCharType="end"/>
      </w:r>
      <w:r>
        <w:t xml:space="preserve"> are either evolutionarily stable or unstable harvesting strategies:</w:t>
      </w:r>
      <w:r>
        <w:rPr>
          <w:rFonts w:eastAsiaTheme="minorEastAsia"/>
        </w:rPr>
        <w:br/>
      </w:r>
    </w:p>
    <w:p w14:paraId="50A1928B" w14:textId="44BAB016" w:rsidR="001B3677" w:rsidRDefault="001B3677" w:rsidP="001B3677">
      <w:pPr>
        <w:pStyle w:val="Caption"/>
        <w:keepNext/>
      </w:pPr>
      <w:bookmarkStart w:id="138" w:name="_Ref483403675"/>
      <w:r>
        <w:t xml:space="preserve">Equation </w:t>
      </w:r>
      <w:fldSimple w:instr=" SEQ Equation \* ARABIC ">
        <w:r w:rsidR="00951DEB">
          <w:rPr>
            <w:noProof/>
          </w:rPr>
          <w:t>6</w:t>
        </w:r>
      </w:fldSimple>
      <w:bookmarkEnd w:id="138"/>
    </w:p>
    <w:p w14:paraId="66FED6A6" w14:textId="6CA976DE" w:rsidR="0053506C" w:rsidRDefault="009043D4" w:rsidP="0053506C">
      <w:pPr>
        <w:outlineLvl w:val="0"/>
        <w:rPr>
          <w:rFonts w:eastAsiaTheme="minorEastAsia"/>
        </w:rPr>
      </w:pPr>
      <m:oMathPara>
        <m:oMath>
          <m:sSup>
            <m:sSupPr>
              <m:ctrlPr>
                <w:rPr>
                  <w:rFonts w:ascii="Cambria Math" w:eastAsiaTheme="minorEastAsia" w:hAnsi="Cambria Math"/>
                  <w:i/>
                  <w:noProof/>
                </w:rPr>
              </m:ctrlPr>
            </m:sSupPr>
            <m:e>
              <m:r>
                <w:rPr>
                  <w:rFonts w:ascii="Cambria Math" w:eastAsiaTheme="minorEastAsia" w:hAnsi="Cambria Math"/>
                  <w:noProof/>
                </w:rPr>
                <m:t>F</m:t>
              </m:r>
            </m:e>
            <m:sup>
              <m:r>
                <w:rPr>
                  <w:rFonts w:ascii="Cambria Math" w:eastAsiaTheme="minorEastAsia" w:hAnsi="Cambria Math"/>
                  <w:noProof/>
                </w:rPr>
                <m:t>*</m:t>
              </m:r>
            </m:sup>
          </m:sSup>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r</m:t>
              </m:r>
            </m:num>
            <m:den>
              <m:r>
                <w:rPr>
                  <w:rFonts w:ascii="Cambria Math" w:eastAsiaTheme="minorEastAsia" w:hAnsi="Cambria Math"/>
                  <w:noProof/>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r±</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-4aϕV/I</m:t>
                  </m:r>
                </m:e>
              </m:rad>
            </m:e>
          </m:d>
        </m:oMath>
      </m:oMathPara>
    </w:p>
    <w:p w14:paraId="597D9C42" w14:textId="77777777" w:rsidR="0053506C" w:rsidRPr="008677E3" w:rsidRDefault="0053506C" w:rsidP="0053506C">
      <w:pPr>
        <w:outlineLvl w:val="0"/>
      </w:pPr>
    </w:p>
    <w:p w14:paraId="13AB7E0F" w14:textId="07570779" w:rsidR="0053506C" w:rsidRDefault="0053506C" w:rsidP="0053506C">
      <w:r>
        <w:t xml:space="preserve">The first solution is stable for 0 </w:t>
      </w:r>
      <w:r>
        <w:sym w:font="Symbol" w:char="F0A3"/>
      </w:r>
      <w:r>
        <w:t xml:space="preserve"> </w:t>
      </w:r>
      <w:r>
        <w:rPr>
          <w:i/>
        </w:rPr>
        <w:t>I/V</w:t>
      </w:r>
      <w:r>
        <w:t xml:space="preserve"> </w:t>
      </w:r>
      <w:r>
        <w:sym w:font="Symbol" w:char="F0A3"/>
      </w:r>
      <w:r>
        <w:t xml:space="preserve"> 4</w:t>
      </w:r>
      <w:r w:rsidRPr="00F23ED6">
        <w:rPr>
          <w:i/>
        </w:rPr>
        <w:t>a</w:t>
      </w:r>
      <w:r w:rsidRPr="00784132">
        <w:rPr>
          <w:i/>
        </w:rPr>
        <w:sym w:font="Symbol" w:char="F066"/>
      </w:r>
      <w:r>
        <w:t>/</w:t>
      </w:r>
      <w:r w:rsidRPr="00F23ED6">
        <w:rPr>
          <w:i/>
        </w:rPr>
        <w:t>r</w:t>
      </w:r>
      <w:r>
        <w:rPr>
          <w:vertAlign w:val="superscript"/>
        </w:rPr>
        <w:t>2</w:t>
      </w:r>
      <w:r>
        <w:t xml:space="preserve"> since </w:t>
      </w:r>
      <w:r>
        <w:sym w:font="Symbol" w:char="F0B6"/>
      </w:r>
      <w:r>
        <w:rPr>
          <w:vertAlign w:val="superscript"/>
        </w:rPr>
        <w:t>2</w:t>
      </w:r>
      <w:r>
        <w:rPr>
          <w:i/>
        </w:rPr>
        <w:t>u</w:t>
      </w:r>
      <w:r>
        <w:t>/</w:t>
      </w:r>
      <w:r>
        <w:sym w:font="Symbol" w:char="F0B6"/>
      </w:r>
      <w:r>
        <w:rPr>
          <w:i/>
        </w:rPr>
        <w:t>F</w:t>
      </w:r>
      <w:r>
        <w:rPr>
          <w:i/>
          <w:vertAlign w:val="superscript"/>
        </w:rPr>
        <w:t>2</w:t>
      </w:r>
      <w:r>
        <w:t xml:space="preserve">&lt;0; for greater </w:t>
      </w:r>
      <w:r>
        <w:rPr>
          <w:i/>
        </w:rPr>
        <w:t>I</w:t>
      </w:r>
      <w:r>
        <w:t>, a pitchfork bifurcation occurs, where the second and third solutions are stable, while the first solution is unstable (</w:t>
      </w:r>
      <w:r w:rsidR="009428B0">
        <w:t>Supplementary</w:t>
      </w:r>
      <w:r>
        <w:t>).  The bifurcation point is thus 4</w:t>
      </w:r>
      <w:r w:rsidRPr="00F23ED6">
        <w:rPr>
          <w:i/>
        </w:rPr>
        <w:t>a</w:t>
      </w:r>
      <w:r w:rsidRPr="00784132">
        <w:rPr>
          <w:i/>
        </w:rPr>
        <w:sym w:font="Symbol" w:char="F066"/>
      </w:r>
      <w:r>
        <w:t>/</w:t>
      </w:r>
      <w:r w:rsidRPr="00F23ED6">
        <w:rPr>
          <w:i/>
        </w:rPr>
        <w:t>r</w:t>
      </w:r>
      <w:r>
        <w:rPr>
          <w:vertAlign w:val="superscript"/>
        </w:rPr>
        <w:t>2</w:t>
      </w:r>
      <w:r>
        <w:t xml:space="preserve">, which is equivalent to </w:t>
      </w:r>
      <w:r w:rsidRPr="00784132">
        <w:rPr>
          <w:i/>
        </w:rPr>
        <w:sym w:font="Symbol" w:char="F066"/>
      </w:r>
      <w:r>
        <w:t xml:space="preserve">/MSY.  As MSY of the stock increases, the bifurcation point along the </w:t>
      </w:r>
      <w:r>
        <w:rPr>
          <w:i/>
        </w:rPr>
        <w:t>I</w:t>
      </w:r>
      <w:r>
        <w:t>/</w:t>
      </w:r>
      <w:r>
        <w:rPr>
          <w:i/>
        </w:rPr>
        <w:t>V</w:t>
      </w:r>
      <w:r>
        <w:t xml:space="preserve"> axis shifts to the left (to a smaller cost/benefit ratio).  That is, the region of </w:t>
      </w:r>
      <w:r>
        <w:rPr>
          <w:i/>
        </w:rPr>
        <w:t>I</w:t>
      </w:r>
      <w:r>
        <w:t>/</w:t>
      </w:r>
      <w:r>
        <w:rPr>
          <w:i/>
        </w:rPr>
        <w:t>V</w:t>
      </w:r>
      <w:r>
        <w:t xml:space="preserve"> where harvesting at MSY rate is stable shrinks as MSY increases.  As </w:t>
      </w:r>
      <w:r>
        <w:rPr>
          <w:i/>
        </w:rPr>
        <w:t>I/V</w:t>
      </w:r>
      <w:r>
        <w:t xml:space="preserve"> approaches infinity, the stable solutions asymptotically approach </w:t>
      </w:r>
      <w:r>
        <w:rPr>
          <w:i/>
        </w:rPr>
        <w:t>r</w:t>
      </w:r>
      <w:r>
        <w:t xml:space="preserve"> and 0.  A more enlightening formulation of the solutions in </w:t>
      </w:r>
      <w:r w:rsidR="00384070">
        <w:fldChar w:fldCharType="begin"/>
      </w:r>
      <w:r w:rsidR="00384070">
        <w:instrText xml:space="preserve"> REF _Ref483403675 \h </w:instrText>
      </w:r>
      <w:r w:rsidR="00384070">
        <w:fldChar w:fldCharType="separate"/>
      </w:r>
      <w:r w:rsidR="00951DEB">
        <w:t xml:space="preserve">Equation </w:t>
      </w:r>
      <w:r w:rsidR="00951DEB">
        <w:rPr>
          <w:noProof/>
        </w:rPr>
        <w:t>6</w:t>
      </w:r>
      <w:r w:rsidR="00384070">
        <w:fldChar w:fldCharType="end"/>
      </w:r>
      <w:r w:rsidR="00384070">
        <w:t xml:space="preserve"> </w:t>
      </w:r>
      <w:r>
        <w:t>are the logarithms of relative harvest rates</w:t>
      </w:r>
      <w:r w:rsidRPr="00C675D1">
        <w:t xml:space="preserve"> </w:t>
      </w:r>
      <w:r>
        <w:t>log</w:t>
      </w:r>
      <w:r>
        <w:rPr>
          <w:vertAlign w:val="subscript"/>
        </w:rPr>
        <w:t>2</w:t>
      </w:r>
      <w:r>
        <w:t>(</w:t>
      </w:r>
      <w:r>
        <w:rPr>
          <w:i/>
        </w:rPr>
        <w:t>F</w:t>
      </w:r>
      <w:r>
        <w:rPr>
          <w:i/>
          <w:vertAlign w:val="superscript"/>
        </w:rPr>
        <w:t>*</w:t>
      </w:r>
      <w:r>
        <w:rPr>
          <w:i/>
        </w:rPr>
        <w:t>/F</w:t>
      </w:r>
      <w:r>
        <w:rPr>
          <w:i/>
          <w:vertAlign w:val="subscript"/>
        </w:rPr>
        <w:t>MSY</w:t>
      </w:r>
      <w:r>
        <w:t>):</w:t>
      </w:r>
    </w:p>
    <w:p w14:paraId="350FC7C3" w14:textId="77777777" w:rsidR="0053506C" w:rsidRDefault="0053506C" w:rsidP="0053506C"/>
    <w:p w14:paraId="1D0465F9" w14:textId="30C66202" w:rsidR="001B3677" w:rsidRDefault="001B3677" w:rsidP="001B3677">
      <w:pPr>
        <w:pStyle w:val="Caption"/>
        <w:keepNext/>
      </w:pPr>
      <w:bookmarkStart w:id="139" w:name="_Ref483403696"/>
      <w:r>
        <w:t xml:space="preserve">Equation </w:t>
      </w:r>
      <w:fldSimple w:instr=" SEQ Equation \* ARABIC ">
        <w:r w:rsidR="00951DEB">
          <w:rPr>
            <w:noProof/>
          </w:rPr>
          <w:t>7</w:t>
        </w:r>
      </w:fldSimple>
      <w:bookmarkEnd w:id="139"/>
    </w:p>
    <w:p w14:paraId="396F542A" w14:textId="7C042320" w:rsidR="0053506C" w:rsidRDefault="009043D4" w:rsidP="0053506C">
      <m:oMathPara>
        <m:oMath>
          <m:acc>
            <m:accPr>
              <m:ctrlPr>
                <w:rPr>
                  <w:rFonts w:ascii="Cambria Math" w:hAnsi="Cambria Math"/>
                  <w:i/>
                </w:rPr>
              </m:ctrlPr>
            </m:accPr>
            <m:e>
              <m:sSup>
                <m:sSupPr>
                  <m:ctrlPr>
                    <w:rPr>
                      <w:rFonts w:ascii="Cambria Math" w:hAnsi="Cambria Math"/>
                      <w:i/>
                    </w:rPr>
                  </m:ctrlPr>
                </m:sSupPr>
                <m:e>
                  <m:r>
                    <w:rPr>
                      <w:rFonts w:ascii="Cambria Math" w:hAnsi="Cambria Math"/>
                    </w:rPr>
                    <m:t>F</m:t>
                  </m:r>
                </m:e>
                <m:sup>
                  <m:r>
                    <w:rPr>
                      <w:rFonts w:ascii="Cambria Math" w:hAnsi="Cambria Math"/>
                    </w:rPr>
                    <m:t>*</m:t>
                  </m:r>
                </m:sup>
              </m:sSup>
            </m:e>
          </m:acc>
          <m:r>
            <w:rPr>
              <w:rFonts w:ascii="Cambria Math" w:hAnsi="Cambria Math"/>
            </w:rPr>
            <m:t>=0,</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ϕ</m:t>
                      </m:r>
                    </m:num>
                    <m:den>
                      <m:r>
                        <w:rPr>
                          <w:rFonts w:ascii="Cambria Math" w:hAnsi="Cambria Math"/>
                        </w:rPr>
                        <m:t>MSY I/V</m:t>
                      </m:r>
                    </m:den>
                  </m:f>
                </m:e>
              </m:rad>
            </m:e>
          </m:d>
        </m:oMath>
      </m:oMathPara>
    </w:p>
    <w:p w14:paraId="7EFC9E4E" w14:textId="34FB5981" w:rsidR="0053506C" w:rsidRDefault="0053506C" w:rsidP="0053506C">
      <w:pPr>
        <w:outlineLvl w:val="0"/>
      </w:pPr>
      <w:r>
        <w:tab/>
        <w:t>Using standard economic optimization methods on the managed harvest of renewable resources</w:t>
      </w:r>
      <w:r w:rsidR="00380988">
        <w:fldChar w:fldCharType="begin" w:fldLock="1"/>
      </w:r>
      <w:r w:rsidR="00921365">
        <w:instrText>ADDIN CSL_CITATION { "citationItems" : [ { "id" : "ITEM-1", "itemData" : { "author" : [ { "dropping-particle" : "", "family" : "Smith", "given" : "Vernon L.", "non-dropping-particle" : "", "parse-names" : false, "suffix" : "" } ], "container-title" : "The American Economic Review", "id" : "ITEM-1", "issue" : "3", "issued" : { "date-parts" : [ [ "1968" ] ] }, "page" : "409-431", "title" : "Economics of production from natural resources", "type" : "article-journal", "volume" : "58" }, "uris" : [ "http://www.mendeley.com/documents/?uuid=6d550906-210c-4390-85a5-ea4eec4602b7" ] }, { "id" : "ITEM-2", "itemData" : { "author" : [ { "dropping-particle" : "", "family" : "Dasgupta", "given" : "Partha", "non-dropping-particle" : "", "parse-names" : false, "suffix" : "" }, { "dropping-particle" : "", "family" : "Mitra", "given" : "Tapan", "non-dropping-particle" : "", "parse-names" : false, "suffix" : "" }, { "dropping-particle" : "", "family" : "Sorger", "given" : "Gerhard", "non-dropping-particle" : "", "parse-names" : false, "suffix" : "" } ], "container-title" : "Vienna Economics Papers, University of Vienna, Department of Economics", "id" : "ITEM-2", "issued" : { "date-parts" : [ [ "2016" ] ] }, "title" : "Harvesting the Commons", "type" : "article-journal" }, "uris" : [ "http://www.mendeley.com/documents/?uuid=7ceae6f4-0c91-4761-86bb-bdc000aee3cf" ] } ], "mendeley" : { "formattedCitation" : "&lt;sup&gt;33,48&lt;/sup&gt;", "plainTextFormattedCitation" : "33,48", "previouslyFormattedCitation" : "&lt;sup&gt;33,48&lt;/sup&gt;" }, "properties" : { "noteIndex" : 0 }, "schema" : "https://github.com/citation-style-language/schema/raw/master/csl-citation.json" }</w:instrText>
      </w:r>
      <w:r w:rsidR="00380988">
        <w:fldChar w:fldCharType="separate"/>
      </w:r>
      <w:r w:rsidR="00921365" w:rsidRPr="00921365">
        <w:rPr>
          <w:noProof/>
          <w:vertAlign w:val="superscript"/>
        </w:rPr>
        <w:t>33,48</w:t>
      </w:r>
      <w:r w:rsidR="00380988">
        <w:fldChar w:fldCharType="end"/>
      </w:r>
      <w:r>
        <w:t xml:space="preserve">, we obtain the same equilibria as in </w:t>
      </w:r>
      <w:r w:rsidR="00327445">
        <w:fldChar w:fldCharType="begin"/>
      </w:r>
      <w:r w:rsidR="00327445">
        <w:instrText xml:space="preserve"> REF _Ref483403675 \h </w:instrText>
      </w:r>
      <w:r w:rsidR="00327445">
        <w:fldChar w:fldCharType="separate"/>
      </w:r>
      <w:r w:rsidR="00951DEB">
        <w:t xml:space="preserve">Equation </w:t>
      </w:r>
      <w:r w:rsidR="00951DEB">
        <w:rPr>
          <w:noProof/>
        </w:rPr>
        <w:t>6</w:t>
      </w:r>
      <w:r w:rsidR="00327445">
        <w:fldChar w:fldCharType="end"/>
      </w:r>
      <w:r w:rsidR="00327445">
        <w:t xml:space="preserve"> and </w:t>
      </w:r>
      <w:r w:rsidR="00327445">
        <w:fldChar w:fldCharType="begin"/>
      </w:r>
      <w:r w:rsidR="00327445">
        <w:instrText xml:space="preserve"> REF _Ref483403696 \h </w:instrText>
      </w:r>
      <w:r w:rsidR="00327445">
        <w:fldChar w:fldCharType="separate"/>
      </w:r>
      <w:r w:rsidR="00951DEB">
        <w:t xml:space="preserve">Equation </w:t>
      </w:r>
      <w:r w:rsidR="00951DEB">
        <w:rPr>
          <w:noProof/>
        </w:rPr>
        <w:t>7</w:t>
      </w:r>
      <w:r w:rsidR="00327445">
        <w:fldChar w:fldCharType="end"/>
      </w:r>
      <w:r>
        <w:t xml:space="preserve"> (see Supplementary Information).</w:t>
      </w:r>
    </w:p>
    <w:p w14:paraId="3C520861" w14:textId="0F3277FA" w:rsidR="0053506C" w:rsidRDefault="00A90D8D" w:rsidP="00CB31C6">
      <w:pPr>
        <w:outlineLvl w:val="0"/>
      </w:pPr>
      <w:r>
        <w:tab/>
      </w:r>
    </w:p>
    <w:p w14:paraId="31B99938" w14:textId="77777777" w:rsidR="006815DD" w:rsidRPr="00495B00" w:rsidRDefault="006815DD" w:rsidP="0053506C">
      <w:pPr>
        <w:outlineLvl w:val="0"/>
      </w:pPr>
    </w:p>
    <w:p w14:paraId="32183666" w14:textId="77777777" w:rsidR="0053506C" w:rsidRDefault="0053506C" w:rsidP="0053506C">
      <w:pPr>
        <w:outlineLvl w:val="0"/>
        <w:rPr>
          <w:b/>
          <w:i/>
        </w:rPr>
      </w:pPr>
      <w:r>
        <w:rPr>
          <w:b/>
          <w:i/>
        </w:rPr>
        <w:t>Analysis</w:t>
      </w:r>
    </w:p>
    <w:p w14:paraId="65EBB3A1" w14:textId="77777777" w:rsidR="0053506C" w:rsidRDefault="0053506C" w:rsidP="0053506C">
      <w:pPr>
        <w:outlineLvl w:val="0"/>
        <w:rPr>
          <w:b/>
          <w:i/>
        </w:rPr>
      </w:pPr>
    </w:p>
    <w:p w14:paraId="1E5719C2" w14:textId="5350AF72" w:rsidR="0053506C" w:rsidRPr="004F1F37" w:rsidRDefault="0053506C" w:rsidP="0053506C">
      <w:pPr>
        <w:outlineLvl w:val="0"/>
      </w:pPr>
      <w:r>
        <w:t xml:space="preserve">To fit the model solutions in </w:t>
      </w:r>
      <w:r w:rsidR="008565CC">
        <w:fldChar w:fldCharType="begin"/>
      </w:r>
      <w:r w:rsidR="008565CC">
        <w:instrText xml:space="preserve"> REF _Ref483403696 \h </w:instrText>
      </w:r>
      <w:r w:rsidR="008565CC">
        <w:fldChar w:fldCharType="separate"/>
      </w:r>
      <w:r w:rsidR="00951DEB">
        <w:t xml:space="preserve">Equation </w:t>
      </w:r>
      <w:r w:rsidR="00951DEB">
        <w:rPr>
          <w:noProof/>
        </w:rPr>
        <w:t>7</w:t>
      </w:r>
      <w:r w:rsidR="008565CC">
        <w:fldChar w:fldCharType="end"/>
      </w:r>
      <w:r w:rsidR="008565CC">
        <w:t xml:space="preserve"> </w:t>
      </w:r>
      <w:r>
        <w:t xml:space="preserve">to data, we </w:t>
      </w:r>
      <w:r w:rsidR="0029784A">
        <w:t>estimate</w:t>
      </w:r>
      <w:r w:rsidR="00D73311">
        <w:t xml:space="preserve"> </w:t>
      </w:r>
      <w:r>
        <w:t xml:space="preserve">the fishery-specific cost-benefit ratio </w:t>
      </w:r>
      <w:r>
        <w:rPr>
          <w:i/>
        </w:rPr>
        <w:t>I</w:t>
      </w:r>
      <w:r>
        <w:t>/</w:t>
      </w:r>
      <w:r>
        <w:rPr>
          <w:i/>
        </w:rPr>
        <w:t>V</w:t>
      </w:r>
      <w:r>
        <w:t xml:space="preserve"> </w:t>
      </w:r>
      <w:r w:rsidR="004E4B38">
        <w:t xml:space="preserve">from </w:t>
      </w:r>
      <w:r>
        <w:t xml:space="preserve">the empirical community-wide cost-benefit ratio </w:t>
      </w:r>
      <w:r w:rsidRPr="00AB3E61">
        <w:rPr>
          <w:i/>
        </w:rPr>
        <w:sym w:font="Symbol" w:char="F067"/>
      </w:r>
      <w:r>
        <w:rPr>
          <w:i/>
        </w:rPr>
        <w:t>.</w:t>
      </w:r>
      <w:r>
        <w:t xml:space="preserve"> </w:t>
      </w:r>
      <w:r w:rsidR="00D73311">
        <w:t xml:space="preserve"> </w:t>
      </w:r>
      <w:r w:rsidR="0029784A">
        <w:t>In addition</w:t>
      </w:r>
      <w:r>
        <w:t>, since MSY is arbitrarily defined with a unit of kg, a multiplicative factor is inserted such that MSY=</w:t>
      </w:r>
      <w:r w:rsidRPr="0015755A">
        <w:rPr>
          <w:i/>
        </w:rPr>
        <w:sym w:font="Symbol" w:char="F077"/>
      </w:r>
      <w:r>
        <w:t>MSY</w:t>
      </w:r>
      <w:r w:rsidR="00F14439">
        <w:t>[kg]</w:t>
      </w:r>
      <w:r>
        <w:t xml:space="preserve">.  Suppose that </w:t>
      </w:r>
      <w:r w:rsidR="00F14439">
        <w:t xml:space="preserve">each </w:t>
      </w:r>
      <w:r>
        <w:t>community’s total</w:t>
      </w:r>
      <w:r w:rsidR="00C06E86">
        <w:t xml:space="preserve"> fish</w:t>
      </w:r>
      <w:r>
        <w:t xml:space="preserve"> landing</w:t>
      </w:r>
      <w:r w:rsidR="00C06E86">
        <w:t xml:space="preserve"> is </w:t>
      </w:r>
      <w:r w:rsidR="00C06E86">
        <w:rPr>
          <w:i/>
        </w:rPr>
        <w:t>C</w:t>
      </w:r>
      <w:r w:rsidR="00C06E86">
        <w:rPr>
          <w:i/>
          <w:vertAlign w:val="subscript"/>
        </w:rPr>
        <w:t>T</w:t>
      </w:r>
      <w:r w:rsidR="0015755A">
        <w:t>=</w:t>
      </w:r>
      <w:r w:rsidR="0015755A" w:rsidRPr="00644855">
        <w:rPr>
          <w:i/>
        </w:rPr>
        <w:sym w:font="Symbol" w:char="F078"/>
      </w:r>
      <w:r w:rsidR="0015755A" w:rsidRPr="0015755A">
        <w:rPr>
          <w:i/>
        </w:rPr>
        <w:sym w:font="Symbol" w:char="F077"/>
      </w:r>
      <w:r w:rsidR="0015755A">
        <w:t>MSY</w:t>
      </w:r>
      <w:r w:rsidR="00F14439">
        <w:t>[kg]</w:t>
      </w:r>
      <w:r w:rsidR="0015755A">
        <w:t xml:space="preserve">, or </w:t>
      </w:r>
      <w:r w:rsidR="0015755A" w:rsidRPr="00644855">
        <w:rPr>
          <w:i/>
        </w:rPr>
        <w:sym w:font="Symbol" w:char="F078"/>
      </w:r>
      <w:r w:rsidR="0015755A">
        <w:t xml:space="preserve"> times the </w:t>
      </w:r>
      <w:r w:rsidR="00857743">
        <w:t>observed</w:t>
      </w:r>
      <w:r w:rsidR="0015755A">
        <w:t xml:space="preserve"> fishery’s potential</w:t>
      </w:r>
      <w:r w:rsidR="00784570">
        <w:t xml:space="preserve">, and that each community follows the </w:t>
      </w:r>
      <w:r w:rsidR="003616EA">
        <w:t xml:space="preserve">utility function in </w:t>
      </w:r>
      <w:r w:rsidR="003616EA">
        <w:fldChar w:fldCharType="begin"/>
      </w:r>
      <w:r w:rsidR="003616EA">
        <w:instrText xml:space="preserve"> REF _Ref483403584 \h </w:instrText>
      </w:r>
      <w:r w:rsidR="003616EA">
        <w:fldChar w:fldCharType="separate"/>
      </w:r>
      <w:r w:rsidR="00951DEB">
        <w:t xml:space="preserve">Equation </w:t>
      </w:r>
      <w:r w:rsidR="00951DEB">
        <w:rPr>
          <w:noProof/>
        </w:rPr>
        <w:t>3</w:t>
      </w:r>
      <w:r w:rsidR="003616EA">
        <w:fldChar w:fldCharType="end"/>
      </w:r>
      <w:r>
        <w:t>.</w:t>
      </w:r>
      <w:r w:rsidR="009007E3">
        <w:t xml:space="preserve">  </w:t>
      </w:r>
      <w:r w:rsidR="00857743">
        <w:t xml:space="preserve">Then, </w:t>
      </w:r>
      <w:r w:rsidR="00857743" w:rsidRPr="00AB3E61">
        <w:rPr>
          <w:i/>
        </w:rPr>
        <w:sym w:font="Symbol" w:char="F067"/>
      </w:r>
      <w:r>
        <w:t xml:space="preserve">  </w:t>
      </w:r>
      <w:r w:rsidR="00857743">
        <w:t>is the ratio of total community cost over benefit</w:t>
      </w:r>
      <w:r w:rsidR="00B13F9B">
        <w:t xml:space="preserve"> in terms of MSY</w:t>
      </w:r>
      <w:r w:rsidR="00857743">
        <w:t xml:space="preserve">, which contains the </w:t>
      </w:r>
      <w:r w:rsidR="00857743">
        <w:rPr>
          <w:i/>
        </w:rPr>
        <w:t>I</w:t>
      </w:r>
      <w:r w:rsidR="00857743">
        <w:t>/</w:t>
      </w:r>
      <w:r w:rsidR="00857743">
        <w:rPr>
          <w:i/>
        </w:rPr>
        <w:t>V</w:t>
      </w:r>
      <w:r w:rsidR="00857743">
        <w:t xml:space="preserve"> ratio as derived below.</w:t>
      </w:r>
    </w:p>
    <w:p w14:paraId="05973576" w14:textId="77777777" w:rsidR="001B3677" w:rsidRDefault="001B3677" w:rsidP="001B3677">
      <w:pPr>
        <w:pStyle w:val="Caption"/>
        <w:keepNext/>
      </w:pPr>
    </w:p>
    <w:p w14:paraId="14430F7D" w14:textId="54508DAB" w:rsidR="001B3677" w:rsidRDefault="001B3677" w:rsidP="001B3677">
      <w:pPr>
        <w:pStyle w:val="Caption"/>
        <w:keepNext/>
      </w:pPr>
      <w:bookmarkStart w:id="140" w:name="_Ref483403720"/>
      <w:r>
        <w:t xml:space="preserve">Equation </w:t>
      </w:r>
      <w:fldSimple w:instr=" SEQ Equation \* ARABIC ">
        <w:r w:rsidR="00951DEB">
          <w:rPr>
            <w:noProof/>
          </w:rPr>
          <w:t>8</w:t>
        </w:r>
      </w:fldSimple>
      <w:bookmarkEnd w:id="140"/>
    </w:p>
    <w:p w14:paraId="7376742E" w14:textId="1AF8175A" w:rsidR="0053506C" w:rsidRPr="00B13F9B" w:rsidRDefault="0053506C" w:rsidP="0053506C">
      <w:pPr>
        <w:outlineLvl w:val="0"/>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T</m:t>
                  </m:r>
                </m:sub>
              </m:sSub>
            </m:num>
            <m:den>
              <m:r>
                <w:rPr>
                  <w:rFonts w:ascii="Cambria Math" w:hAnsi="Cambria Math"/>
                </w:rPr>
                <m:t>Vϕln(</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IξωMSY[kg]</m:t>
              </m:r>
            </m:num>
            <m:den>
              <m:r>
                <w:rPr>
                  <w:rFonts w:ascii="Cambria Math" w:hAnsi="Cambria Math"/>
                </w:rPr>
                <m:t>Vϕln(ξωMSY[kg])</m:t>
              </m:r>
            </m:den>
          </m:f>
        </m:oMath>
      </m:oMathPara>
    </w:p>
    <w:p w14:paraId="2437C299" w14:textId="78EA8900" w:rsidR="00B13F9B" w:rsidRPr="004F1F37" w:rsidRDefault="009043D4" w:rsidP="0053506C">
      <w:pPr>
        <w:outlineLvl w:val="0"/>
      </w:pPr>
      <m:oMathPara>
        <m:oMath>
          <m:f>
            <m:fPr>
              <m:ctrlPr>
                <w:rPr>
                  <w:rFonts w:ascii="Cambria Math" w:hAnsi="Cambria Math"/>
                  <w:i/>
                </w:rPr>
              </m:ctrlPr>
            </m:fPr>
            <m:num>
              <m:r>
                <w:rPr>
                  <w:rFonts w:ascii="Cambria Math" w:hAnsi="Cambria Math"/>
                </w:rPr>
                <m:t>ϕ</m:t>
              </m:r>
            </m:num>
            <m:den>
              <m:r>
                <w:rPr>
                  <w:rFonts w:ascii="Cambria Math" w:hAnsi="Cambria Math"/>
                </w:rPr>
                <m:t>MSY I/V</m:t>
              </m:r>
            </m:den>
          </m:f>
          <m:r>
            <w:rPr>
              <w:rFonts w:ascii="Cambria Math" w:hAnsi="Cambria Math"/>
            </w:rPr>
            <m:t>=</m:t>
          </m:r>
          <m:f>
            <m:fPr>
              <m:ctrlPr>
                <w:rPr>
                  <w:rFonts w:ascii="Cambria Math" w:hAnsi="Cambria Math"/>
                  <w:i/>
                </w:rPr>
              </m:ctrlPr>
            </m:fPr>
            <m:num>
              <m:r>
                <w:rPr>
                  <w:rFonts w:ascii="Cambria Math" w:hAnsi="Cambria Math"/>
                </w:rPr>
                <m:t>ξ</m:t>
              </m:r>
            </m:num>
            <m:den>
              <m:r>
                <w:rPr>
                  <w:rFonts w:ascii="Cambria Math" w:hAnsi="Cambria Math"/>
                </w:rPr>
                <m:t>ln</m:t>
              </m:r>
              <m:d>
                <m:dPr>
                  <m:ctrlPr>
                    <w:rPr>
                      <w:rFonts w:ascii="Cambria Math" w:hAnsi="Cambria Math"/>
                      <w:i/>
                    </w:rPr>
                  </m:ctrlPr>
                </m:dPr>
                <m:e>
                  <m:acc>
                    <m:accPr>
                      <m:ctrlPr>
                        <w:rPr>
                          <w:rFonts w:ascii="Cambria Math" w:hAnsi="Cambria Math"/>
                          <w:i/>
                        </w:rPr>
                      </m:ctrlPr>
                    </m:accPr>
                    <m:e>
                      <m:r>
                        <w:rPr>
                          <w:rFonts w:ascii="Cambria Math" w:hAnsi="Cambria Math"/>
                        </w:rPr>
                        <m:t>ω</m:t>
                      </m:r>
                    </m:e>
                  </m:acc>
                  <m:r>
                    <w:rPr>
                      <w:rFonts w:ascii="Cambria Math" w:hAnsi="Cambria Math"/>
                    </w:rPr>
                    <m:t>MSY[kg]</m:t>
                  </m:r>
                </m:e>
              </m:d>
              <m:r>
                <w:rPr>
                  <w:rFonts w:ascii="Cambria Math" w:hAnsi="Cambria Math"/>
                </w:rPr>
                <m:t>γ</m:t>
              </m:r>
            </m:den>
          </m:f>
        </m:oMath>
      </m:oMathPara>
    </w:p>
    <w:p w14:paraId="0C3772B9" w14:textId="016F7CBD" w:rsidR="0053506C" w:rsidRDefault="00A6354E" w:rsidP="00CF52DF">
      <w:pPr>
        <w:outlineLvl w:val="0"/>
      </w:pPr>
      <w:r>
        <w:lastRenderedPageBreak/>
        <w:t xml:space="preserve">where </w:t>
      </w:r>
      <m:oMath>
        <m:acc>
          <m:accPr>
            <m:ctrlPr>
              <w:rPr>
                <w:rFonts w:ascii="Cambria Math" w:hAnsi="Cambria Math"/>
                <w:i/>
              </w:rPr>
            </m:ctrlPr>
          </m:accPr>
          <m:e>
            <m:r>
              <w:rPr>
                <w:rFonts w:ascii="Cambria Math" w:hAnsi="Cambria Math"/>
              </w:rPr>
              <m:t>ω</m:t>
            </m:r>
          </m:e>
        </m:acc>
      </m:oMath>
      <w:r w:rsidR="0053506C">
        <w:rPr>
          <w:rFonts w:eastAsiaTheme="minorEastAsia"/>
        </w:rPr>
        <w:t xml:space="preserve"> = </w:t>
      </w:r>
      <w:r w:rsidR="00FD010E" w:rsidRPr="00644855">
        <w:rPr>
          <w:i/>
        </w:rPr>
        <w:sym w:font="Symbol" w:char="F078"/>
      </w:r>
      <w:r w:rsidR="0053506C" w:rsidRPr="00ED5E6C">
        <w:rPr>
          <w:i/>
        </w:rPr>
        <w:sym w:font="Symbol" w:char="F077"/>
      </w:r>
      <w:r w:rsidR="0053506C">
        <w:t>, a multiplicative factor of MSY in</w:t>
      </w:r>
      <w:r w:rsidR="00F0674D">
        <w:t>side</w:t>
      </w:r>
      <w:r w:rsidR="0053506C">
        <w:t xml:space="preserve"> the </w:t>
      </w:r>
      <w:r w:rsidR="0053506C" w:rsidRPr="00E4484E">
        <w:rPr>
          <w:i/>
        </w:rPr>
        <w:t>ln</w:t>
      </w:r>
      <w:r w:rsidR="0053506C">
        <w:t xml:space="preserve"> function.</w:t>
      </w:r>
      <w:r w:rsidR="00230B94">
        <w:t xml:space="preserve">  The right hand side of the final expression in </w:t>
      </w:r>
      <w:r w:rsidR="00230B94">
        <w:fldChar w:fldCharType="begin"/>
      </w:r>
      <w:r w:rsidR="00230B94">
        <w:instrText xml:space="preserve"> REF _Ref483403720 \h </w:instrText>
      </w:r>
      <w:r w:rsidR="00230B94">
        <w:fldChar w:fldCharType="separate"/>
      </w:r>
      <w:r w:rsidR="00556B10">
        <w:t xml:space="preserve">Equation </w:t>
      </w:r>
      <w:r w:rsidR="00556B10">
        <w:rPr>
          <w:noProof/>
        </w:rPr>
        <w:t>8</w:t>
      </w:r>
      <w:r w:rsidR="00230B94">
        <w:fldChar w:fldCharType="end"/>
      </w:r>
      <w:r w:rsidR="00784570">
        <w:t xml:space="preserve"> directly plugs into </w:t>
      </w:r>
      <w:r w:rsidR="00784570">
        <w:fldChar w:fldCharType="begin"/>
      </w:r>
      <w:r w:rsidR="00784570">
        <w:instrText xml:space="preserve"> REF _Ref483403696 \h </w:instrText>
      </w:r>
      <w:r w:rsidR="00784570">
        <w:fldChar w:fldCharType="separate"/>
      </w:r>
      <w:r w:rsidR="00556B10">
        <w:t xml:space="preserve">Equation </w:t>
      </w:r>
      <w:r w:rsidR="00556B10">
        <w:rPr>
          <w:noProof/>
        </w:rPr>
        <w:t>7</w:t>
      </w:r>
      <w:r w:rsidR="00784570">
        <w:fldChar w:fldCharType="end"/>
      </w:r>
      <w:r w:rsidR="00C674D7">
        <w:t xml:space="preserve">, yielding </w:t>
      </w:r>
      <w:r w:rsidR="0053506C">
        <w:t>the model solutions that can be fitted to data:</w:t>
      </w:r>
    </w:p>
    <w:p w14:paraId="51436276" w14:textId="4B31F472" w:rsidR="001B3677" w:rsidRDefault="0053506C" w:rsidP="0053506C">
      <w:pPr>
        <w:outlineLvl w:val="0"/>
      </w:pPr>
      <w:r>
        <w:rPr>
          <w:rFonts w:eastAsiaTheme="minorEastAsia"/>
        </w:rPr>
        <w:tab/>
      </w:r>
    </w:p>
    <w:p w14:paraId="21253058" w14:textId="5972F7E7" w:rsidR="001B3677" w:rsidRDefault="001B3677" w:rsidP="001B3677">
      <w:pPr>
        <w:pStyle w:val="Caption"/>
        <w:keepNext/>
      </w:pPr>
      <w:bookmarkStart w:id="141" w:name="_Ref483403752"/>
      <w:r>
        <w:t xml:space="preserve">Equation </w:t>
      </w:r>
      <w:fldSimple w:instr=" SEQ Equation \* ARABIC ">
        <w:r w:rsidR="00556B10">
          <w:rPr>
            <w:noProof/>
          </w:rPr>
          <w:t>9</w:t>
        </w:r>
      </w:fldSimple>
      <w:bookmarkEnd w:id="141"/>
    </w:p>
    <w:p w14:paraId="4638D303" w14:textId="043F0B64" w:rsidR="0053506C" w:rsidRPr="004F1F37" w:rsidRDefault="009043D4" w:rsidP="0053506C">
      <w:pPr>
        <w:outlineLvl w:val="0"/>
      </w:pPr>
      <m:oMathPara>
        <m:oMath>
          <m:acc>
            <m:accPr>
              <m:ctrlPr>
                <w:rPr>
                  <w:rFonts w:ascii="Cambria Math" w:hAnsi="Cambria Math"/>
                  <w:i/>
                </w:rPr>
              </m:ctrlPr>
            </m:accPr>
            <m:e>
              <m:sSup>
                <m:sSupPr>
                  <m:ctrlPr>
                    <w:rPr>
                      <w:rFonts w:ascii="Cambria Math" w:hAnsi="Cambria Math"/>
                      <w:i/>
                    </w:rPr>
                  </m:ctrlPr>
                </m:sSupPr>
                <m:e>
                  <m:r>
                    <w:rPr>
                      <w:rFonts w:ascii="Cambria Math" w:hAnsi="Cambria Math"/>
                    </w:rPr>
                    <m:t>F</m:t>
                  </m:r>
                </m:e>
                <m:sup>
                  <m:r>
                    <w:rPr>
                      <w:rFonts w:ascii="Cambria Math" w:hAnsi="Cambria Math"/>
                    </w:rPr>
                    <m:t>*</m:t>
                  </m:r>
                </m:sup>
              </m:sSup>
            </m:e>
          </m:acc>
          <m:r>
            <w:rPr>
              <w:rFonts w:ascii="Cambria Math" w:hAnsi="Cambria Math"/>
            </w:rPr>
            <m:t>=0,</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ξ</m:t>
                      </m:r>
                    </m:num>
                    <m:den>
                      <m:r>
                        <m:rPr>
                          <m:sty m:val="p"/>
                        </m:rPr>
                        <w:rPr>
                          <w:rFonts w:ascii="Cambria Math" w:hAnsi="Cambria Math"/>
                        </w:rPr>
                        <m:t>ln⁡</m:t>
                      </m:r>
                      <m:r>
                        <w:rPr>
                          <w:rFonts w:ascii="Cambria Math" w:hAnsi="Cambria Math"/>
                        </w:rPr>
                        <m:t>(</m:t>
                      </m:r>
                      <m:acc>
                        <m:accPr>
                          <m:ctrlPr>
                            <w:rPr>
                              <w:rFonts w:ascii="Cambria Math" w:hAnsi="Cambria Math"/>
                              <w:i/>
                            </w:rPr>
                          </m:ctrlPr>
                        </m:accPr>
                        <m:e>
                          <m:r>
                            <w:rPr>
                              <w:rFonts w:ascii="Cambria Math" w:hAnsi="Cambria Math"/>
                            </w:rPr>
                            <m:t>ω</m:t>
                          </m:r>
                        </m:e>
                      </m:acc>
                      <m:r>
                        <w:rPr>
                          <w:rFonts w:ascii="Cambria Math" w:hAnsi="Cambria Math"/>
                        </w:rPr>
                        <m:t>MSY</m:t>
                      </m:r>
                      <m:d>
                        <m:dPr>
                          <m:begChr m:val="["/>
                          <m:endChr m:val="]"/>
                          <m:ctrlPr>
                            <w:rPr>
                              <w:rFonts w:ascii="Cambria Math" w:hAnsi="Cambria Math"/>
                              <w:i/>
                            </w:rPr>
                          </m:ctrlPr>
                        </m:dPr>
                        <m:e>
                          <m:r>
                            <w:rPr>
                              <w:rFonts w:ascii="Cambria Math" w:hAnsi="Cambria Math"/>
                            </w:rPr>
                            <m:t>kg</m:t>
                          </m:r>
                        </m:e>
                      </m:d>
                      <m:r>
                        <w:rPr>
                          <w:rFonts w:ascii="Cambria Math" w:hAnsi="Cambria Math"/>
                        </w:rPr>
                        <m:t>)γ</m:t>
                      </m:r>
                    </m:den>
                  </m:f>
                </m:e>
              </m:rad>
            </m:e>
          </m:d>
        </m:oMath>
      </m:oMathPara>
    </w:p>
    <w:p w14:paraId="0D03EF96" w14:textId="24D481F5" w:rsidR="0053506C" w:rsidRDefault="0053506C" w:rsidP="0053506C">
      <w:pPr>
        <w:outlineLvl w:val="0"/>
        <w:rPr>
          <w:rFonts w:eastAsiaTheme="minorEastAsia"/>
        </w:rPr>
      </w:pPr>
      <w:r>
        <w:t xml:space="preserve">To fit the model to data, we can estimate </w:t>
      </w:r>
      <w:r w:rsidRPr="00644855">
        <w:rPr>
          <w:i/>
        </w:rPr>
        <w:sym w:font="Symbol" w:char="F078"/>
      </w:r>
      <w:r>
        <w:t xml:space="preserve"> and </w:t>
      </w:r>
      <m:oMath>
        <m:acc>
          <m:accPr>
            <m:ctrlPr>
              <w:rPr>
                <w:rFonts w:ascii="Cambria Math" w:hAnsi="Cambria Math"/>
                <w:i/>
              </w:rPr>
            </m:ctrlPr>
          </m:accPr>
          <m:e>
            <m:r>
              <w:rPr>
                <w:rFonts w:ascii="Cambria Math" w:hAnsi="Cambria Math"/>
              </w:rPr>
              <m:t>ω</m:t>
            </m:r>
          </m:e>
        </m:acc>
      </m:oMath>
      <w:r>
        <w:rPr>
          <w:rFonts w:eastAsiaTheme="minorEastAsia"/>
        </w:rPr>
        <w:t xml:space="preserve"> as constant parameters using an iterative search procedure to minimize the non-linear least squares</w:t>
      </w:r>
      <w:r>
        <w:t>.  Since the model (</w:t>
      </w:r>
      <w:r w:rsidR="00E06A1B">
        <w:fldChar w:fldCharType="begin"/>
      </w:r>
      <w:r w:rsidR="00E06A1B">
        <w:instrText xml:space="preserve"> REF _Ref483403752 \h </w:instrText>
      </w:r>
      <w:r w:rsidR="00E06A1B">
        <w:fldChar w:fldCharType="separate"/>
      </w:r>
      <w:r w:rsidR="00556B10">
        <w:t xml:space="preserve">Equation </w:t>
      </w:r>
      <w:r w:rsidR="00556B10">
        <w:rPr>
          <w:noProof/>
        </w:rPr>
        <w:t>9</w:t>
      </w:r>
      <w:r w:rsidR="00E06A1B">
        <w:fldChar w:fldCharType="end"/>
      </w:r>
      <w:r>
        <w:t xml:space="preserve">) predicts two possible stable strategies for </w:t>
      </w:r>
      <w:r w:rsidRPr="00AB3E61">
        <w:rPr>
          <w:i/>
        </w:rPr>
        <w:sym w:font="Symbol" w:char="F067"/>
      </w:r>
      <w:r>
        <w:t xml:space="preserve"> &gt;</w:t>
      </w:r>
      <w:r w:rsidR="00EC2BDE" w:rsidRPr="00644855">
        <w:rPr>
          <w:i/>
        </w:rPr>
        <w:sym w:font="Symbol" w:char="F078"/>
      </w:r>
      <w:r>
        <w:t>/(</w:t>
      </w:r>
      <w:r>
        <w:rPr>
          <w:i/>
        </w:rPr>
        <w:t>ln</w:t>
      </w:r>
      <w:r>
        <w:t>(MSY)), the expected solution is chosen according to each fishery’s initial condition.  If a fishery’s first reported harvest rate</w:t>
      </w:r>
      <w:r w:rsidR="00232355">
        <w:t xml:space="preserve"> </w:t>
      </w:r>
      <w:r w:rsidR="00232355">
        <w:rPr>
          <w:i/>
        </w:rPr>
        <w:t>F</w:t>
      </w:r>
      <w:r w:rsidR="00232355">
        <w:rPr>
          <w:i/>
          <w:vertAlign w:val="subscript"/>
        </w:rPr>
        <w:t>init</w:t>
      </w:r>
      <w:r>
        <w:t xml:space="preserve"> is below </w:t>
      </w:r>
      <w:r>
        <w:rPr>
          <w:i/>
        </w:rPr>
        <w:t>F</w:t>
      </w:r>
      <w:r>
        <w:rPr>
          <w:i/>
          <w:vertAlign w:val="subscript"/>
        </w:rPr>
        <w:t>MSY</w:t>
      </w:r>
      <w:r>
        <w:t xml:space="preserve"> (which is the unstable solution in the bistable region), then the model predicts that the fishery will subsequently converge to the smaller </w:t>
      </w:r>
      <m:oMath>
        <m:acc>
          <m:accPr>
            <m:ctrlPr>
              <w:rPr>
                <w:rFonts w:ascii="Cambria Math" w:hAnsi="Cambria Math"/>
                <w:i/>
              </w:rPr>
            </m:ctrlPr>
          </m:accPr>
          <m:e>
            <m:sSup>
              <m:sSupPr>
                <m:ctrlPr>
                  <w:rPr>
                    <w:rFonts w:ascii="Cambria Math" w:hAnsi="Cambria Math"/>
                    <w:i/>
                  </w:rPr>
                </m:ctrlPr>
              </m:sSupPr>
              <m:e>
                <m:r>
                  <w:rPr>
                    <w:rFonts w:ascii="Cambria Math" w:hAnsi="Cambria Math"/>
                  </w:rPr>
                  <m:t>F</m:t>
                </m:r>
              </m:e>
              <m:sup>
                <m:r>
                  <w:rPr>
                    <w:rFonts w:ascii="Cambria Math" w:hAnsi="Cambria Math"/>
                  </w:rPr>
                  <m:t>*</m:t>
                </m:r>
              </m:sup>
            </m:sSup>
          </m:e>
        </m:acc>
      </m:oMath>
      <w:r>
        <w:rPr>
          <w:rFonts w:eastAsiaTheme="minorEastAsia"/>
        </w:rPr>
        <w:t>.  Conversely, if the initial harvest rate is above</w:t>
      </w:r>
      <w:r w:rsidRPr="00BC1686">
        <w:rPr>
          <w:i/>
        </w:rPr>
        <w:t xml:space="preserve"> </w:t>
      </w:r>
      <w:r>
        <w:rPr>
          <w:i/>
        </w:rPr>
        <w:t>F</w:t>
      </w:r>
      <w:r>
        <w:rPr>
          <w:i/>
          <w:vertAlign w:val="subscript"/>
        </w:rPr>
        <w:t>MSY</w:t>
      </w:r>
      <w:r>
        <w:t xml:space="preserve">, then the fishery is expected to converge to the larger </w:t>
      </w:r>
      <m:oMath>
        <m:acc>
          <m:accPr>
            <m:ctrlPr>
              <w:rPr>
                <w:rFonts w:ascii="Cambria Math" w:hAnsi="Cambria Math"/>
                <w:i/>
              </w:rPr>
            </m:ctrlPr>
          </m:accPr>
          <m:e>
            <m:sSup>
              <m:sSupPr>
                <m:ctrlPr>
                  <w:rPr>
                    <w:rFonts w:ascii="Cambria Math" w:hAnsi="Cambria Math"/>
                    <w:i/>
                  </w:rPr>
                </m:ctrlPr>
              </m:sSupPr>
              <m:e>
                <m:r>
                  <w:rPr>
                    <w:rFonts w:ascii="Cambria Math" w:hAnsi="Cambria Math"/>
                  </w:rPr>
                  <m:t>F</m:t>
                </m:r>
              </m:e>
              <m:sup>
                <m:r>
                  <w:rPr>
                    <w:rFonts w:ascii="Cambria Math" w:hAnsi="Cambria Math"/>
                  </w:rPr>
                  <m:t>*</m:t>
                </m:r>
              </m:sup>
            </m:sSup>
          </m:e>
        </m:acc>
      </m:oMath>
      <w:r>
        <w:rPr>
          <w:rFonts w:eastAsiaTheme="minorEastAsia"/>
        </w:rPr>
        <w:t>.</w:t>
      </w:r>
      <w:r w:rsidR="00B94717">
        <w:rPr>
          <w:rFonts w:eastAsiaTheme="minorEastAsia"/>
        </w:rPr>
        <w:t xml:space="preserve">  The initial condition is</w:t>
      </w:r>
      <w:r w:rsidR="004E504E">
        <w:rPr>
          <w:rFonts w:eastAsiaTheme="minorEastAsia"/>
        </w:rPr>
        <w:t xml:space="preserve"> thus</w:t>
      </w:r>
      <w:r w:rsidR="00B94717">
        <w:rPr>
          <w:rFonts w:eastAsiaTheme="minorEastAsia"/>
        </w:rPr>
        <w:t xml:space="preserve"> binary</w:t>
      </w:r>
      <w:r w:rsidR="004E504E">
        <w:rPr>
          <w:rFonts w:eastAsiaTheme="minorEastAsia"/>
        </w:rPr>
        <w:t xml:space="preserve"> (either above or below </w:t>
      </w:r>
      <w:r w:rsidR="004E504E">
        <w:rPr>
          <w:i/>
        </w:rPr>
        <w:t>F</w:t>
      </w:r>
      <w:r w:rsidR="004E504E">
        <w:rPr>
          <w:i/>
          <w:vertAlign w:val="subscript"/>
        </w:rPr>
        <w:t>MSY</w:t>
      </w:r>
      <w:r w:rsidR="004E504E">
        <w:t>).</w:t>
      </w:r>
      <w:r w:rsidR="004E504E">
        <w:rPr>
          <w:rFonts w:eastAsiaTheme="minorEastAsia"/>
        </w:rPr>
        <w:t xml:space="preserve"> </w:t>
      </w:r>
      <w:r>
        <w:rPr>
          <w:rFonts w:eastAsiaTheme="minorEastAsia"/>
        </w:rPr>
        <w:t xml:space="preserve"> For the model analysis, the dependent variable that we wish to predict is </w:t>
      </w:r>
      <w:r>
        <w:t xml:space="preserve">the average </w:t>
      </w:r>
      <w:r>
        <w:rPr>
          <w:i/>
        </w:rPr>
        <w:t>F</w:t>
      </w:r>
      <w:r>
        <w:rPr>
          <w:i/>
          <w:vertAlign w:val="superscript"/>
        </w:rPr>
        <w:t>*</w:t>
      </w:r>
      <w:r>
        <w:rPr>
          <w:i/>
        </w:rPr>
        <w:t>/F</w:t>
      </w:r>
      <w:r>
        <w:rPr>
          <w:i/>
          <w:vertAlign w:val="subscript"/>
        </w:rPr>
        <w:t>MSY</w:t>
      </w:r>
      <w:r>
        <w:t xml:space="preserve"> of each fishery over all available years between 1961 and 2009, excluding the first available year.</w:t>
      </w:r>
    </w:p>
    <w:p w14:paraId="6B0B0AA2" w14:textId="225E4D4C" w:rsidR="0053506C" w:rsidRDefault="0053506C" w:rsidP="0053506C">
      <w:pPr>
        <w:outlineLvl w:val="0"/>
        <w:rPr>
          <w:noProof/>
        </w:rPr>
      </w:pPr>
      <w:r>
        <w:rPr>
          <w:rFonts w:eastAsiaTheme="minorEastAsia"/>
        </w:rPr>
        <w:tab/>
        <w:t>While</w:t>
      </w:r>
      <m:oMath>
        <m:r>
          <w:rPr>
            <w:rFonts w:ascii="Cambria Math" w:hAnsi="Cambria Math"/>
          </w:rPr>
          <m:t xml:space="preserve"> </m:t>
        </m:r>
        <m:acc>
          <m:accPr>
            <m:ctrlPr>
              <w:rPr>
                <w:rFonts w:ascii="Cambria Math" w:hAnsi="Cambria Math"/>
                <w:i/>
              </w:rPr>
            </m:ctrlPr>
          </m:accPr>
          <m:e>
            <m:r>
              <w:rPr>
                <w:rFonts w:ascii="Cambria Math" w:hAnsi="Cambria Math"/>
              </w:rPr>
              <m:t>ω</m:t>
            </m:r>
          </m:e>
        </m:acc>
      </m:oMath>
      <w:r>
        <w:rPr>
          <w:rFonts w:eastAsiaTheme="minorEastAsia"/>
        </w:rPr>
        <w:t xml:space="preserve"> modifies the unit of MSY, it does not strongly affect the value of </w:t>
      </w:r>
      <w:r w:rsidRPr="00644855">
        <w:rPr>
          <w:i/>
        </w:rPr>
        <w:sym w:font="Symbol" w:char="F078"/>
      </w:r>
      <w:r w:rsidR="00AF07A1">
        <w:t>/</w:t>
      </w:r>
      <w:r>
        <w:rPr>
          <w:rFonts w:eastAsiaTheme="minorEastAsia"/>
          <w:i/>
        </w:rPr>
        <w:t>ln</w:t>
      </w:r>
      <w:r>
        <w:rPr>
          <w:rFonts w:eastAsiaTheme="minorEastAsia"/>
        </w:rPr>
        <w:t>(</w:t>
      </w:r>
      <m:oMath>
        <m:acc>
          <m:accPr>
            <m:ctrlPr>
              <w:rPr>
                <w:rFonts w:ascii="Cambria Math" w:hAnsi="Cambria Math"/>
                <w:i/>
              </w:rPr>
            </m:ctrlPr>
          </m:accPr>
          <m:e>
            <m:r>
              <w:rPr>
                <w:rFonts w:ascii="Cambria Math" w:hAnsi="Cambria Math"/>
              </w:rPr>
              <m:t>ω</m:t>
            </m:r>
          </m:e>
        </m:acc>
        <m:r>
          <w:rPr>
            <w:rFonts w:ascii="Cambria Math" w:hAnsi="Cambria Math"/>
          </w:rPr>
          <m:t>MSY[kg]</m:t>
        </m:r>
      </m:oMath>
      <w:r>
        <w:rPr>
          <w:rFonts w:eastAsiaTheme="minorEastAsia"/>
        </w:rPr>
        <w:t xml:space="preserve">), which is the quantity that determines the model predictions on harvest rates, when </w:t>
      </w:r>
      <w:r w:rsidRPr="00644855">
        <w:rPr>
          <w:i/>
        </w:rPr>
        <w:sym w:font="Symbol" w:char="F078"/>
      </w:r>
      <w:r>
        <w:t xml:space="preserve"> is fitted at the chosen unit.  This is shown as the sensitivity of the model </w:t>
      </w:r>
      <w:r>
        <w:rPr>
          <w:i/>
        </w:rPr>
        <w:t>R</w:t>
      </w:r>
      <w:r>
        <w:rPr>
          <w:i/>
          <w:vertAlign w:val="superscript"/>
        </w:rPr>
        <w:t>2</w:t>
      </w:r>
      <w:r>
        <w:t xml:space="preserve"> to the chosen unit of MSY</w:t>
      </w:r>
      <w:r w:rsidR="00565597">
        <w:t xml:space="preserve"> (</w:t>
      </w:r>
      <w:r w:rsidR="00565597">
        <w:fldChar w:fldCharType="begin"/>
      </w:r>
      <w:r w:rsidR="00565597">
        <w:instrText xml:space="preserve"> REF _Ref483402718 \h </w:instrText>
      </w:r>
      <w:r w:rsidR="00565597">
        <w:fldChar w:fldCharType="separate"/>
      </w:r>
      <w:r w:rsidR="00556B10">
        <w:t xml:space="preserve">Figure </w:t>
      </w:r>
      <w:r w:rsidR="00556B10">
        <w:rPr>
          <w:noProof/>
        </w:rPr>
        <w:t>4</w:t>
      </w:r>
      <w:r w:rsidR="00565597">
        <w:fldChar w:fldCharType="end"/>
      </w:r>
      <w:r>
        <w:t xml:space="preserve">).  For </w:t>
      </w:r>
      <w:r w:rsidR="00441EA6">
        <w:t>all tested units where</w:t>
      </w:r>
      <w:r>
        <w:t xml:space="preserve"> </w:t>
      </w:r>
      <w:r>
        <w:rPr>
          <w:rFonts w:eastAsiaTheme="minorEastAsia"/>
          <w:i/>
        </w:rPr>
        <w:t>ln</w:t>
      </w:r>
      <w:r>
        <w:rPr>
          <w:rFonts w:eastAsiaTheme="minorEastAsia"/>
        </w:rPr>
        <w:t xml:space="preserve">(MSY) is positive for all fisheries, </w:t>
      </w:r>
      <w:r w:rsidR="00140F47">
        <w:rPr>
          <w:rFonts w:eastAsiaTheme="minorEastAsia"/>
        </w:rPr>
        <w:t>the</w:t>
      </w:r>
      <w:r>
        <w:rPr>
          <w:rFonts w:eastAsiaTheme="minorEastAsia"/>
        </w:rPr>
        <w:t xml:space="preserve"> </w:t>
      </w:r>
      <w:r>
        <w:rPr>
          <w:i/>
        </w:rPr>
        <w:t>R</w:t>
      </w:r>
      <w:r>
        <w:rPr>
          <w:i/>
          <w:vertAlign w:val="superscript"/>
        </w:rPr>
        <w:t>2</w:t>
      </w:r>
      <w:r>
        <w:t xml:space="preserve"> </w:t>
      </w:r>
      <w:r w:rsidR="00140F47">
        <w:t xml:space="preserve">is </w:t>
      </w:r>
      <w:r>
        <w:t>close to the maximum.  We set the unit to kg (</w:t>
      </w:r>
      <m:oMath>
        <m:acc>
          <m:accPr>
            <m:ctrlPr>
              <w:rPr>
                <w:rFonts w:ascii="Cambria Math" w:hAnsi="Cambria Math"/>
                <w:i/>
              </w:rPr>
            </m:ctrlPr>
          </m:accPr>
          <m:e>
            <m:r>
              <w:rPr>
                <w:rFonts w:ascii="Cambria Math" w:hAnsi="Cambria Math"/>
              </w:rPr>
              <m:t>ω</m:t>
            </m:r>
          </m:e>
        </m:acc>
      </m:oMath>
      <w:r>
        <w:rPr>
          <w:rFonts w:eastAsiaTheme="minorEastAsia"/>
        </w:rPr>
        <w:t>=1)</w:t>
      </w:r>
      <w:r>
        <w:t xml:space="preserve">, which is very close to the best fitting unit of </w:t>
      </w:r>
      <w:r w:rsidR="00140F47">
        <w:t xml:space="preserve">0.581 </w:t>
      </w:r>
      <w:r>
        <w:t xml:space="preserve">kg.  In the main results, the model essentially contains a single parameter </w:t>
      </w:r>
      <w:r w:rsidRPr="00644855">
        <w:rPr>
          <w:i/>
        </w:rPr>
        <w:sym w:font="Symbol" w:char="F078"/>
      </w:r>
      <w:r>
        <w:t>, with MSY being understood to have the unit of kg.</w:t>
      </w:r>
    </w:p>
    <w:p w14:paraId="21A3CB16" w14:textId="77777777" w:rsidR="0053506C" w:rsidRDefault="0053506C" w:rsidP="0053506C">
      <w:pPr>
        <w:outlineLvl w:val="0"/>
        <w:rPr>
          <w:noProof/>
        </w:rPr>
      </w:pPr>
    </w:p>
    <w:p w14:paraId="23B2C391" w14:textId="32DB24FA" w:rsidR="0053506C" w:rsidRDefault="006C3E87" w:rsidP="0053506C">
      <w:pPr>
        <w:keepNext/>
        <w:jc w:val="center"/>
        <w:outlineLvl w:val="0"/>
      </w:pPr>
      <w:r>
        <w:rPr>
          <w:noProof/>
        </w:rPr>
        <w:drawing>
          <wp:inline distT="0" distB="0" distL="0" distR="0" wp14:anchorId="57D22E88" wp14:editId="69A67B75">
            <wp:extent cx="5934710" cy="2393315"/>
            <wp:effectExtent l="0" t="0" r="8890" b="0"/>
            <wp:docPr id="14" name="Picture 14" descr="RAManalysis%20model%20sensitiv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Manalysis%20model%20sensitivity.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2393315"/>
                    </a:xfrm>
                    <a:prstGeom prst="rect">
                      <a:avLst/>
                    </a:prstGeom>
                    <a:noFill/>
                    <a:ln>
                      <a:noFill/>
                    </a:ln>
                  </pic:spPr>
                </pic:pic>
              </a:graphicData>
            </a:graphic>
          </wp:inline>
        </w:drawing>
      </w:r>
    </w:p>
    <w:p w14:paraId="1C054A79" w14:textId="0FFD040B" w:rsidR="0053506C" w:rsidRPr="00480BA5" w:rsidRDefault="0053506C" w:rsidP="0053506C">
      <w:pPr>
        <w:pStyle w:val="Caption"/>
        <w:rPr>
          <w:i w:val="0"/>
        </w:rPr>
      </w:pPr>
      <w:bookmarkStart w:id="142" w:name="_Ref483402718"/>
      <w:r>
        <w:t xml:space="preserve">Figure </w:t>
      </w:r>
      <w:fldSimple w:instr=" SEQ Figure \* ARABIC ">
        <w:r w:rsidR="00556B10">
          <w:rPr>
            <w:noProof/>
          </w:rPr>
          <w:t>4</w:t>
        </w:r>
      </w:fldSimple>
      <w:bookmarkEnd w:id="142"/>
      <w:r w:rsidR="00D31A94">
        <w:t>. a</w:t>
      </w:r>
      <w:r>
        <w:t>. Sensitivity of model, as evaluated by R</w:t>
      </w:r>
      <w:r>
        <w:rPr>
          <w:vertAlign w:val="superscript"/>
        </w:rPr>
        <w:t>2</w:t>
      </w:r>
      <w:r w:rsidR="00D31A94">
        <w:t>, to MSY unit. b</w:t>
      </w:r>
      <w:r>
        <w:t>. Model R</w:t>
      </w:r>
      <w:r>
        <w:rPr>
          <w:vertAlign w:val="superscript"/>
        </w:rPr>
        <w:t>2</w:t>
      </w:r>
      <w:r>
        <w:rPr>
          <w:i w:val="0"/>
        </w:rPr>
        <w:t xml:space="preserve"> as a function of the parameter </w:t>
      </w:r>
      <w:r w:rsidRPr="00480BA5">
        <w:sym w:font="Symbol" w:char="F078"/>
      </w:r>
      <w:r>
        <w:rPr>
          <w:i w:val="0"/>
        </w:rPr>
        <w:t xml:space="preserve"> with MSY in kg.</w:t>
      </w:r>
    </w:p>
    <w:p w14:paraId="1206D1A9" w14:textId="07AB250A" w:rsidR="0053506C" w:rsidRPr="00307AF8" w:rsidRDefault="0053506C" w:rsidP="0053506C">
      <w:pPr>
        <w:outlineLvl w:val="0"/>
      </w:pPr>
      <w:r>
        <w:tab/>
        <w:t>The significance of the model fit and parameter estimate are evaluated using a permutation test</w:t>
      </w:r>
      <w:r>
        <w:fldChar w:fldCharType="begin" w:fldLock="1"/>
      </w:r>
      <w:r w:rsidR="00921365">
        <w:instrText>ADDIN CSL_CITATION { "citationItems" : [ { "id" : "ITEM-1", "itemData" : { "DOI" : "10.2307/2246134", "ISBN" : "0883-4237", "ISSN" : "2168-8745", "PMID" : "20948974", "abstract" : "The history, empirical evidence and classical explanations of the significant-digit (or Benford's) law are reviewed, followed by a summary of recent invariant-measure characterizations. Then a new statistical derivation of the law in the form of a CLT-like theorem for significant digits is presented. If distributions are selected at random (in any \"unbiased\" way) and random samples are then taken from each of these distributions, the significant digits of the combined sample will converge to the logarithmic (Benford) distribution. This helps explain and predict the appearance of the significant-digit phenomenon in many different emprical contexts and helps justify its recent application to computer design, mathematical modelling and detection of fraud in accounting data.", "author" : [ { "dropping-particle" : "", "family" : "Neyman", "given" : "Jerzy Splawa", "non-dropping-particle" : "", "parse-names" : false, "suffix" : "" } ], "container-title" : "Roczniki Nauk Rolniczch", "id" : "ITEM-1", "issued" : { "date-parts" : [ [ "1923" ] ] }, "page" : "1-51", "title" : "On the application of probability theory to agricultural experiments: principles", "type" : "article-journal", "volume" : "10" }, "uris" : [ "http://www.mendeley.com/documents/?uuid=02f2b341-98c7-4100-bcd3-082fabe624cd" ] }, { "id" : "ITEM-2", "itemData" : { "author" : [ { "dropping-particle" : "", "family" : "Fisher", "given" : "Ronald", "non-dropping-particle" : "", "parse-names" : false, "suffix" : "" } ], "container-title" : "Journal of the Royal Statistical Society. Series B (Methodological)", "id" : "ITEM-2", "issue" : "1", "issued" : { "date-parts" : [ [ "1955" ] ] }, "page" : "69-78", "title" : "Statistical Methods and Scientific Induction", "type" : "article-journal", "volume" : "17" }, "uris" : [ "http://www.mendeley.com/documents/?uuid=6985ba5f-c1c0-4bbd-ac9a-5f92e4388a9d" ] }, { "id" : "ITEM-3", "itemData" : { "DOI" : "10.1139/f01-004", "ISBN" : "0706-652X", "ISSN" : "0706-652X", "PMID" : "5684003", "abstract" : "The most appropriate strategy to be used to create a permutation distribution for tests of individual terms in complex experimental designs is currently unclear. There are often many possibilities, including restricted permutation or permutation of some form of residuals. This paper provides a summary of recent empirical and theoretical results concerning available methods and gives recommendations for their use in univariate and multivariate applications. The focus of the paper is on complex designs in analysis of variance and multiple regression (i.e., linear models). The assumption of exchangeability required for a permutation test is assured by random allocation of treatments to units in experimental work. For observational data, exchangeability is tantamount to the assumption of independent and identically distributed errors under a null hypothesis. For partial regression, the method of permutation of residuals under a reduced model has been shown to provide the best test. For analysis of variance, o..., La strat{\u00e9}gie la plus appropri{\u00e9}e pour g{\u00e9}n{\u00e9}rer une distribution de permutation en vue de tester les termes individuels d'un plan exp{\u00e9}rimental complexe n'est pas {\u00e9}vidente {\u00e0} l'heure actuelle. Il y a souvent plusieurs options, dont la permutation restreinte et la permutation d'une quelconque forme des r{\u00e9}siduels. On trouvera ici un r{\u00e9}sum{\u00e9} d'informations r{\u00e9}centes empiriques et th{\u00e9}oriques sur les m{\u00e9}thodes disponibles, ainsi que des recommandations pour leur utilisation dans des applications unidimensionnelles et multidimensionnelles. L'emphase est mise sur les plans complexes d'analyse de variance et de r{\u00e9}gression multiple (i.e. les mod{\u00e8}les lin{\u00e9}aires). Dans un travail exp{\u00e9}rimental, la supposition d'{\u00e9}changeabilit{\u00e9} requise pour un test par permutation est assur{\u00e9}e par l'assignation au hasard {\u00e0} des unit{\u00e9}s des divers traitements. Dans le cas d'observations, l'{\u00e9}changeabilit{\u00e9} {\u00e9}quivaut {\u00e0} supposer que les erreurs, dans une hypoth{\u00e8}se nulle, sont ind{\u00e9}pendantes et distribu{\u00e9}es de fa{\u00e7}on identique. Pour la r{\u00e9}gression partielle,...", "author" : [ { "dropping-particle" : "", "family" : "Anderson", "given" : "M J", "non-dropping-particle" : "", "parse-names" : false, "suffix" : "" } ], "container-title" : "Canadian Journal of Fisheries and Aquatic Sciences", "id" : "ITEM-3", "issue" : "3", "issued" : { "date-parts" : [ [ "2001" ] ] }, "page" : "626-639", "title" : "Permutation tests for univariate or multivariate analysis of variance and regression", "type" : "article-journal", "volume" : "58" }, "uris" : [ "http://www.mendeley.com/documents/?uuid=c7ab0f32-e482-4be8-bec8-cac53fd8d98e" ] } ], "mendeley" : { "formattedCitation" : "&lt;sup&gt;49\u201351&lt;/sup&gt;", "plainTextFormattedCitation" : "49\u201351", "previouslyFormattedCitation" : "&lt;sup&gt;49\u201351&lt;/sup&gt;" }, "properties" : { "noteIndex" : 0 }, "schema" : "https://github.com/citation-style-language/schema/raw/master/csl-citation.json" }</w:instrText>
      </w:r>
      <w:r>
        <w:fldChar w:fldCharType="separate"/>
      </w:r>
      <w:r w:rsidR="00921365" w:rsidRPr="00921365">
        <w:rPr>
          <w:noProof/>
          <w:vertAlign w:val="superscript"/>
        </w:rPr>
        <w:t>49–51</w:t>
      </w:r>
      <w:r>
        <w:fldChar w:fldCharType="end"/>
      </w:r>
      <w:r>
        <w:t xml:space="preserve">.  We permute, without replacement, the mean harvest rate </w:t>
      </w:r>
      <w:r>
        <w:rPr>
          <w:i/>
        </w:rPr>
        <w:t>F</w:t>
      </w:r>
      <w:r>
        <w:t xml:space="preserve">, which is </w:t>
      </w:r>
      <w:r>
        <w:lastRenderedPageBreak/>
        <w:t xml:space="preserve">what the model attempts to explain.  To keep the time series of each fishery intact, the initial harvest rate remains paired with the mean harvest rate (which excludes the first year) through the permutation.  The cost/benefit ratio </w:t>
      </w:r>
      <w:r w:rsidRPr="00AB3E61">
        <w:rPr>
          <w:i/>
        </w:rPr>
        <w:sym w:font="Symbol" w:char="F067"/>
      </w:r>
      <w:r>
        <w:t xml:space="preserve">  and MSY remain as original pairs to retain the fishery data structure.  The model is fitted to the permuted data, which generates an </w:t>
      </w:r>
      <w:r>
        <w:rPr>
          <w:i/>
        </w:rPr>
        <w:t>R</w:t>
      </w:r>
      <w:r>
        <w:rPr>
          <w:i/>
          <w:vertAlign w:val="superscript"/>
        </w:rPr>
        <w:t>2</w:t>
      </w:r>
      <w:r>
        <w:t xml:space="preserve"> and a </w:t>
      </w:r>
      <w:r w:rsidRPr="00644855">
        <w:rPr>
          <w:i/>
        </w:rPr>
        <w:sym w:font="Symbol" w:char="F078"/>
      </w:r>
      <w:r>
        <w:t xml:space="preserve"> estimate.  By performing the permutation 10000</w:t>
      </w:r>
      <w:r w:rsidR="00D80AB6">
        <w:t>0</w:t>
      </w:r>
      <w:r>
        <w:t xml:space="preserve"> times, we generate null distributions of </w:t>
      </w:r>
      <w:r>
        <w:rPr>
          <w:i/>
        </w:rPr>
        <w:t>R</w:t>
      </w:r>
      <w:r>
        <w:rPr>
          <w:i/>
          <w:vertAlign w:val="superscript"/>
        </w:rPr>
        <w:t>2</w:t>
      </w:r>
      <w:r>
        <w:t xml:space="preserve"> and </w:t>
      </w:r>
      <w:r w:rsidRPr="00644855">
        <w:rPr>
          <w:i/>
        </w:rPr>
        <w:sym w:font="Symbol" w:char="F078"/>
      </w:r>
      <w:r>
        <w:t xml:space="preserve"> for the model, with the null hypothesis being that there is no relationship between harvest rate and the predictor variables (</w:t>
      </w:r>
      <w:r w:rsidRPr="00AB3E61">
        <w:rPr>
          <w:i/>
        </w:rPr>
        <w:sym w:font="Symbol" w:char="F067"/>
      </w:r>
      <w:r>
        <w:t xml:space="preserve">  and MSY) in our model.  The one-sided </w:t>
      </w:r>
      <w:r>
        <w:rPr>
          <w:i/>
        </w:rPr>
        <w:t>p</w:t>
      </w:r>
      <w:r>
        <w:t>-value of the original</w:t>
      </w:r>
      <w:r w:rsidRPr="00E53E1A">
        <w:rPr>
          <w:i/>
        </w:rPr>
        <w:t xml:space="preserve"> </w:t>
      </w:r>
      <w:r>
        <w:rPr>
          <w:i/>
        </w:rPr>
        <w:t>R</w:t>
      </w:r>
      <w:r>
        <w:rPr>
          <w:i/>
          <w:vertAlign w:val="superscript"/>
        </w:rPr>
        <w:t>2</w:t>
      </w:r>
      <w:r>
        <w:t xml:space="preserve">, fitted to the original data, is the fraction of the permuted fits whose </w:t>
      </w:r>
      <w:r>
        <w:rPr>
          <w:i/>
        </w:rPr>
        <w:t>R</w:t>
      </w:r>
      <w:r>
        <w:rPr>
          <w:i/>
          <w:vertAlign w:val="superscript"/>
        </w:rPr>
        <w:t>2</w:t>
      </w:r>
      <w:r>
        <w:t xml:space="preserve"> are larger.</w:t>
      </w:r>
      <w:r w:rsidR="00060E38">
        <w:t xml:space="preserve">  This is the significance of the model.  The one-sided </w:t>
      </w:r>
      <w:r w:rsidR="00060E38">
        <w:rPr>
          <w:i/>
        </w:rPr>
        <w:t>p</w:t>
      </w:r>
      <w:r w:rsidR="00060E38">
        <w:t xml:space="preserve">-value of the model fit to permuted harvest rate is the fraction of </w:t>
      </w:r>
      <w:r w:rsidR="00060E38">
        <w:rPr>
          <w:i/>
        </w:rPr>
        <w:t>R</w:t>
      </w:r>
      <w:r w:rsidR="00060E38">
        <w:rPr>
          <w:i/>
          <w:vertAlign w:val="superscript"/>
        </w:rPr>
        <w:t>2</w:t>
      </w:r>
      <w:r w:rsidR="00060E38">
        <w:rPr>
          <w:i/>
        </w:rPr>
        <w:t xml:space="preserve"> </w:t>
      </w:r>
      <w:r w:rsidR="00060E38">
        <w:t xml:space="preserve">greater than 0 in the permuted set, and indicates the model’s fit to the pure harvest rate distribution without regard to </w:t>
      </w:r>
      <w:r w:rsidR="00060E38" w:rsidRPr="00AB3E61">
        <w:rPr>
          <w:i/>
        </w:rPr>
        <w:sym w:font="Symbol" w:char="F067"/>
      </w:r>
      <w:r w:rsidR="00060E38">
        <w:t xml:space="preserve">  and MSY. </w:t>
      </w:r>
      <w:r>
        <w:t xml:space="preserve"> The two-sided </w:t>
      </w:r>
      <w:r>
        <w:rPr>
          <w:i/>
        </w:rPr>
        <w:t>p</w:t>
      </w:r>
      <w:r>
        <w:t xml:space="preserve">-value of the original </w:t>
      </w:r>
      <w:r w:rsidRPr="00644855">
        <w:rPr>
          <w:i/>
        </w:rPr>
        <w:sym w:font="Symbol" w:char="F078"/>
      </w:r>
      <w:r>
        <w:t xml:space="preserve"> estimate is 2x the smaller of the fractions of permuted </w:t>
      </w:r>
      <w:r w:rsidRPr="00644855">
        <w:rPr>
          <w:i/>
        </w:rPr>
        <w:sym w:font="Symbol" w:char="F078"/>
      </w:r>
      <w:r>
        <w:t xml:space="preserve"> estimates that are either larger or smaller.</w:t>
      </w:r>
      <w:r w:rsidR="00D71CE7">
        <w:t xml:space="preserve">  The result </w:t>
      </w:r>
      <w:r w:rsidR="00022907">
        <w:t xml:space="preserve">is </w:t>
      </w:r>
      <w:r w:rsidR="00D71CE7">
        <w:t xml:space="preserve">shown in </w:t>
      </w:r>
      <w:r w:rsidR="00D71CE7">
        <w:fldChar w:fldCharType="begin"/>
      </w:r>
      <w:r w:rsidR="00D71CE7">
        <w:instrText xml:space="preserve"> REF _Ref484180302 \h </w:instrText>
      </w:r>
      <w:r w:rsidR="00D71CE7">
        <w:fldChar w:fldCharType="separate"/>
      </w:r>
      <w:r w:rsidR="00556B10">
        <w:t xml:space="preserve">Figure </w:t>
      </w:r>
      <w:r w:rsidR="00556B10">
        <w:rPr>
          <w:noProof/>
        </w:rPr>
        <w:t>5</w:t>
      </w:r>
      <w:r w:rsidR="00D71CE7">
        <w:fldChar w:fldCharType="end"/>
      </w:r>
      <w:r w:rsidR="00D71CE7">
        <w:t>.</w:t>
      </w:r>
      <w:r w:rsidR="00307AF8">
        <w:t xml:space="preserve">  The insignificance of the estimate indicates that </w:t>
      </w:r>
      <w:r w:rsidR="00307AF8" w:rsidRPr="00644855">
        <w:rPr>
          <w:i/>
        </w:rPr>
        <w:sym w:font="Symbol" w:char="F078"/>
      </w:r>
      <w:r w:rsidR="00307AF8">
        <w:t xml:space="preserve"> fits to the pure harvest rate distribution, and that any additional variations explained by the full model </w:t>
      </w:r>
      <w:r w:rsidR="00C37CEE">
        <w:t>comes from part of t</w:t>
      </w:r>
      <w:r w:rsidR="00811A51">
        <w:t>he model that is parameter-independent.</w:t>
      </w:r>
      <w:r w:rsidR="00307AF8">
        <w:t xml:space="preserve"> </w:t>
      </w:r>
    </w:p>
    <w:p w14:paraId="35AD830E" w14:textId="77777777" w:rsidR="00D71CE7" w:rsidRDefault="00D71CE7" w:rsidP="0053506C">
      <w:pPr>
        <w:outlineLvl w:val="0"/>
      </w:pPr>
    </w:p>
    <w:p w14:paraId="496DB437" w14:textId="7B4A4213" w:rsidR="00BC0EC0" w:rsidRDefault="00151CEC" w:rsidP="00BC0EC0">
      <w:pPr>
        <w:jc w:val="center"/>
        <w:outlineLvl w:val="0"/>
      </w:pPr>
      <w:r>
        <w:rPr>
          <w:noProof/>
        </w:rPr>
        <w:drawing>
          <wp:inline distT="0" distB="0" distL="0" distR="0" wp14:anchorId="67209A3D" wp14:editId="6DE86E71">
            <wp:extent cx="1928300" cy="1747520"/>
            <wp:effectExtent l="0" t="0" r="2540" b="5080"/>
            <wp:docPr id="8" name="Picture 8" descr="../BacteriaSim/RAManalysis%20fit%20100000%20permutations%20null%20distributions%20vs%20mode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cteriaSim/RAManalysis%20fit%20100000%20permutations%20null%20distributions%20vs%20model.pdf"/>
                    <pic:cNvPicPr>
                      <a:picLocks noChangeAspect="1" noChangeArrowheads="1"/>
                    </pic:cNvPicPr>
                  </pic:nvPicPr>
                  <pic:blipFill rotWithShape="1">
                    <a:blip r:embed="rId14">
                      <a:extLst>
                        <a:ext uri="{28A0092B-C50C-407E-A947-70E740481C1C}">
                          <a14:useLocalDpi xmlns:a14="http://schemas.microsoft.com/office/drawing/2010/main" val="0"/>
                        </a:ext>
                      </a:extLst>
                    </a:blip>
                    <a:srcRect l="52396"/>
                    <a:stretch/>
                  </pic:blipFill>
                  <pic:spPr bwMode="auto">
                    <a:xfrm>
                      <a:off x="0" y="0"/>
                      <a:ext cx="1934770" cy="1753383"/>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A0D083D" w14:textId="69682A7D" w:rsidR="0053506C" w:rsidRPr="00D80AB6" w:rsidRDefault="00BC0EC0" w:rsidP="00D80AB6">
      <w:pPr>
        <w:pStyle w:val="Caption"/>
        <w:rPr>
          <w:i w:val="0"/>
        </w:rPr>
      </w:pPr>
      <w:bookmarkStart w:id="143" w:name="_Ref484180302"/>
      <w:r>
        <w:t xml:space="preserve">Figure </w:t>
      </w:r>
      <w:fldSimple w:instr=" SEQ Figure \* ARABIC ">
        <w:r w:rsidR="00556B10">
          <w:rPr>
            <w:noProof/>
          </w:rPr>
          <w:t>5</w:t>
        </w:r>
      </w:fldSimple>
      <w:bookmarkEnd w:id="143"/>
      <w:r>
        <w:t xml:space="preserve">. </w:t>
      </w:r>
      <w:r w:rsidR="00495E7C">
        <w:t>E</w:t>
      </w:r>
      <w:r>
        <w:t xml:space="preserve">stimated parameter </w:t>
      </w:r>
      <w:r w:rsidRPr="00644855">
        <w:sym w:font="Symbol" w:char="F078"/>
      </w:r>
      <w:r w:rsidR="00495E7C">
        <w:t xml:space="preserve"> (</w:t>
      </w:r>
      <w:r w:rsidR="00C23170">
        <w:t>black vertical line)</w:t>
      </w:r>
      <w:r>
        <w:t xml:space="preserve"> compared to null distributions g</w:t>
      </w:r>
      <w:r w:rsidR="00337FF3">
        <w:t>enerated from permutation tests.</w:t>
      </w:r>
      <w:r w:rsidR="0053506C">
        <w:br w:type="page"/>
      </w:r>
    </w:p>
    <w:p w14:paraId="7C9E9483" w14:textId="227EB36E" w:rsidR="00585CEB" w:rsidRDefault="0053506C" w:rsidP="0053506C">
      <w:pPr>
        <w:outlineLvl w:val="0"/>
        <w:rPr>
          <w:b/>
        </w:rPr>
      </w:pPr>
      <w:r>
        <w:rPr>
          <w:b/>
        </w:rPr>
        <w:lastRenderedPageBreak/>
        <w:t>References</w:t>
      </w:r>
    </w:p>
    <w:p w14:paraId="03544398" w14:textId="77777777" w:rsidR="00AB0702" w:rsidRDefault="00AB0702" w:rsidP="0053506C">
      <w:pPr>
        <w:outlineLvl w:val="0"/>
        <w:rPr>
          <w:b/>
        </w:rPr>
      </w:pPr>
    </w:p>
    <w:p w14:paraId="03701990" w14:textId="57684FB6" w:rsidR="00921365" w:rsidRPr="00921365" w:rsidRDefault="0053506C" w:rsidP="00921365">
      <w:pPr>
        <w:widowControl w:val="0"/>
        <w:autoSpaceDE w:val="0"/>
        <w:autoSpaceDN w:val="0"/>
        <w:adjustRightInd w:val="0"/>
        <w:ind w:left="640" w:hanging="640"/>
        <w:rPr>
          <w:rFonts w:ascii="Calibri" w:eastAsia="Times New Roman" w:hAnsi="Calibri" w:cs="Times New Roman"/>
          <w:noProof/>
        </w:rPr>
      </w:pPr>
      <w:r>
        <w:rPr>
          <w:b/>
        </w:rPr>
        <w:fldChar w:fldCharType="begin" w:fldLock="1"/>
      </w:r>
      <w:r>
        <w:rPr>
          <w:b/>
        </w:rPr>
        <w:instrText xml:space="preserve">ADDIN Mendeley Bibliography CSL_BIBLIOGRAPHY </w:instrText>
      </w:r>
      <w:r>
        <w:rPr>
          <w:b/>
        </w:rPr>
        <w:fldChar w:fldCharType="separate"/>
      </w:r>
      <w:r w:rsidR="00921365" w:rsidRPr="00921365">
        <w:rPr>
          <w:rFonts w:ascii="Calibri" w:eastAsia="Times New Roman" w:hAnsi="Calibri" w:cs="Times New Roman"/>
          <w:noProof/>
        </w:rPr>
        <w:t>1.</w:t>
      </w:r>
      <w:r w:rsidR="00921365" w:rsidRPr="00921365">
        <w:rPr>
          <w:rFonts w:ascii="Calibri" w:eastAsia="Times New Roman" w:hAnsi="Calibri" w:cs="Times New Roman"/>
          <w:noProof/>
        </w:rPr>
        <w:tab/>
        <w:t xml:space="preserve">Jacob, F. Evolution and tinkering. </w:t>
      </w:r>
      <w:r w:rsidR="00921365" w:rsidRPr="00921365">
        <w:rPr>
          <w:rFonts w:ascii="Calibri" w:eastAsia="Times New Roman" w:hAnsi="Calibri" w:cs="Times New Roman"/>
          <w:i/>
          <w:iCs/>
          <w:noProof/>
        </w:rPr>
        <w:t>Science</w:t>
      </w:r>
      <w:r w:rsidR="00921365" w:rsidRPr="00921365">
        <w:rPr>
          <w:rFonts w:ascii="Calibri" w:eastAsia="Times New Roman" w:hAnsi="Calibri" w:cs="Times New Roman"/>
          <w:noProof/>
        </w:rPr>
        <w:t xml:space="preserve"> </w:t>
      </w:r>
      <w:r w:rsidR="00921365" w:rsidRPr="00921365">
        <w:rPr>
          <w:rFonts w:ascii="Calibri" w:eastAsia="Times New Roman" w:hAnsi="Calibri" w:cs="Times New Roman"/>
          <w:b/>
          <w:bCs/>
          <w:noProof/>
        </w:rPr>
        <w:t>196,</w:t>
      </w:r>
      <w:r w:rsidR="00921365" w:rsidRPr="00921365">
        <w:rPr>
          <w:rFonts w:ascii="Calibri" w:eastAsia="Times New Roman" w:hAnsi="Calibri" w:cs="Times New Roman"/>
          <w:noProof/>
        </w:rPr>
        <w:t xml:space="preserve"> 1161–1166 (1977).</w:t>
      </w:r>
    </w:p>
    <w:p w14:paraId="7E914C4D"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2.</w:t>
      </w:r>
      <w:r w:rsidRPr="00921365">
        <w:rPr>
          <w:rFonts w:ascii="Calibri" w:eastAsia="Times New Roman" w:hAnsi="Calibri" w:cs="Times New Roman"/>
          <w:noProof/>
        </w:rPr>
        <w:tab/>
        <w:t xml:space="preserve">Gould, S. J. The evolution of life on the earth. </w:t>
      </w:r>
      <w:r w:rsidRPr="00921365">
        <w:rPr>
          <w:rFonts w:ascii="Calibri" w:eastAsia="Times New Roman" w:hAnsi="Calibri" w:cs="Times New Roman"/>
          <w:i/>
          <w:iCs/>
          <w:noProof/>
        </w:rPr>
        <w:t>Sci. Am.</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271,</w:t>
      </w:r>
      <w:r w:rsidRPr="00921365">
        <w:rPr>
          <w:rFonts w:ascii="Calibri" w:eastAsia="Times New Roman" w:hAnsi="Calibri" w:cs="Times New Roman"/>
          <w:noProof/>
        </w:rPr>
        <w:t xml:space="preserve"> 84–91 (1994).</w:t>
      </w:r>
    </w:p>
    <w:p w14:paraId="27291F82"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3.</w:t>
      </w:r>
      <w:r w:rsidRPr="00921365">
        <w:rPr>
          <w:rFonts w:ascii="Calibri" w:eastAsia="Times New Roman" w:hAnsi="Calibri" w:cs="Times New Roman"/>
          <w:noProof/>
        </w:rPr>
        <w:tab/>
        <w:t xml:space="preserve">Waddington, C. H. Canalization of development and the inheritance of acquired characters. </w:t>
      </w:r>
      <w:r w:rsidRPr="00921365">
        <w:rPr>
          <w:rFonts w:ascii="Calibri" w:eastAsia="Times New Roman" w:hAnsi="Calibri" w:cs="Times New Roman"/>
          <w:i/>
          <w:iCs/>
          <w:noProof/>
        </w:rPr>
        <w:t>Nature</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150,</w:t>
      </w:r>
      <w:r w:rsidRPr="00921365">
        <w:rPr>
          <w:rFonts w:ascii="Calibri" w:eastAsia="Times New Roman" w:hAnsi="Calibri" w:cs="Times New Roman"/>
          <w:noProof/>
        </w:rPr>
        <w:t xml:space="preserve"> 563–565 (1942).</w:t>
      </w:r>
    </w:p>
    <w:p w14:paraId="6FAA89AD"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4.</w:t>
      </w:r>
      <w:r w:rsidRPr="00921365">
        <w:rPr>
          <w:rFonts w:ascii="Calibri" w:eastAsia="Times New Roman" w:hAnsi="Calibri" w:cs="Times New Roman"/>
          <w:noProof/>
        </w:rPr>
        <w:tab/>
        <w:t xml:space="preserve">Ferrell, J. E. Self-perpetuating states in signal transduction: Positive feedback, double-negative feedback and bistability. </w:t>
      </w:r>
      <w:r w:rsidRPr="00921365">
        <w:rPr>
          <w:rFonts w:ascii="Calibri" w:eastAsia="Times New Roman" w:hAnsi="Calibri" w:cs="Times New Roman"/>
          <w:i/>
          <w:iCs/>
          <w:noProof/>
        </w:rPr>
        <w:t>Curr. Opin. Cell Biol.</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14,</w:t>
      </w:r>
      <w:r w:rsidRPr="00921365">
        <w:rPr>
          <w:rFonts w:ascii="Calibri" w:eastAsia="Times New Roman" w:hAnsi="Calibri" w:cs="Times New Roman"/>
          <w:noProof/>
        </w:rPr>
        <w:t xml:space="preserve"> 140–148 (2002).</w:t>
      </w:r>
    </w:p>
    <w:p w14:paraId="7C70AEAD"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5.</w:t>
      </w:r>
      <w:r w:rsidRPr="00921365">
        <w:rPr>
          <w:rFonts w:ascii="Calibri" w:eastAsia="Times New Roman" w:hAnsi="Calibri" w:cs="Times New Roman"/>
          <w:noProof/>
        </w:rPr>
        <w:tab/>
        <w:t xml:space="preserve">Wilhelm, T. The smallest chemical reaction system with bistability. </w:t>
      </w:r>
      <w:r w:rsidRPr="00921365">
        <w:rPr>
          <w:rFonts w:ascii="Calibri" w:eastAsia="Times New Roman" w:hAnsi="Calibri" w:cs="Times New Roman"/>
          <w:i/>
          <w:iCs/>
          <w:noProof/>
        </w:rPr>
        <w:t>BMC Syst. Biol.</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3,</w:t>
      </w:r>
      <w:r w:rsidRPr="00921365">
        <w:rPr>
          <w:rFonts w:ascii="Calibri" w:eastAsia="Times New Roman" w:hAnsi="Calibri" w:cs="Times New Roman"/>
          <w:noProof/>
        </w:rPr>
        <w:t xml:space="preserve"> 90 (2009).</w:t>
      </w:r>
    </w:p>
    <w:p w14:paraId="09EA145E"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6.</w:t>
      </w:r>
      <w:r w:rsidRPr="00921365">
        <w:rPr>
          <w:rFonts w:ascii="Calibri" w:eastAsia="Times New Roman" w:hAnsi="Calibri" w:cs="Times New Roman"/>
          <w:noProof/>
        </w:rPr>
        <w:tab/>
        <w:t xml:space="preserve">Ives, A. R., Einarsson, A., Jansen, V. a a &amp; Gardarsson, A. High-amplitude fluctuations and alternative dynamical states of midges in Lake Myvatn. </w:t>
      </w:r>
      <w:r w:rsidRPr="00921365">
        <w:rPr>
          <w:rFonts w:ascii="Calibri" w:eastAsia="Times New Roman" w:hAnsi="Calibri" w:cs="Times New Roman"/>
          <w:i/>
          <w:iCs/>
          <w:noProof/>
        </w:rPr>
        <w:t>Nature</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452,</w:t>
      </w:r>
      <w:r w:rsidRPr="00921365">
        <w:rPr>
          <w:rFonts w:ascii="Calibri" w:eastAsia="Times New Roman" w:hAnsi="Calibri" w:cs="Times New Roman"/>
          <w:noProof/>
        </w:rPr>
        <w:t xml:space="preserve"> 84–87 (2008).</w:t>
      </w:r>
    </w:p>
    <w:p w14:paraId="741C14D0"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7.</w:t>
      </w:r>
      <w:r w:rsidRPr="00921365">
        <w:rPr>
          <w:rFonts w:ascii="Calibri" w:eastAsia="Times New Roman" w:hAnsi="Calibri" w:cs="Times New Roman"/>
          <w:noProof/>
        </w:rPr>
        <w:tab/>
        <w:t xml:space="preserve">Beisner, B. E., Haydon, D. T. &amp; Cuddington, K. Alternative stable states in ecology. </w:t>
      </w:r>
      <w:r w:rsidRPr="00921365">
        <w:rPr>
          <w:rFonts w:ascii="Calibri" w:eastAsia="Times New Roman" w:hAnsi="Calibri" w:cs="Times New Roman"/>
          <w:i/>
          <w:iCs/>
          <w:noProof/>
        </w:rPr>
        <w:t>Front. Ecol. Environ.</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1,</w:t>
      </w:r>
      <w:r w:rsidRPr="00921365">
        <w:rPr>
          <w:rFonts w:ascii="Calibri" w:eastAsia="Times New Roman" w:hAnsi="Calibri" w:cs="Times New Roman"/>
          <w:noProof/>
        </w:rPr>
        <w:t xml:space="preserve"> 376–382 (2003).</w:t>
      </w:r>
    </w:p>
    <w:p w14:paraId="74577861"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8.</w:t>
      </w:r>
      <w:r w:rsidRPr="00921365">
        <w:rPr>
          <w:rFonts w:ascii="Calibri" w:eastAsia="Times New Roman" w:hAnsi="Calibri" w:cs="Times New Roman"/>
          <w:noProof/>
        </w:rPr>
        <w:tab/>
        <w:t xml:space="preserve">Hartman, A. L. </w:t>
      </w:r>
      <w:r w:rsidRPr="00921365">
        <w:rPr>
          <w:rFonts w:ascii="Calibri" w:eastAsia="Times New Roman" w:hAnsi="Calibri" w:cs="Times New Roman"/>
          <w:i/>
          <w:iCs/>
          <w:noProof/>
        </w:rPr>
        <w:t>et al.</w:t>
      </w:r>
      <w:r w:rsidRPr="00921365">
        <w:rPr>
          <w:rFonts w:ascii="Calibri" w:eastAsia="Times New Roman" w:hAnsi="Calibri" w:cs="Times New Roman"/>
          <w:noProof/>
        </w:rPr>
        <w:t xml:space="preserve"> Human gut microbiome adopts an alternative state following small bowel transplantation. </w:t>
      </w:r>
      <w:r w:rsidRPr="00921365">
        <w:rPr>
          <w:rFonts w:ascii="Calibri" w:eastAsia="Times New Roman" w:hAnsi="Calibri" w:cs="Times New Roman"/>
          <w:i/>
          <w:iCs/>
          <w:noProof/>
        </w:rPr>
        <w:t>Proc. Natl. Acad. Sci.</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106,</w:t>
      </w:r>
      <w:r w:rsidRPr="00921365">
        <w:rPr>
          <w:rFonts w:ascii="Calibri" w:eastAsia="Times New Roman" w:hAnsi="Calibri" w:cs="Times New Roman"/>
          <w:noProof/>
        </w:rPr>
        <w:t xml:space="preserve"> 17187–17192 (2009).</w:t>
      </w:r>
    </w:p>
    <w:p w14:paraId="5AB21527"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9.</w:t>
      </w:r>
      <w:r w:rsidRPr="00921365">
        <w:rPr>
          <w:rFonts w:ascii="Calibri" w:eastAsia="Times New Roman" w:hAnsi="Calibri" w:cs="Times New Roman"/>
          <w:noProof/>
        </w:rPr>
        <w:tab/>
        <w:t xml:space="preserve">Staver, A. C., Archibald, S. &amp; Levin, S. The global extent and determinants of savanna and forest as alternative biome states. </w:t>
      </w:r>
      <w:r w:rsidRPr="00921365">
        <w:rPr>
          <w:rFonts w:ascii="Calibri" w:eastAsia="Times New Roman" w:hAnsi="Calibri" w:cs="Times New Roman"/>
          <w:i/>
          <w:iCs/>
          <w:noProof/>
        </w:rPr>
        <w:t>Science</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334,</w:t>
      </w:r>
      <w:r w:rsidRPr="00921365">
        <w:rPr>
          <w:rFonts w:ascii="Calibri" w:eastAsia="Times New Roman" w:hAnsi="Calibri" w:cs="Times New Roman"/>
          <w:noProof/>
        </w:rPr>
        <w:t xml:space="preserve"> 230–232 (2011).</w:t>
      </w:r>
    </w:p>
    <w:p w14:paraId="7CE25301"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10.</w:t>
      </w:r>
      <w:r w:rsidRPr="00921365">
        <w:rPr>
          <w:rFonts w:ascii="Calibri" w:eastAsia="Times New Roman" w:hAnsi="Calibri" w:cs="Times New Roman"/>
          <w:noProof/>
        </w:rPr>
        <w:tab/>
        <w:t xml:space="preserve">Scheffer, M., Hirota, M., Holmgren, M., Van Nes, E. H. &amp; Chapin, F. S. Thresholds for boreal biome transitions. </w:t>
      </w:r>
      <w:r w:rsidRPr="00921365">
        <w:rPr>
          <w:rFonts w:ascii="Calibri" w:eastAsia="Times New Roman" w:hAnsi="Calibri" w:cs="Times New Roman"/>
          <w:i/>
          <w:iCs/>
          <w:noProof/>
        </w:rPr>
        <w:t>Proc. Natl. Acad. Sci. U. S. A.</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109,</w:t>
      </w:r>
      <w:r w:rsidRPr="00921365">
        <w:rPr>
          <w:rFonts w:ascii="Calibri" w:eastAsia="Times New Roman" w:hAnsi="Calibri" w:cs="Times New Roman"/>
          <w:noProof/>
        </w:rPr>
        <w:t xml:space="preserve"> 21384–9 (2012).</w:t>
      </w:r>
    </w:p>
    <w:p w14:paraId="11974567"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11.</w:t>
      </w:r>
      <w:r w:rsidRPr="00921365">
        <w:rPr>
          <w:rFonts w:ascii="Calibri" w:eastAsia="Times New Roman" w:hAnsi="Calibri" w:cs="Times New Roman"/>
          <w:noProof/>
        </w:rPr>
        <w:tab/>
        <w:t xml:space="preserve">David, P. a. in </w:t>
      </w:r>
      <w:r w:rsidRPr="00921365">
        <w:rPr>
          <w:rFonts w:ascii="Calibri" w:eastAsia="Times New Roman" w:hAnsi="Calibri" w:cs="Times New Roman"/>
          <w:i/>
          <w:iCs/>
          <w:noProof/>
        </w:rPr>
        <w:t>Evolution and Path Dependence in Economic Ideas: Past and Present</w:t>
      </w:r>
      <w:r w:rsidRPr="00921365">
        <w:rPr>
          <w:rFonts w:ascii="Calibri" w:eastAsia="Times New Roman" w:hAnsi="Calibri" w:cs="Times New Roman"/>
          <w:noProof/>
        </w:rPr>
        <w:t xml:space="preserve"> (eds. Garrouste, P. &amp; Ioannides, S.) 15–36 (Edward Elgar, 2000). doi:DOI:</w:t>
      </w:r>
    </w:p>
    <w:p w14:paraId="734E3397"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12.</w:t>
      </w:r>
      <w:r w:rsidRPr="00921365">
        <w:rPr>
          <w:rFonts w:ascii="Calibri" w:eastAsia="Times New Roman" w:hAnsi="Calibri" w:cs="Times New Roman"/>
          <w:noProof/>
        </w:rPr>
        <w:tab/>
        <w:t xml:space="preserve">North, D. C. </w:t>
      </w:r>
      <w:r w:rsidRPr="00921365">
        <w:rPr>
          <w:rFonts w:ascii="Calibri" w:eastAsia="Times New Roman" w:hAnsi="Calibri" w:cs="Times New Roman"/>
          <w:i/>
          <w:iCs/>
          <w:noProof/>
        </w:rPr>
        <w:t>Institutions, institutional change and economic performance</w:t>
      </w:r>
      <w:r w:rsidRPr="00921365">
        <w:rPr>
          <w:rFonts w:ascii="Calibri" w:eastAsia="Times New Roman" w:hAnsi="Calibri" w:cs="Times New Roman"/>
          <w:noProof/>
        </w:rPr>
        <w:t>. (Cambridge University Press, 1990).</w:t>
      </w:r>
    </w:p>
    <w:p w14:paraId="1A1E2A62"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13.</w:t>
      </w:r>
      <w:r w:rsidRPr="00921365">
        <w:rPr>
          <w:rFonts w:ascii="Calibri" w:eastAsia="Times New Roman" w:hAnsi="Calibri" w:cs="Times New Roman"/>
          <w:noProof/>
        </w:rPr>
        <w:tab/>
        <w:t xml:space="preserve">Pierson, P. Increasing returns, path dependence, and the study of politics. </w:t>
      </w:r>
      <w:r w:rsidRPr="00921365">
        <w:rPr>
          <w:rFonts w:ascii="Calibri" w:eastAsia="Times New Roman" w:hAnsi="Calibri" w:cs="Times New Roman"/>
          <w:i/>
          <w:iCs/>
          <w:noProof/>
        </w:rPr>
        <w:t>Am. Polit. Sci. Rev.</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94,</w:t>
      </w:r>
      <w:r w:rsidRPr="00921365">
        <w:rPr>
          <w:rFonts w:ascii="Calibri" w:eastAsia="Times New Roman" w:hAnsi="Calibri" w:cs="Times New Roman"/>
          <w:noProof/>
        </w:rPr>
        <w:t xml:space="preserve"> 251–267 (2000).</w:t>
      </w:r>
    </w:p>
    <w:p w14:paraId="124CB544"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14.</w:t>
      </w:r>
      <w:r w:rsidRPr="00921365">
        <w:rPr>
          <w:rFonts w:ascii="Calibri" w:eastAsia="Times New Roman" w:hAnsi="Calibri" w:cs="Times New Roman"/>
          <w:noProof/>
        </w:rPr>
        <w:tab/>
        <w:t xml:space="preserve">Levin, S. </w:t>
      </w:r>
      <w:r w:rsidRPr="00921365">
        <w:rPr>
          <w:rFonts w:ascii="Calibri" w:eastAsia="Times New Roman" w:hAnsi="Calibri" w:cs="Times New Roman"/>
          <w:i/>
          <w:iCs/>
          <w:noProof/>
        </w:rPr>
        <w:t>et al.</w:t>
      </w:r>
      <w:r w:rsidRPr="00921365">
        <w:rPr>
          <w:rFonts w:ascii="Calibri" w:eastAsia="Times New Roman" w:hAnsi="Calibri" w:cs="Times New Roman"/>
          <w:noProof/>
        </w:rPr>
        <w:t xml:space="preserve"> Social-ecological systems as complex adaptive systems: modeling and policy implications. </w:t>
      </w:r>
      <w:r w:rsidRPr="00921365">
        <w:rPr>
          <w:rFonts w:ascii="Calibri" w:eastAsia="Times New Roman" w:hAnsi="Calibri" w:cs="Times New Roman"/>
          <w:i/>
          <w:iCs/>
          <w:noProof/>
        </w:rPr>
        <w:t>Environ. Dev. Econ.</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18,</w:t>
      </w:r>
      <w:r w:rsidRPr="00921365">
        <w:rPr>
          <w:rFonts w:ascii="Calibri" w:eastAsia="Times New Roman" w:hAnsi="Calibri" w:cs="Times New Roman"/>
          <w:noProof/>
        </w:rPr>
        <w:t xml:space="preserve"> 111–132 (2013).</w:t>
      </w:r>
    </w:p>
    <w:p w14:paraId="23D2A601"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15.</w:t>
      </w:r>
      <w:r w:rsidRPr="00921365">
        <w:rPr>
          <w:rFonts w:ascii="Calibri" w:eastAsia="Times New Roman" w:hAnsi="Calibri" w:cs="Times New Roman"/>
          <w:noProof/>
        </w:rPr>
        <w:tab/>
        <w:t xml:space="preserve">Steele, J. H. Regime shifts in the ocean: Reconciling observations and theory. </w:t>
      </w:r>
      <w:r w:rsidRPr="00921365">
        <w:rPr>
          <w:rFonts w:ascii="Calibri" w:eastAsia="Times New Roman" w:hAnsi="Calibri" w:cs="Times New Roman"/>
          <w:i/>
          <w:iCs/>
          <w:noProof/>
        </w:rPr>
        <w:t>Prog. Oceanogr.</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60,</w:t>
      </w:r>
      <w:r w:rsidRPr="00921365">
        <w:rPr>
          <w:rFonts w:ascii="Calibri" w:eastAsia="Times New Roman" w:hAnsi="Calibri" w:cs="Times New Roman"/>
          <w:noProof/>
        </w:rPr>
        <w:t xml:space="preserve"> 135–141 (2004).</w:t>
      </w:r>
    </w:p>
    <w:p w14:paraId="633745F5"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16.</w:t>
      </w:r>
      <w:r w:rsidRPr="00921365">
        <w:rPr>
          <w:rFonts w:ascii="Calibri" w:eastAsia="Times New Roman" w:hAnsi="Calibri" w:cs="Times New Roman"/>
          <w:noProof/>
        </w:rPr>
        <w:tab/>
        <w:t xml:space="preserve">Hicks, C. C., Crowder, L. B., Graham, N. A. J., Kittinger, J. N. &amp; Le Cornu, E. Social drivers forewarn of marine regime shifts. </w:t>
      </w:r>
      <w:r w:rsidRPr="00921365">
        <w:rPr>
          <w:rFonts w:ascii="Calibri" w:eastAsia="Times New Roman" w:hAnsi="Calibri" w:cs="Times New Roman"/>
          <w:i/>
          <w:iCs/>
          <w:noProof/>
        </w:rPr>
        <w:t>Front. Ecol. Environ.</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14,</w:t>
      </w:r>
      <w:r w:rsidRPr="00921365">
        <w:rPr>
          <w:rFonts w:ascii="Calibri" w:eastAsia="Times New Roman" w:hAnsi="Calibri" w:cs="Times New Roman"/>
          <w:noProof/>
        </w:rPr>
        <w:t xml:space="preserve"> 252–260 (2016).</w:t>
      </w:r>
    </w:p>
    <w:p w14:paraId="5A83C0C9"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17.</w:t>
      </w:r>
      <w:r w:rsidRPr="00921365">
        <w:rPr>
          <w:rFonts w:ascii="Calibri" w:eastAsia="Times New Roman" w:hAnsi="Calibri" w:cs="Times New Roman"/>
          <w:noProof/>
        </w:rPr>
        <w:tab/>
        <w:t xml:space="preserve">Horan, R. D., Fenichel, E. P., Drury, K. L. S. &amp; Lodge, D. M. Managing ecological thresholds in coupled environmental-human systems. </w:t>
      </w:r>
      <w:r w:rsidRPr="00921365">
        <w:rPr>
          <w:rFonts w:ascii="Calibri" w:eastAsia="Times New Roman" w:hAnsi="Calibri" w:cs="Times New Roman"/>
          <w:i/>
          <w:iCs/>
          <w:noProof/>
        </w:rPr>
        <w:t>Proc. Natl. Acad. Sci. U. S. A.</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108,</w:t>
      </w:r>
      <w:r w:rsidRPr="00921365">
        <w:rPr>
          <w:rFonts w:ascii="Calibri" w:eastAsia="Times New Roman" w:hAnsi="Calibri" w:cs="Times New Roman"/>
          <w:noProof/>
        </w:rPr>
        <w:t xml:space="preserve"> 7333–7338 (2011).</w:t>
      </w:r>
    </w:p>
    <w:p w14:paraId="0B87D7BC"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18.</w:t>
      </w:r>
      <w:r w:rsidRPr="00921365">
        <w:rPr>
          <w:rFonts w:ascii="Calibri" w:eastAsia="Times New Roman" w:hAnsi="Calibri" w:cs="Times New Roman"/>
          <w:noProof/>
        </w:rPr>
        <w:tab/>
        <w:t xml:space="preserve">Fenichel, E. P. &amp; Horan, R. D. Tinbergen and tipping points: Could some thresholds be policy-induced? </w:t>
      </w:r>
      <w:r w:rsidRPr="00921365">
        <w:rPr>
          <w:rFonts w:ascii="Calibri" w:eastAsia="Times New Roman" w:hAnsi="Calibri" w:cs="Times New Roman"/>
          <w:i/>
          <w:iCs/>
          <w:noProof/>
        </w:rPr>
        <w:t>J. Econ. Behav. Organ.</w:t>
      </w:r>
      <w:r w:rsidRPr="00921365">
        <w:rPr>
          <w:rFonts w:ascii="Calibri" w:eastAsia="Times New Roman" w:hAnsi="Calibri" w:cs="Times New Roman"/>
          <w:noProof/>
        </w:rPr>
        <w:t xml:space="preserve"> (2016). doi:10.1016/j.jebo.2016.06.014</w:t>
      </w:r>
    </w:p>
    <w:p w14:paraId="756BEC4F"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19.</w:t>
      </w:r>
      <w:r w:rsidRPr="00921365">
        <w:rPr>
          <w:rFonts w:ascii="Calibri" w:eastAsia="Times New Roman" w:hAnsi="Calibri" w:cs="Times New Roman"/>
          <w:noProof/>
        </w:rPr>
        <w:tab/>
        <w:t xml:space="preserve">Merli, P. G., Missiroli, G. F. &amp; Pozzi, G. On the statistical aspect of electron interference phenomena. </w:t>
      </w:r>
      <w:r w:rsidRPr="00921365">
        <w:rPr>
          <w:rFonts w:ascii="Calibri" w:eastAsia="Times New Roman" w:hAnsi="Calibri" w:cs="Times New Roman"/>
          <w:i/>
          <w:iCs/>
          <w:noProof/>
        </w:rPr>
        <w:t>Am. J. Phys.</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44,</w:t>
      </w:r>
      <w:r w:rsidRPr="00921365">
        <w:rPr>
          <w:rFonts w:ascii="Calibri" w:eastAsia="Times New Roman" w:hAnsi="Calibri" w:cs="Times New Roman"/>
          <w:noProof/>
        </w:rPr>
        <w:t xml:space="preserve"> 306–307 (1976).</w:t>
      </w:r>
    </w:p>
    <w:p w14:paraId="48558890"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20.</w:t>
      </w:r>
      <w:r w:rsidRPr="00921365">
        <w:rPr>
          <w:rFonts w:ascii="Calibri" w:eastAsia="Times New Roman" w:hAnsi="Calibri" w:cs="Times New Roman"/>
          <w:noProof/>
        </w:rPr>
        <w:tab/>
        <w:t xml:space="preserve">Vermeij, G. J. Historical contingency and the purported uniqueness of evolutionary innovations. </w:t>
      </w:r>
      <w:r w:rsidRPr="00921365">
        <w:rPr>
          <w:rFonts w:ascii="Calibri" w:eastAsia="Times New Roman" w:hAnsi="Calibri" w:cs="Times New Roman"/>
          <w:i/>
          <w:iCs/>
          <w:noProof/>
        </w:rPr>
        <w:t>Proc. Natl. Acad. Sci.</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103,</w:t>
      </w:r>
      <w:r w:rsidRPr="00921365">
        <w:rPr>
          <w:rFonts w:ascii="Calibri" w:eastAsia="Times New Roman" w:hAnsi="Calibri" w:cs="Times New Roman"/>
          <w:noProof/>
        </w:rPr>
        <w:t xml:space="preserve"> 1804–1809 (2006).</w:t>
      </w:r>
    </w:p>
    <w:p w14:paraId="1464CB84"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21.</w:t>
      </w:r>
      <w:r w:rsidRPr="00921365">
        <w:rPr>
          <w:rFonts w:ascii="Calibri" w:eastAsia="Times New Roman" w:hAnsi="Calibri" w:cs="Times New Roman"/>
          <w:noProof/>
        </w:rPr>
        <w:tab/>
        <w:t xml:space="preserve">Ricard, D., Minto, C., Jensen, O. P. &amp; Baum, J. K. Examining the knowledge base and status of commercially exploited marine species with the RAM Legacy Stock Assessment Database. </w:t>
      </w:r>
      <w:r w:rsidRPr="00921365">
        <w:rPr>
          <w:rFonts w:ascii="Calibri" w:eastAsia="Times New Roman" w:hAnsi="Calibri" w:cs="Times New Roman"/>
          <w:i/>
          <w:iCs/>
          <w:noProof/>
        </w:rPr>
        <w:t>Fish Fish.</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13,</w:t>
      </w:r>
      <w:r w:rsidRPr="00921365">
        <w:rPr>
          <w:rFonts w:ascii="Calibri" w:eastAsia="Times New Roman" w:hAnsi="Calibri" w:cs="Times New Roman"/>
          <w:noProof/>
        </w:rPr>
        <w:t xml:space="preserve"> 380–398 (2012).</w:t>
      </w:r>
    </w:p>
    <w:p w14:paraId="79E03A33"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lastRenderedPageBreak/>
        <w:t>22.</w:t>
      </w:r>
      <w:r w:rsidRPr="00921365">
        <w:rPr>
          <w:rFonts w:ascii="Calibri" w:eastAsia="Times New Roman" w:hAnsi="Calibri" w:cs="Times New Roman"/>
          <w:noProof/>
        </w:rPr>
        <w:tab/>
        <w:t xml:space="preserve">FAO. Code of Conduct for Responsible Fisheries. </w:t>
      </w:r>
      <w:r w:rsidRPr="00921365">
        <w:rPr>
          <w:rFonts w:ascii="Calibri" w:eastAsia="Times New Roman" w:hAnsi="Calibri" w:cs="Times New Roman"/>
          <w:i/>
          <w:iCs/>
          <w:noProof/>
        </w:rPr>
        <w:t>Food Agric. Organ. United Nations</w:t>
      </w:r>
      <w:r w:rsidRPr="00921365">
        <w:rPr>
          <w:rFonts w:ascii="Calibri" w:eastAsia="Times New Roman" w:hAnsi="Calibri" w:cs="Times New Roman"/>
          <w:noProof/>
        </w:rPr>
        <w:t xml:space="preserve"> (1995). doi:ISBN 92-5-103834-5</w:t>
      </w:r>
    </w:p>
    <w:p w14:paraId="2A25C006"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23.</w:t>
      </w:r>
      <w:r w:rsidRPr="00921365">
        <w:rPr>
          <w:rFonts w:ascii="Calibri" w:eastAsia="Times New Roman" w:hAnsi="Calibri" w:cs="Times New Roman"/>
          <w:noProof/>
        </w:rPr>
        <w:tab/>
        <w:t xml:space="preserve">Botsford, L. W., Castilla, J. C. &amp; Peterson, C. H. The Management of Fisheries and Marine Ecosystems. </w:t>
      </w:r>
      <w:r w:rsidRPr="00921365">
        <w:rPr>
          <w:rFonts w:ascii="Calibri" w:eastAsia="Times New Roman" w:hAnsi="Calibri" w:cs="Times New Roman"/>
          <w:i/>
          <w:iCs/>
          <w:noProof/>
        </w:rPr>
        <w:t>Science</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277,</w:t>
      </w:r>
      <w:r w:rsidRPr="00921365">
        <w:rPr>
          <w:rFonts w:ascii="Calibri" w:eastAsia="Times New Roman" w:hAnsi="Calibri" w:cs="Times New Roman"/>
          <w:noProof/>
        </w:rPr>
        <w:t xml:space="preserve"> 509–515 (1997).</w:t>
      </w:r>
    </w:p>
    <w:p w14:paraId="054465A6"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24.</w:t>
      </w:r>
      <w:r w:rsidRPr="00921365">
        <w:rPr>
          <w:rFonts w:ascii="Calibri" w:eastAsia="Times New Roman" w:hAnsi="Calibri" w:cs="Times New Roman"/>
          <w:noProof/>
        </w:rPr>
        <w:tab/>
        <w:t xml:space="preserve">FAO. </w:t>
      </w:r>
      <w:r w:rsidRPr="00921365">
        <w:rPr>
          <w:rFonts w:ascii="Calibri" w:eastAsia="Times New Roman" w:hAnsi="Calibri" w:cs="Times New Roman"/>
          <w:i/>
          <w:iCs/>
          <w:noProof/>
        </w:rPr>
        <w:t>The State of World Fisheries and Aquaculture</w:t>
      </w:r>
      <w:r w:rsidRPr="00921365">
        <w:rPr>
          <w:rFonts w:ascii="Calibri" w:eastAsia="Times New Roman" w:hAnsi="Calibri" w:cs="Times New Roman"/>
          <w:noProof/>
        </w:rPr>
        <w:t>. (2016).</w:t>
      </w:r>
    </w:p>
    <w:p w14:paraId="2BFC3F03"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25.</w:t>
      </w:r>
      <w:r w:rsidRPr="00921365">
        <w:rPr>
          <w:rFonts w:ascii="Calibri" w:eastAsia="Times New Roman" w:hAnsi="Calibri" w:cs="Times New Roman"/>
          <w:noProof/>
        </w:rPr>
        <w:tab/>
        <w:t xml:space="preserve">Collie, J. S., Richardson, K. &amp; Steele, J. H. Regime shifts: Can ecological theory illuminate the mechanisms? </w:t>
      </w:r>
      <w:r w:rsidRPr="00921365">
        <w:rPr>
          <w:rFonts w:ascii="Calibri" w:eastAsia="Times New Roman" w:hAnsi="Calibri" w:cs="Times New Roman"/>
          <w:i/>
          <w:iCs/>
          <w:noProof/>
        </w:rPr>
        <w:t>Prog. Oceanogr.</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60,</w:t>
      </w:r>
      <w:r w:rsidRPr="00921365">
        <w:rPr>
          <w:rFonts w:ascii="Calibri" w:eastAsia="Times New Roman" w:hAnsi="Calibri" w:cs="Times New Roman"/>
          <w:noProof/>
        </w:rPr>
        <w:t xml:space="preserve"> 281–302 (2004).</w:t>
      </w:r>
    </w:p>
    <w:p w14:paraId="070A284A"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26.</w:t>
      </w:r>
      <w:r w:rsidRPr="00921365">
        <w:rPr>
          <w:rFonts w:ascii="Calibri" w:eastAsia="Times New Roman" w:hAnsi="Calibri" w:cs="Times New Roman"/>
          <w:noProof/>
        </w:rPr>
        <w:tab/>
        <w:t xml:space="preserve">Roughgarden, J. &amp; Smith, F. Why fisheries collapse and what to do about it. </w:t>
      </w:r>
      <w:r w:rsidRPr="00921365">
        <w:rPr>
          <w:rFonts w:ascii="Calibri" w:eastAsia="Times New Roman" w:hAnsi="Calibri" w:cs="Times New Roman"/>
          <w:i/>
          <w:iCs/>
          <w:noProof/>
        </w:rPr>
        <w:t>Proc. Natl. Acad. Sci. U. S. A.</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93,</w:t>
      </w:r>
      <w:r w:rsidRPr="00921365">
        <w:rPr>
          <w:rFonts w:ascii="Calibri" w:eastAsia="Times New Roman" w:hAnsi="Calibri" w:cs="Times New Roman"/>
          <w:noProof/>
        </w:rPr>
        <w:t xml:space="preserve"> 5078–5083 (1996).</w:t>
      </w:r>
    </w:p>
    <w:p w14:paraId="2BB85C53"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27.</w:t>
      </w:r>
      <w:r w:rsidRPr="00921365">
        <w:rPr>
          <w:rFonts w:ascii="Calibri" w:eastAsia="Times New Roman" w:hAnsi="Calibri" w:cs="Times New Roman"/>
          <w:noProof/>
        </w:rPr>
        <w:tab/>
        <w:t xml:space="preserve">Clark, C. W. The economics of overexploitation. </w:t>
      </w:r>
      <w:r w:rsidRPr="00921365">
        <w:rPr>
          <w:rFonts w:ascii="Calibri" w:eastAsia="Times New Roman" w:hAnsi="Calibri" w:cs="Times New Roman"/>
          <w:i/>
          <w:iCs/>
          <w:noProof/>
        </w:rPr>
        <w:t>Science</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181,</w:t>
      </w:r>
      <w:r w:rsidRPr="00921365">
        <w:rPr>
          <w:rFonts w:ascii="Calibri" w:eastAsia="Times New Roman" w:hAnsi="Calibri" w:cs="Times New Roman"/>
          <w:noProof/>
        </w:rPr>
        <w:t xml:space="preserve"> 630–634 (1973).</w:t>
      </w:r>
    </w:p>
    <w:p w14:paraId="5ABAB3E4"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28.</w:t>
      </w:r>
      <w:r w:rsidRPr="00921365">
        <w:rPr>
          <w:rFonts w:ascii="Calibri" w:eastAsia="Times New Roman" w:hAnsi="Calibri" w:cs="Times New Roman"/>
          <w:noProof/>
        </w:rPr>
        <w:tab/>
        <w:t xml:space="preserve">Ostrom, E. </w:t>
      </w:r>
      <w:r w:rsidRPr="00921365">
        <w:rPr>
          <w:rFonts w:ascii="Calibri" w:eastAsia="Times New Roman" w:hAnsi="Calibri" w:cs="Times New Roman"/>
          <w:i/>
          <w:iCs/>
          <w:noProof/>
        </w:rPr>
        <w:t>Governing the Commons: The Evolution of Institutions for Collective Action</w:t>
      </w:r>
      <w:r w:rsidRPr="00921365">
        <w:rPr>
          <w:rFonts w:ascii="Calibri" w:eastAsia="Times New Roman" w:hAnsi="Calibri" w:cs="Times New Roman"/>
          <w:noProof/>
        </w:rPr>
        <w:t>. (Cambridge University Press, 1990).</w:t>
      </w:r>
    </w:p>
    <w:p w14:paraId="47942691"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29.</w:t>
      </w:r>
      <w:r w:rsidRPr="00921365">
        <w:rPr>
          <w:rFonts w:ascii="Calibri" w:eastAsia="Times New Roman" w:hAnsi="Calibri" w:cs="Times New Roman"/>
          <w:noProof/>
        </w:rPr>
        <w:tab/>
        <w:t xml:space="preserve">Pauly, D. Anecdotes and the shifting baseline syndrome of fisheries. </w:t>
      </w:r>
      <w:r w:rsidRPr="00921365">
        <w:rPr>
          <w:rFonts w:ascii="Calibri" w:eastAsia="Times New Roman" w:hAnsi="Calibri" w:cs="Times New Roman"/>
          <w:i/>
          <w:iCs/>
          <w:noProof/>
        </w:rPr>
        <w:t>Trends Ecol. Evol.</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10,</w:t>
      </w:r>
      <w:r w:rsidRPr="00921365">
        <w:rPr>
          <w:rFonts w:ascii="Calibri" w:eastAsia="Times New Roman" w:hAnsi="Calibri" w:cs="Times New Roman"/>
          <w:noProof/>
        </w:rPr>
        <w:t xml:space="preserve"> 430 (1995).</w:t>
      </w:r>
    </w:p>
    <w:p w14:paraId="1998625E"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30.</w:t>
      </w:r>
      <w:r w:rsidRPr="00921365">
        <w:rPr>
          <w:rFonts w:ascii="Calibri" w:eastAsia="Times New Roman" w:hAnsi="Calibri" w:cs="Times New Roman"/>
          <w:noProof/>
        </w:rPr>
        <w:tab/>
        <w:t xml:space="preserve">Heal, G. M. </w:t>
      </w:r>
      <w:r w:rsidRPr="00921365">
        <w:rPr>
          <w:rFonts w:ascii="Calibri" w:eastAsia="Times New Roman" w:hAnsi="Calibri" w:cs="Times New Roman"/>
          <w:i/>
          <w:iCs/>
          <w:noProof/>
        </w:rPr>
        <w:t>Economic Theory and Sustainability</w:t>
      </w:r>
      <w:r w:rsidRPr="00921365">
        <w:rPr>
          <w:rFonts w:ascii="Calibri" w:eastAsia="Times New Roman" w:hAnsi="Calibri" w:cs="Times New Roman"/>
          <w:noProof/>
        </w:rPr>
        <w:t>. (Columbia University Press, 1998).</w:t>
      </w:r>
    </w:p>
    <w:p w14:paraId="060273E3"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31.</w:t>
      </w:r>
      <w:r w:rsidRPr="00921365">
        <w:rPr>
          <w:rFonts w:ascii="Calibri" w:eastAsia="Times New Roman" w:hAnsi="Calibri" w:cs="Times New Roman"/>
          <w:noProof/>
        </w:rPr>
        <w:tab/>
        <w:t xml:space="preserve">Deroba, J. J. &amp; Bence, J. R. A review of harvest policies: Understanding relative performance of control rules. </w:t>
      </w:r>
      <w:r w:rsidRPr="00921365">
        <w:rPr>
          <w:rFonts w:ascii="Calibri" w:eastAsia="Times New Roman" w:hAnsi="Calibri" w:cs="Times New Roman"/>
          <w:i/>
          <w:iCs/>
          <w:noProof/>
        </w:rPr>
        <w:t>Fish. Res.</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94,</w:t>
      </w:r>
      <w:r w:rsidRPr="00921365">
        <w:rPr>
          <w:rFonts w:ascii="Calibri" w:eastAsia="Times New Roman" w:hAnsi="Calibri" w:cs="Times New Roman"/>
          <w:noProof/>
        </w:rPr>
        <w:t xml:space="preserve"> 210–223 (2008).</w:t>
      </w:r>
    </w:p>
    <w:p w14:paraId="272486BC"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32.</w:t>
      </w:r>
      <w:r w:rsidRPr="00921365">
        <w:rPr>
          <w:rFonts w:ascii="Calibri" w:eastAsia="Times New Roman" w:hAnsi="Calibri" w:cs="Times New Roman"/>
          <w:noProof/>
        </w:rPr>
        <w:tab/>
        <w:t xml:space="preserve">Sumaila, U. R. </w:t>
      </w:r>
      <w:r w:rsidRPr="00921365">
        <w:rPr>
          <w:rFonts w:ascii="Calibri" w:eastAsia="Times New Roman" w:hAnsi="Calibri" w:cs="Times New Roman"/>
          <w:i/>
          <w:iCs/>
          <w:noProof/>
        </w:rPr>
        <w:t>et al.</w:t>
      </w:r>
      <w:r w:rsidRPr="00921365">
        <w:rPr>
          <w:rFonts w:ascii="Calibri" w:eastAsia="Times New Roman" w:hAnsi="Calibri" w:cs="Times New Roman"/>
          <w:noProof/>
        </w:rPr>
        <w:t xml:space="preserve"> Benefits of rebuilding global marine fisheries outweigh costs. </w:t>
      </w:r>
      <w:r w:rsidRPr="00921365">
        <w:rPr>
          <w:rFonts w:ascii="Calibri" w:eastAsia="Times New Roman" w:hAnsi="Calibri" w:cs="Times New Roman"/>
          <w:i/>
          <w:iCs/>
          <w:noProof/>
        </w:rPr>
        <w:t>PLoS One</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7,</w:t>
      </w:r>
      <w:r w:rsidRPr="00921365">
        <w:rPr>
          <w:rFonts w:ascii="Calibri" w:eastAsia="Times New Roman" w:hAnsi="Calibri" w:cs="Times New Roman"/>
          <w:noProof/>
        </w:rPr>
        <w:t xml:space="preserve"> (2012).</w:t>
      </w:r>
    </w:p>
    <w:p w14:paraId="3F51A7C6"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33.</w:t>
      </w:r>
      <w:r w:rsidRPr="00921365">
        <w:rPr>
          <w:rFonts w:ascii="Calibri" w:eastAsia="Times New Roman" w:hAnsi="Calibri" w:cs="Times New Roman"/>
          <w:noProof/>
        </w:rPr>
        <w:tab/>
        <w:t xml:space="preserve">Smith, V. L. Economics of production from natural resources. </w:t>
      </w:r>
      <w:r w:rsidRPr="00921365">
        <w:rPr>
          <w:rFonts w:ascii="Calibri" w:eastAsia="Times New Roman" w:hAnsi="Calibri" w:cs="Times New Roman"/>
          <w:i/>
          <w:iCs/>
          <w:noProof/>
        </w:rPr>
        <w:t>Am. Econ. Rev.</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58,</w:t>
      </w:r>
      <w:r w:rsidRPr="00921365">
        <w:rPr>
          <w:rFonts w:ascii="Calibri" w:eastAsia="Times New Roman" w:hAnsi="Calibri" w:cs="Times New Roman"/>
          <w:noProof/>
        </w:rPr>
        <w:t xml:space="preserve"> 409–431 (1968).</w:t>
      </w:r>
    </w:p>
    <w:p w14:paraId="3A9E29BA"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34.</w:t>
      </w:r>
      <w:r w:rsidRPr="00921365">
        <w:rPr>
          <w:rFonts w:ascii="Calibri" w:eastAsia="Times New Roman" w:hAnsi="Calibri" w:cs="Times New Roman"/>
          <w:noProof/>
        </w:rPr>
        <w:tab/>
        <w:t xml:space="preserve">Clark, C. &amp; Munro, G. The economics of ﬁshing and modern capital theory: a simpliﬁed approach. </w:t>
      </w:r>
      <w:r w:rsidRPr="00921365">
        <w:rPr>
          <w:rFonts w:ascii="Calibri" w:eastAsia="Times New Roman" w:hAnsi="Calibri" w:cs="Times New Roman"/>
          <w:i/>
          <w:iCs/>
          <w:noProof/>
        </w:rPr>
        <w:t>J. Environ. Econ. Manage.</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2,</w:t>
      </w:r>
      <w:r w:rsidRPr="00921365">
        <w:rPr>
          <w:rFonts w:ascii="Calibri" w:eastAsia="Times New Roman" w:hAnsi="Calibri" w:cs="Times New Roman"/>
          <w:noProof/>
        </w:rPr>
        <w:t xml:space="preserve"> 92–106 (1975).</w:t>
      </w:r>
    </w:p>
    <w:p w14:paraId="60B39365"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35.</w:t>
      </w:r>
      <w:r w:rsidRPr="00921365">
        <w:rPr>
          <w:rFonts w:ascii="Calibri" w:eastAsia="Times New Roman" w:hAnsi="Calibri" w:cs="Times New Roman"/>
          <w:noProof/>
        </w:rPr>
        <w:tab/>
        <w:t>Dasgupta, P., Mitra, T. &amp; Sorger, G. Harvesting the Commons. 1–36 (2016).</w:t>
      </w:r>
    </w:p>
    <w:p w14:paraId="642A66D3"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36.</w:t>
      </w:r>
      <w:r w:rsidRPr="00921365">
        <w:rPr>
          <w:rFonts w:ascii="Calibri" w:eastAsia="Times New Roman" w:hAnsi="Calibri" w:cs="Times New Roman"/>
          <w:noProof/>
        </w:rPr>
        <w:tab/>
        <w:t>Lubchenco, J., Cerny-chipman, E. B., Reimer, J. N. &amp; Levin, S. A. The right incentives enable ocean sustainability successes and provide hope for the future. (2016). doi:10.1073/pnas.1604982113</w:t>
      </w:r>
    </w:p>
    <w:p w14:paraId="49B7A463"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37.</w:t>
      </w:r>
      <w:r w:rsidRPr="00921365">
        <w:rPr>
          <w:rFonts w:ascii="Calibri" w:eastAsia="Times New Roman" w:hAnsi="Calibri" w:cs="Times New Roman"/>
          <w:noProof/>
        </w:rPr>
        <w:tab/>
        <w:t xml:space="preserve">Dasgupta, P. Discounting climate change. </w:t>
      </w:r>
      <w:r w:rsidRPr="00921365">
        <w:rPr>
          <w:rFonts w:ascii="Calibri" w:eastAsia="Times New Roman" w:hAnsi="Calibri" w:cs="Times New Roman"/>
          <w:i/>
          <w:iCs/>
          <w:noProof/>
        </w:rPr>
        <w:t>J. Risk Uncertain.</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37,</w:t>
      </w:r>
      <w:r w:rsidRPr="00921365">
        <w:rPr>
          <w:rFonts w:ascii="Calibri" w:eastAsia="Times New Roman" w:hAnsi="Calibri" w:cs="Times New Roman"/>
          <w:noProof/>
        </w:rPr>
        <w:t xml:space="preserve"> 141–169 (2008).</w:t>
      </w:r>
    </w:p>
    <w:p w14:paraId="252A4DD9"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38.</w:t>
      </w:r>
      <w:r w:rsidRPr="00921365">
        <w:rPr>
          <w:rFonts w:ascii="Calibri" w:eastAsia="Times New Roman" w:hAnsi="Calibri" w:cs="Times New Roman"/>
          <w:noProof/>
        </w:rPr>
        <w:tab/>
        <w:t xml:space="preserve">Fenichel, E. P. </w:t>
      </w:r>
      <w:r w:rsidRPr="00921365">
        <w:rPr>
          <w:rFonts w:ascii="Calibri" w:eastAsia="Times New Roman" w:hAnsi="Calibri" w:cs="Times New Roman"/>
          <w:i/>
          <w:iCs/>
          <w:noProof/>
        </w:rPr>
        <w:t>et al.</w:t>
      </w:r>
      <w:r w:rsidRPr="00921365">
        <w:rPr>
          <w:rFonts w:ascii="Calibri" w:eastAsia="Times New Roman" w:hAnsi="Calibri" w:cs="Times New Roman"/>
          <w:noProof/>
        </w:rPr>
        <w:t xml:space="preserve"> Wealth reallocation and sustainability under climate change. </w:t>
      </w:r>
      <w:r w:rsidRPr="00921365">
        <w:rPr>
          <w:rFonts w:ascii="Calibri" w:eastAsia="Times New Roman" w:hAnsi="Calibri" w:cs="Times New Roman"/>
          <w:i/>
          <w:iCs/>
          <w:noProof/>
        </w:rPr>
        <w:t>Nat. Clim. Chang.</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6,</w:t>
      </w:r>
      <w:r w:rsidRPr="00921365">
        <w:rPr>
          <w:rFonts w:ascii="Calibri" w:eastAsia="Times New Roman" w:hAnsi="Calibri" w:cs="Times New Roman"/>
          <w:noProof/>
        </w:rPr>
        <w:t xml:space="preserve"> 237–244 (2016).</w:t>
      </w:r>
    </w:p>
    <w:p w14:paraId="62F9362D"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39.</w:t>
      </w:r>
      <w:r w:rsidRPr="00921365">
        <w:rPr>
          <w:rFonts w:ascii="Calibri" w:eastAsia="Times New Roman" w:hAnsi="Calibri" w:cs="Times New Roman"/>
          <w:noProof/>
        </w:rPr>
        <w:tab/>
        <w:t xml:space="preserve">Ludwig, D., Walker, B. &amp; Holling, C. S. Sustainability, stability, and resilience. </w:t>
      </w:r>
      <w:r w:rsidRPr="00921365">
        <w:rPr>
          <w:rFonts w:ascii="Calibri" w:eastAsia="Times New Roman" w:hAnsi="Calibri" w:cs="Times New Roman"/>
          <w:i/>
          <w:iCs/>
          <w:noProof/>
        </w:rPr>
        <w:t>Conserv. Ecol.</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1,</w:t>
      </w:r>
      <w:r w:rsidRPr="00921365">
        <w:rPr>
          <w:rFonts w:ascii="Calibri" w:eastAsia="Times New Roman" w:hAnsi="Calibri" w:cs="Times New Roman"/>
          <w:noProof/>
        </w:rPr>
        <w:t xml:space="preserve"> (1997).</w:t>
      </w:r>
    </w:p>
    <w:p w14:paraId="0DA04CF8"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40.</w:t>
      </w:r>
      <w:r w:rsidRPr="00921365">
        <w:rPr>
          <w:rFonts w:ascii="Calibri" w:eastAsia="Times New Roman" w:hAnsi="Calibri" w:cs="Times New Roman"/>
          <w:noProof/>
        </w:rPr>
        <w:tab/>
        <w:t xml:space="preserve">Costello, C. </w:t>
      </w:r>
      <w:r w:rsidRPr="00921365">
        <w:rPr>
          <w:rFonts w:ascii="Calibri" w:eastAsia="Times New Roman" w:hAnsi="Calibri" w:cs="Times New Roman"/>
          <w:i/>
          <w:iCs/>
          <w:noProof/>
        </w:rPr>
        <w:t>et al.</w:t>
      </w:r>
      <w:r w:rsidRPr="00921365">
        <w:rPr>
          <w:rFonts w:ascii="Calibri" w:eastAsia="Times New Roman" w:hAnsi="Calibri" w:cs="Times New Roman"/>
          <w:noProof/>
        </w:rPr>
        <w:t xml:space="preserve"> Global fishery futures under contrasting management regimes. </w:t>
      </w:r>
      <w:r w:rsidRPr="00921365">
        <w:rPr>
          <w:rFonts w:ascii="Calibri" w:eastAsia="Times New Roman" w:hAnsi="Calibri" w:cs="Times New Roman"/>
          <w:i/>
          <w:iCs/>
          <w:noProof/>
        </w:rPr>
        <w:t>Proc. Natl. Acad. Sci. U. S. A.</w:t>
      </w:r>
      <w:r w:rsidRPr="00921365">
        <w:rPr>
          <w:rFonts w:ascii="Calibri" w:eastAsia="Times New Roman" w:hAnsi="Calibri" w:cs="Times New Roman"/>
          <w:noProof/>
        </w:rPr>
        <w:t xml:space="preserve"> in review (2016). doi:10.1073/pnas.0709640104</w:t>
      </w:r>
    </w:p>
    <w:p w14:paraId="59B579CB"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41.</w:t>
      </w:r>
      <w:r w:rsidRPr="00921365">
        <w:rPr>
          <w:rFonts w:ascii="Calibri" w:eastAsia="Times New Roman" w:hAnsi="Calibri" w:cs="Times New Roman"/>
          <w:noProof/>
        </w:rPr>
        <w:tab/>
        <w:t xml:space="preserve">Halpern, B. S. </w:t>
      </w:r>
      <w:r w:rsidRPr="00921365">
        <w:rPr>
          <w:rFonts w:ascii="Calibri" w:eastAsia="Times New Roman" w:hAnsi="Calibri" w:cs="Times New Roman"/>
          <w:i/>
          <w:iCs/>
          <w:noProof/>
        </w:rPr>
        <w:t>et al.</w:t>
      </w:r>
      <w:r w:rsidRPr="00921365">
        <w:rPr>
          <w:rFonts w:ascii="Calibri" w:eastAsia="Times New Roman" w:hAnsi="Calibri" w:cs="Times New Roman"/>
          <w:noProof/>
        </w:rPr>
        <w:t xml:space="preserve"> An index to assess the health and benefits of the global ocean. </w:t>
      </w:r>
      <w:r w:rsidRPr="00921365">
        <w:rPr>
          <w:rFonts w:ascii="Calibri" w:eastAsia="Times New Roman" w:hAnsi="Calibri" w:cs="Times New Roman"/>
          <w:i/>
          <w:iCs/>
          <w:noProof/>
        </w:rPr>
        <w:t>Nature</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488,</w:t>
      </w:r>
      <w:r w:rsidRPr="00921365">
        <w:rPr>
          <w:rFonts w:ascii="Calibri" w:eastAsia="Times New Roman" w:hAnsi="Calibri" w:cs="Times New Roman"/>
          <w:noProof/>
        </w:rPr>
        <w:t xml:space="preserve"> 615–620 (2012).</w:t>
      </w:r>
    </w:p>
    <w:p w14:paraId="220E4753"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42.</w:t>
      </w:r>
      <w:r w:rsidRPr="00921365">
        <w:rPr>
          <w:rFonts w:ascii="Calibri" w:eastAsia="Times New Roman" w:hAnsi="Calibri" w:cs="Times New Roman"/>
          <w:noProof/>
        </w:rPr>
        <w:tab/>
        <w:t xml:space="preserve">Ghosh, A. </w:t>
      </w:r>
      <w:r w:rsidRPr="00921365">
        <w:rPr>
          <w:rFonts w:ascii="Calibri" w:eastAsia="Times New Roman" w:hAnsi="Calibri" w:cs="Times New Roman"/>
          <w:i/>
          <w:iCs/>
          <w:noProof/>
        </w:rPr>
        <w:t>The Great Derangement</w:t>
      </w:r>
      <w:r w:rsidRPr="00921365">
        <w:rPr>
          <w:rFonts w:ascii="Calibri" w:eastAsia="Times New Roman" w:hAnsi="Calibri" w:cs="Times New Roman"/>
          <w:noProof/>
        </w:rPr>
        <w:t>. (The University of Chicago Press, 2016).</w:t>
      </w:r>
    </w:p>
    <w:p w14:paraId="18D3082E"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43.</w:t>
      </w:r>
      <w:r w:rsidRPr="00921365">
        <w:rPr>
          <w:rFonts w:ascii="Calibri" w:eastAsia="Times New Roman" w:hAnsi="Calibri" w:cs="Times New Roman"/>
          <w:noProof/>
        </w:rPr>
        <w:tab/>
        <w:t xml:space="preserve">Matta, C. F., Massa, L., Gubskaya, A. V. &amp; Knoll, E. Can one take the logarithm or the sine of a dimensioned quantity or a unit? Dimensional analysis involving transcendental functions. </w:t>
      </w:r>
      <w:r w:rsidRPr="00921365">
        <w:rPr>
          <w:rFonts w:ascii="Calibri" w:eastAsia="Times New Roman" w:hAnsi="Calibri" w:cs="Times New Roman"/>
          <w:i/>
          <w:iCs/>
          <w:noProof/>
        </w:rPr>
        <w:t>J. Chem. Educ.</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88,</w:t>
      </w:r>
      <w:r w:rsidRPr="00921365">
        <w:rPr>
          <w:rFonts w:ascii="Calibri" w:eastAsia="Times New Roman" w:hAnsi="Calibri" w:cs="Times New Roman"/>
          <w:noProof/>
        </w:rPr>
        <w:t xml:space="preserve"> 67–70 (2011).</w:t>
      </w:r>
    </w:p>
    <w:p w14:paraId="72ED9C0F"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44.</w:t>
      </w:r>
      <w:r w:rsidRPr="00921365">
        <w:rPr>
          <w:rFonts w:ascii="Calibri" w:eastAsia="Times New Roman" w:hAnsi="Calibri" w:cs="Times New Roman"/>
          <w:noProof/>
        </w:rPr>
        <w:tab/>
        <w:t xml:space="preserve">Wright, S. The roles of mutation, inbreeding, crossbreading and selection in evolution. </w:t>
      </w:r>
      <w:r w:rsidRPr="00921365">
        <w:rPr>
          <w:rFonts w:ascii="Calibri" w:eastAsia="Times New Roman" w:hAnsi="Calibri" w:cs="Times New Roman"/>
          <w:i/>
          <w:iCs/>
          <w:noProof/>
        </w:rPr>
        <w:t>Proc. Sixth Int. Congr. Genet.</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1,</w:t>
      </w:r>
      <w:r w:rsidRPr="00921365">
        <w:rPr>
          <w:rFonts w:ascii="Calibri" w:eastAsia="Times New Roman" w:hAnsi="Calibri" w:cs="Times New Roman"/>
          <w:noProof/>
        </w:rPr>
        <w:t xml:space="preserve"> 356–366 (1932).</w:t>
      </w:r>
    </w:p>
    <w:p w14:paraId="2088D301"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45.</w:t>
      </w:r>
      <w:r w:rsidRPr="00921365">
        <w:rPr>
          <w:rFonts w:ascii="Calibri" w:eastAsia="Times New Roman" w:hAnsi="Calibri" w:cs="Times New Roman"/>
          <w:noProof/>
        </w:rPr>
        <w:tab/>
        <w:t xml:space="preserve">Metz, J. A. J., Geritz, S. A. H., Meszéna, G., Jacobs, F. J. A. J. A. &amp; van Heerwaarden, J. S. S. in </w:t>
      </w:r>
      <w:r w:rsidRPr="00921365">
        <w:rPr>
          <w:rFonts w:ascii="Calibri" w:eastAsia="Times New Roman" w:hAnsi="Calibri" w:cs="Times New Roman"/>
          <w:i/>
          <w:iCs/>
          <w:noProof/>
        </w:rPr>
        <w:t>Stochastic and Spatial Structures of Dynamical Systems</w:t>
      </w:r>
      <w:r w:rsidRPr="00921365">
        <w:rPr>
          <w:rFonts w:ascii="Calibri" w:eastAsia="Times New Roman" w:hAnsi="Calibri" w:cs="Times New Roman"/>
          <w:noProof/>
        </w:rPr>
        <w:t xml:space="preserve"> (eds. van Strien, S. J. &amp; Verduyn </w:t>
      </w:r>
      <w:r w:rsidRPr="00921365">
        <w:rPr>
          <w:rFonts w:ascii="Calibri" w:eastAsia="Times New Roman" w:hAnsi="Calibri" w:cs="Times New Roman"/>
          <w:noProof/>
        </w:rPr>
        <w:lastRenderedPageBreak/>
        <w:t xml:space="preserve">Lunel, S. M.) </w:t>
      </w:r>
      <w:r w:rsidRPr="00921365">
        <w:rPr>
          <w:rFonts w:ascii="Calibri" w:eastAsia="Times New Roman" w:hAnsi="Calibri" w:cs="Times New Roman"/>
          <w:b/>
          <w:bCs/>
          <w:noProof/>
        </w:rPr>
        <w:t>45,</w:t>
      </w:r>
      <w:r w:rsidRPr="00921365">
        <w:rPr>
          <w:rFonts w:ascii="Calibri" w:eastAsia="Times New Roman" w:hAnsi="Calibri" w:cs="Times New Roman"/>
          <w:noProof/>
        </w:rPr>
        <w:t xml:space="preserve"> 183–231 (North Holland, 1996).</w:t>
      </w:r>
    </w:p>
    <w:p w14:paraId="3C13820A"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46.</w:t>
      </w:r>
      <w:r w:rsidRPr="00921365">
        <w:rPr>
          <w:rFonts w:ascii="Calibri" w:eastAsia="Times New Roman" w:hAnsi="Calibri" w:cs="Times New Roman"/>
          <w:noProof/>
        </w:rPr>
        <w:tab/>
        <w:t xml:space="preserve">Dieckmann, U. &amp; Law, R. The dynamical theory of coevolution: a derivation from stochastic ecological processes. </w:t>
      </w:r>
      <w:r w:rsidRPr="00921365">
        <w:rPr>
          <w:rFonts w:ascii="Calibri" w:eastAsia="Times New Roman" w:hAnsi="Calibri" w:cs="Times New Roman"/>
          <w:i/>
          <w:iCs/>
          <w:noProof/>
        </w:rPr>
        <w:t>J. Math. Biol.</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34,</w:t>
      </w:r>
      <w:r w:rsidRPr="00921365">
        <w:rPr>
          <w:rFonts w:ascii="Calibri" w:eastAsia="Times New Roman" w:hAnsi="Calibri" w:cs="Times New Roman"/>
          <w:noProof/>
        </w:rPr>
        <w:t xml:space="preserve"> 579–612 (1996).</w:t>
      </w:r>
    </w:p>
    <w:p w14:paraId="537087B5"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47.</w:t>
      </w:r>
      <w:r w:rsidRPr="00921365">
        <w:rPr>
          <w:rFonts w:ascii="Calibri" w:eastAsia="Times New Roman" w:hAnsi="Calibri" w:cs="Times New Roman"/>
          <w:noProof/>
        </w:rPr>
        <w:tab/>
        <w:t xml:space="preserve">Rice, S. H. </w:t>
      </w:r>
      <w:r w:rsidRPr="00921365">
        <w:rPr>
          <w:rFonts w:ascii="Calibri" w:eastAsia="Times New Roman" w:hAnsi="Calibri" w:cs="Times New Roman"/>
          <w:i/>
          <w:iCs/>
          <w:noProof/>
        </w:rPr>
        <w:t>Evolutionary Theory</w:t>
      </w:r>
      <w:r w:rsidRPr="00921365">
        <w:rPr>
          <w:rFonts w:ascii="Calibri" w:eastAsia="Times New Roman" w:hAnsi="Calibri" w:cs="Times New Roman"/>
          <w:noProof/>
        </w:rPr>
        <w:t>. (Sinauer, 2004).</w:t>
      </w:r>
    </w:p>
    <w:p w14:paraId="1F130EEF"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48.</w:t>
      </w:r>
      <w:r w:rsidRPr="00921365">
        <w:rPr>
          <w:rFonts w:ascii="Calibri" w:eastAsia="Times New Roman" w:hAnsi="Calibri" w:cs="Times New Roman"/>
          <w:noProof/>
        </w:rPr>
        <w:tab/>
        <w:t xml:space="preserve">Dasgupta, P., Mitra, T. &amp; Sorger, G. Harvesting the Commons. </w:t>
      </w:r>
      <w:r w:rsidRPr="00921365">
        <w:rPr>
          <w:rFonts w:ascii="Calibri" w:eastAsia="Times New Roman" w:hAnsi="Calibri" w:cs="Times New Roman"/>
          <w:i/>
          <w:iCs/>
          <w:noProof/>
        </w:rPr>
        <w:t>Vienna Econ. Pap. Univ. Vienna, Dep. Econ.</w:t>
      </w:r>
      <w:r w:rsidRPr="00921365">
        <w:rPr>
          <w:rFonts w:ascii="Calibri" w:eastAsia="Times New Roman" w:hAnsi="Calibri" w:cs="Times New Roman"/>
          <w:noProof/>
        </w:rPr>
        <w:t xml:space="preserve"> (2016). at &lt;http://econpapers.repec.org/RePEc:vie:viennp:1608&gt;</w:t>
      </w:r>
    </w:p>
    <w:p w14:paraId="3930BB0B"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49.</w:t>
      </w:r>
      <w:r w:rsidRPr="00921365">
        <w:rPr>
          <w:rFonts w:ascii="Calibri" w:eastAsia="Times New Roman" w:hAnsi="Calibri" w:cs="Times New Roman"/>
          <w:noProof/>
        </w:rPr>
        <w:tab/>
        <w:t xml:space="preserve">Neyman, J. S. On the application of probability theory to agricultural experiments: principles. </w:t>
      </w:r>
      <w:r w:rsidRPr="00921365">
        <w:rPr>
          <w:rFonts w:ascii="Calibri" w:eastAsia="Times New Roman" w:hAnsi="Calibri" w:cs="Times New Roman"/>
          <w:i/>
          <w:iCs/>
          <w:noProof/>
        </w:rPr>
        <w:t>Rocz. Nauk Rol.</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10,</w:t>
      </w:r>
      <w:r w:rsidRPr="00921365">
        <w:rPr>
          <w:rFonts w:ascii="Calibri" w:eastAsia="Times New Roman" w:hAnsi="Calibri" w:cs="Times New Roman"/>
          <w:noProof/>
        </w:rPr>
        <w:t xml:space="preserve"> 1–51 (1923).</w:t>
      </w:r>
    </w:p>
    <w:p w14:paraId="1D847522" w14:textId="77777777" w:rsidR="00921365" w:rsidRPr="00921365" w:rsidRDefault="00921365" w:rsidP="00921365">
      <w:pPr>
        <w:widowControl w:val="0"/>
        <w:autoSpaceDE w:val="0"/>
        <w:autoSpaceDN w:val="0"/>
        <w:adjustRightInd w:val="0"/>
        <w:ind w:left="640" w:hanging="640"/>
        <w:rPr>
          <w:rFonts w:ascii="Calibri" w:eastAsia="Times New Roman" w:hAnsi="Calibri" w:cs="Times New Roman"/>
          <w:noProof/>
        </w:rPr>
      </w:pPr>
      <w:r w:rsidRPr="00921365">
        <w:rPr>
          <w:rFonts w:ascii="Calibri" w:eastAsia="Times New Roman" w:hAnsi="Calibri" w:cs="Times New Roman"/>
          <w:noProof/>
        </w:rPr>
        <w:t>50.</w:t>
      </w:r>
      <w:r w:rsidRPr="00921365">
        <w:rPr>
          <w:rFonts w:ascii="Calibri" w:eastAsia="Times New Roman" w:hAnsi="Calibri" w:cs="Times New Roman"/>
          <w:noProof/>
        </w:rPr>
        <w:tab/>
        <w:t xml:space="preserve">Fisher, R. Statistical Methods and Scientific Induction. </w:t>
      </w:r>
      <w:r w:rsidRPr="00921365">
        <w:rPr>
          <w:rFonts w:ascii="Calibri" w:eastAsia="Times New Roman" w:hAnsi="Calibri" w:cs="Times New Roman"/>
          <w:i/>
          <w:iCs/>
          <w:noProof/>
        </w:rPr>
        <w:t>J. R. Stat. Soc. Ser. B</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17,</w:t>
      </w:r>
      <w:r w:rsidRPr="00921365">
        <w:rPr>
          <w:rFonts w:ascii="Calibri" w:eastAsia="Times New Roman" w:hAnsi="Calibri" w:cs="Times New Roman"/>
          <w:noProof/>
        </w:rPr>
        <w:t xml:space="preserve"> 69–78 (1955).</w:t>
      </w:r>
    </w:p>
    <w:p w14:paraId="7D8E4E8C" w14:textId="77777777" w:rsidR="00921365" w:rsidRPr="00921365" w:rsidRDefault="00921365" w:rsidP="00921365">
      <w:pPr>
        <w:widowControl w:val="0"/>
        <w:autoSpaceDE w:val="0"/>
        <w:autoSpaceDN w:val="0"/>
        <w:adjustRightInd w:val="0"/>
        <w:ind w:left="640" w:hanging="640"/>
        <w:rPr>
          <w:rFonts w:ascii="Calibri" w:hAnsi="Calibri"/>
          <w:noProof/>
        </w:rPr>
      </w:pPr>
      <w:r w:rsidRPr="00921365">
        <w:rPr>
          <w:rFonts w:ascii="Calibri" w:eastAsia="Times New Roman" w:hAnsi="Calibri" w:cs="Times New Roman"/>
          <w:noProof/>
        </w:rPr>
        <w:t>51.</w:t>
      </w:r>
      <w:r w:rsidRPr="00921365">
        <w:rPr>
          <w:rFonts w:ascii="Calibri" w:eastAsia="Times New Roman" w:hAnsi="Calibri" w:cs="Times New Roman"/>
          <w:noProof/>
        </w:rPr>
        <w:tab/>
        <w:t xml:space="preserve">Anderson, M. J. Permutation tests for univariate or multivariate analysis of variance and regression. </w:t>
      </w:r>
      <w:r w:rsidRPr="00921365">
        <w:rPr>
          <w:rFonts w:ascii="Calibri" w:eastAsia="Times New Roman" w:hAnsi="Calibri" w:cs="Times New Roman"/>
          <w:i/>
          <w:iCs/>
          <w:noProof/>
        </w:rPr>
        <w:t>Can. J. Fish. Aquat. Sci.</w:t>
      </w:r>
      <w:r w:rsidRPr="00921365">
        <w:rPr>
          <w:rFonts w:ascii="Calibri" w:eastAsia="Times New Roman" w:hAnsi="Calibri" w:cs="Times New Roman"/>
          <w:noProof/>
        </w:rPr>
        <w:t xml:space="preserve"> </w:t>
      </w:r>
      <w:r w:rsidRPr="00921365">
        <w:rPr>
          <w:rFonts w:ascii="Calibri" w:eastAsia="Times New Roman" w:hAnsi="Calibri" w:cs="Times New Roman"/>
          <w:b/>
          <w:bCs/>
          <w:noProof/>
        </w:rPr>
        <w:t>58,</w:t>
      </w:r>
      <w:r w:rsidRPr="00921365">
        <w:rPr>
          <w:rFonts w:ascii="Calibri" w:eastAsia="Times New Roman" w:hAnsi="Calibri" w:cs="Times New Roman"/>
          <w:noProof/>
        </w:rPr>
        <w:t xml:space="preserve"> 626–639 (2001).</w:t>
      </w:r>
    </w:p>
    <w:p w14:paraId="6AB4506F" w14:textId="4BB8B019" w:rsidR="0053506C" w:rsidRPr="0053506C" w:rsidRDefault="0053506C" w:rsidP="00921365">
      <w:pPr>
        <w:widowControl w:val="0"/>
        <w:autoSpaceDE w:val="0"/>
        <w:autoSpaceDN w:val="0"/>
        <w:adjustRightInd w:val="0"/>
        <w:ind w:left="640" w:hanging="640"/>
        <w:rPr>
          <w:b/>
        </w:rPr>
      </w:pPr>
      <w:r>
        <w:rPr>
          <w:b/>
        </w:rPr>
        <w:fldChar w:fldCharType="end"/>
      </w:r>
      <w:r w:rsidR="00D163E4" w:rsidRPr="0053506C">
        <w:rPr>
          <w:b/>
        </w:rPr>
        <w:t xml:space="preserve"> </w:t>
      </w:r>
    </w:p>
    <w:sectPr w:rsidR="0053506C" w:rsidRPr="0053506C" w:rsidSect="00675F4E">
      <w:footerReference w:type="even" r:id="rId15"/>
      <w:footerReference w:type="default" r:id="rId16"/>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Fenichel, Eli" w:date="2017-07-16T12:49:00Z" w:initials="FE">
    <w:p w14:paraId="1447767F" w14:textId="13C66142" w:rsidR="009043D4" w:rsidRDefault="009043D4">
      <w:pPr>
        <w:pStyle w:val="CommentText"/>
      </w:pPr>
      <w:r>
        <w:rPr>
          <w:rStyle w:val="CommentReference"/>
        </w:rPr>
        <w:annotationRef/>
      </w:r>
      <w:r>
        <w:t xml:space="preserve">This is an awkward sentence, and frankly not very accurate for US fisheries. </w:t>
      </w:r>
    </w:p>
    <w:p w14:paraId="04492050" w14:textId="77777777" w:rsidR="009043D4" w:rsidRDefault="009043D4">
      <w:pPr>
        <w:pStyle w:val="CommentText"/>
      </w:pPr>
    </w:p>
    <w:p w14:paraId="738005EA" w14:textId="2E965C6B" w:rsidR="009043D4" w:rsidRDefault="009043D4">
      <w:pPr>
        <w:pStyle w:val="CommentText"/>
      </w:pPr>
      <w:r>
        <w:t xml:space="preserve">The sentence also seems out of place. </w:t>
      </w:r>
    </w:p>
  </w:comment>
  <w:comment w:id="9" w:author="Fenichel, Eli" w:date="2017-07-16T12:51:00Z" w:initials="FE">
    <w:p w14:paraId="2C0D0975" w14:textId="6F2E227C" w:rsidR="009043D4" w:rsidRDefault="009043D4">
      <w:pPr>
        <w:pStyle w:val="CommentText"/>
      </w:pPr>
      <w:r>
        <w:rPr>
          <w:rStyle w:val="CommentReference"/>
        </w:rPr>
        <w:annotationRef/>
      </w:r>
      <w:r>
        <w:t xml:space="preserve">There is a lot in this sentence and it seems to back a lot of assumptions.  Not sure how to simplify this yet, but it needs to be simplified. </w:t>
      </w:r>
    </w:p>
  </w:comment>
  <w:comment w:id="20" w:author="Fenichel, Eli" w:date="2017-07-16T12:52:00Z" w:initials="FE">
    <w:p w14:paraId="5B4DCCAF" w14:textId="12C5A71D" w:rsidR="009043D4" w:rsidRDefault="009043D4">
      <w:pPr>
        <w:pStyle w:val="CommentText"/>
      </w:pPr>
      <w:r>
        <w:rPr>
          <w:rStyle w:val="CommentReference"/>
        </w:rPr>
        <w:annotationRef/>
      </w:r>
      <w:r>
        <w:t xml:space="preserve">This paragraph still needs work. </w:t>
      </w:r>
    </w:p>
  </w:comment>
  <w:comment w:id="28" w:author="Fenichel, Eli" w:date="2017-07-16T12:54:00Z" w:initials="FE">
    <w:p w14:paraId="34C4FD68" w14:textId="77C2D362" w:rsidR="009043D4" w:rsidRDefault="009043D4">
      <w:pPr>
        <w:pStyle w:val="CommentText"/>
      </w:pPr>
      <w:r>
        <w:rPr>
          <w:rStyle w:val="CommentReference"/>
        </w:rPr>
        <w:annotationRef/>
      </w:r>
      <w:r>
        <w:t xml:space="preserve">I think you can make the first paragraph all about path dependency, theory and measurement. Then use this paragraph to talk about the application to fisheries. </w:t>
      </w:r>
    </w:p>
  </w:comment>
  <w:comment w:id="29" w:author="Fenichel, Eli" w:date="2017-07-16T12:55:00Z" w:initials="FE">
    <w:p w14:paraId="6CFC5FE5" w14:textId="24684377" w:rsidR="009043D4" w:rsidRDefault="009043D4">
      <w:pPr>
        <w:pStyle w:val="CommentText"/>
      </w:pPr>
      <w:r>
        <w:rPr>
          <w:rStyle w:val="CommentReference"/>
        </w:rPr>
        <w:annotationRef/>
      </w:r>
      <w:r>
        <w:t xml:space="preserve">Do we need to talk about sustainability? </w:t>
      </w:r>
    </w:p>
  </w:comment>
  <w:comment w:id="53" w:author="Fenichel, Eli" w:date="2017-07-16T12:55:00Z" w:initials="FE">
    <w:p w14:paraId="43275C8F" w14:textId="7C741E01" w:rsidR="009043D4" w:rsidRDefault="009043D4">
      <w:pPr>
        <w:pStyle w:val="CommentText"/>
      </w:pPr>
      <w:r>
        <w:rPr>
          <w:rStyle w:val="CommentReference"/>
        </w:rPr>
        <w:annotationRef/>
      </w:r>
      <w:r>
        <w:t xml:space="preserve">Yes high discounting gives the same results as open access, but I would not lead with high discounting. </w:t>
      </w:r>
    </w:p>
  </w:comment>
  <w:comment w:id="54" w:author="Fenichel, Eli" w:date="2017-07-16T12:56:00Z" w:initials="FE">
    <w:p w14:paraId="564E2C3B" w14:textId="0716465A" w:rsidR="009043D4" w:rsidRDefault="009043D4">
      <w:pPr>
        <w:pStyle w:val="CommentText"/>
      </w:pPr>
      <w:r>
        <w:rPr>
          <w:rStyle w:val="CommentReference"/>
        </w:rPr>
        <w:annotationRef/>
      </w:r>
      <w:r>
        <w:t>This needs to be phrased more on institutions. Failure to develop institutions that lead to forward looking behavior and forbearance lead…</w:t>
      </w:r>
    </w:p>
  </w:comment>
  <w:comment w:id="73" w:author="Fenichel, Eli" w:date="2017-07-16T12:58:00Z" w:initials="FE">
    <w:p w14:paraId="66D86FEC" w14:textId="3BF907D0" w:rsidR="009043D4" w:rsidRDefault="009043D4">
      <w:pPr>
        <w:pStyle w:val="CommentText"/>
      </w:pPr>
      <w:r>
        <w:rPr>
          <w:rStyle w:val="CommentReference"/>
        </w:rPr>
        <w:annotationRef/>
      </w:r>
      <w:r>
        <w:t xml:space="preserve">This assumption often violated. </w:t>
      </w:r>
    </w:p>
  </w:comment>
  <w:comment w:id="75" w:author="simon levin" w:date="2017-07-16T20:12:00Z" w:initials="SAL">
    <w:p w14:paraId="2C8D1166" w14:textId="0192F768" w:rsidR="009043D4" w:rsidRDefault="009043D4">
      <w:pPr>
        <w:pStyle w:val="CommentText"/>
      </w:pPr>
      <w:r>
        <w:rPr>
          <w:rStyle w:val="CommentReference"/>
        </w:rPr>
        <w:annotationRef/>
      </w:r>
      <w:r>
        <w:t>Why not use natural logs?</w:t>
      </w:r>
    </w:p>
  </w:comment>
  <w:comment w:id="87" w:author="Fenichel, Eli" w:date="2017-07-16T12:59:00Z" w:initials="FE">
    <w:p w14:paraId="0A6AFF0B" w14:textId="77777777" w:rsidR="009043D4" w:rsidRDefault="009043D4">
      <w:pPr>
        <w:pStyle w:val="CommentText"/>
      </w:pPr>
      <w:r>
        <w:rPr>
          <w:rStyle w:val="CommentReference"/>
        </w:rPr>
        <w:annotationRef/>
      </w:r>
      <w:r>
        <w:t>It seems strange to have different log bases in here.</w:t>
      </w:r>
    </w:p>
    <w:p w14:paraId="255B753A" w14:textId="77777777" w:rsidR="009043D4" w:rsidRDefault="009043D4">
      <w:pPr>
        <w:pStyle w:val="CommentText"/>
      </w:pPr>
    </w:p>
    <w:p w14:paraId="22EA1BF9" w14:textId="72312234" w:rsidR="009043D4" w:rsidRDefault="009043D4">
      <w:pPr>
        <w:pStyle w:val="CommentText"/>
      </w:pPr>
      <w:r>
        <w:t xml:space="preserve">Stopped here </w:t>
      </w:r>
    </w:p>
  </w:comment>
  <w:comment w:id="88" w:author="simon levin" w:date="2017-07-16T20:16:00Z" w:initials="SAL">
    <w:p w14:paraId="0A9561D7" w14:textId="5BD38B64" w:rsidR="009043D4" w:rsidRDefault="009043D4">
      <w:pPr>
        <w:pStyle w:val="CommentText"/>
      </w:pPr>
      <w:r>
        <w:rPr>
          <w:rStyle w:val="CommentReference"/>
        </w:rPr>
        <w:annotationRef/>
      </w:r>
      <w:r>
        <w:t>Do you mean the larger of 0 and this expression?   And where does this equation come from?   Supp Material?  Point to it.</w:t>
      </w:r>
    </w:p>
  </w:comment>
  <w:comment w:id="109" w:author="simon levin" w:date="2017-07-16T20:20:00Z" w:initials="SAL">
    <w:p w14:paraId="40252BEF" w14:textId="210FEA01" w:rsidR="009043D4" w:rsidRDefault="009043D4">
      <w:pPr>
        <w:pStyle w:val="CommentText"/>
      </w:pPr>
      <w:r>
        <w:rPr>
          <w:rStyle w:val="CommentReference"/>
        </w:rPr>
        <w:annotationRef/>
      </w:r>
      <w:r>
        <w:t>What is the biological interpretation of gamma?</w:t>
      </w:r>
    </w:p>
  </w:comment>
  <w:comment w:id="110" w:author="simon levin" w:date="2017-07-16T20:22:00Z" w:initials="SAL">
    <w:p w14:paraId="579627BB" w14:textId="77777777" w:rsidR="009043D4" w:rsidRPr="00285F17" w:rsidRDefault="009043D4" w:rsidP="00285F17">
      <w:pPr>
        <w:rPr>
          <w:rFonts w:ascii="Times" w:eastAsia="Times New Roman" w:hAnsi="Times" w:cs="Times New Roman"/>
          <w:sz w:val="20"/>
          <w:szCs w:val="20"/>
        </w:rPr>
      </w:pPr>
      <w:r>
        <w:rPr>
          <w:rStyle w:val="CommentReference"/>
        </w:rPr>
        <w:annotationRef/>
      </w:r>
      <w:r>
        <w:t xml:space="preserve">In practice, could some of the effect be a continued estimation bias?  See </w:t>
      </w:r>
      <w:r w:rsidRPr="00285F17">
        <w:rPr>
          <w:rFonts w:ascii="Times" w:eastAsia="Times New Roman" w:hAnsi="Times" w:cs="Times New Roman"/>
          <w:sz w:val="20"/>
          <w:szCs w:val="20"/>
        </w:rPr>
        <w:t xml:space="preserve">Walters, Carl J., and Donald Ludwig. "Effects of measurement errors on the assessment of stock–recruitment relationships." </w:t>
      </w:r>
      <w:r w:rsidRPr="00285F17">
        <w:rPr>
          <w:rFonts w:ascii="Times" w:eastAsia="Times New Roman" w:hAnsi="Times" w:cs="Times New Roman"/>
          <w:i/>
          <w:iCs/>
          <w:sz w:val="20"/>
          <w:szCs w:val="20"/>
        </w:rPr>
        <w:t>Canadian Journal of Fisheries and Aquatic Sciences</w:t>
      </w:r>
      <w:r w:rsidRPr="00285F17">
        <w:rPr>
          <w:rFonts w:ascii="Times" w:eastAsia="Times New Roman" w:hAnsi="Times" w:cs="Times New Roman"/>
          <w:sz w:val="20"/>
          <w:szCs w:val="20"/>
        </w:rPr>
        <w:t xml:space="preserve"> 38.6 (1981): 704-710.</w:t>
      </w:r>
    </w:p>
    <w:p w14:paraId="5152E5F7" w14:textId="365951D7" w:rsidR="009043D4" w:rsidRDefault="009043D4">
      <w:pPr>
        <w:pStyle w:val="CommentText"/>
      </w:pPr>
    </w:p>
  </w:comment>
  <w:comment w:id="132" w:author="Edward Tekwa" w:date="2017-07-14T16:53:00Z" w:initials="EWT">
    <w:p w14:paraId="7D1E0906" w14:textId="2736D59E" w:rsidR="009043D4" w:rsidRDefault="009043D4">
      <w:pPr>
        <w:pStyle w:val="CommentText"/>
      </w:pPr>
      <w:r>
        <w:rPr>
          <w:rStyle w:val="CommentReference"/>
        </w:rPr>
        <w:annotationRef/>
      </w:r>
      <w:r>
        <w:t>This is exactly the case of non-excludable resource in earlier versions of the manuscript, where there is no time scale separation between institution and resource dynamics.  The result is that at the high cost/benefit, high MSY region, the basin of attraction toward the low harvest rate (F*-) is actually bigger (extending up to F*+, which is now unstable) than in the current excludable resource case.  The flip side is that if the fishery is below the bifurcation point in cost/benefit and MSY, or stochasticity carries it above F*+, then it will veer off to infinite harvest quickly.  It’s probably too complicated to elaborate in this paper, but perhaps another writeup?</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8005EA" w15:done="0"/>
  <w15:commentEx w15:paraId="2C0D0975" w15:done="0"/>
  <w15:commentEx w15:paraId="5B4DCCAF" w15:done="0"/>
  <w15:commentEx w15:paraId="34C4FD68" w15:done="0"/>
  <w15:commentEx w15:paraId="6CFC5FE5" w15:done="0"/>
  <w15:commentEx w15:paraId="43275C8F" w15:done="0"/>
  <w15:commentEx w15:paraId="564E2C3B" w15:done="0"/>
  <w15:commentEx w15:paraId="66D86FEC" w15:done="0"/>
  <w15:commentEx w15:paraId="2C8D1166" w15:done="0"/>
  <w15:commentEx w15:paraId="22EA1BF9" w15:done="0"/>
  <w15:commentEx w15:paraId="0A9561D7" w15:done="0"/>
  <w15:commentEx w15:paraId="40252BEF" w15:done="0"/>
  <w15:commentEx w15:paraId="5152E5F7" w15:done="0"/>
  <w15:commentEx w15:paraId="7D1E090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822213" w14:textId="77777777" w:rsidR="00637336" w:rsidRDefault="00637336" w:rsidP="00675F4E">
      <w:r>
        <w:separator/>
      </w:r>
    </w:p>
  </w:endnote>
  <w:endnote w:type="continuationSeparator" w:id="0">
    <w:p w14:paraId="3A25CE03" w14:textId="77777777" w:rsidR="00637336" w:rsidRDefault="00637336" w:rsidP="00675F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ＭＳ 明朝">
    <w:charset w:val="80"/>
    <w:family w:val="roman"/>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 w:name="ＭＳ ゴシック">
    <w:charset w:val="80"/>
    <w:family w:val="swiss"/>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E187E" w14:textId="77777777" w:rsidR="009043D4" w:rsidRDefault="009043D4" w:rsidP="004924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F952309" w14:textId="77777777" w:rsidR="009043D4" w:rsidRDefault="009043D4" w:rsidP="00675F4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F6F97" w14:textId="77777777" w:rsidR="009043D4" w:rsidRDefault="009043D4" w:rsidP="004924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B5D24">
      <w:rPr>
        <w:rStyle w:val="PageNumber"/>
        <w:noProof/>
      </w:rPr>
      <w:t>1</w:t>
    </w:r>
    <w:r>
      <w:rPr>
        <w:rStyle w:val="PageNumber"/>
      </w:rPr>
      <w:fldChar w:fldCharType="end"/>
    </w:r>
  </w:p>
  <w:p w14:paraId="3C23D2EC" w14:textId="77777777" w:rsidR="009043D4" w:rsidRDefault="009043D4" w:rsidP="00675F4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4271C3" w14:textId="77777777" w:rsidR="00637336" w:rsidRDefault="00637336" w:rsidP="00675F4E">
      <w:r>
        <w:separator/>
      </w:r>
    </w:p>
  </w:footnote>
  <w:footnote w:type="continuationSeparator" w:id="0">
    <w:p w14:paraId="1D0C185E" w14:textId="77777777" w:rsidR="00637336" w:rsidRDefault="00637336" w:rsidP="00675F4E">
      <w:r>
        <w:continuationSeparator/>
      </w:r>
    </w:p>
  </w:footnote>
</w:footnote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enichel, Eli">
    <w15:presenceInfo w15:providerId="AD" w15:userId="S-1-5-21-505881439-82067924-1220176271-297908"/>
  </w15:person>
  <w15:person w15:author="Edward Tekwa">
    <w15:presenceInfo w15:providerId="None" w15:userId="Edward Tekw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A54"/>
    <w:rsid w:val="00000964"/>
    <w:rsid w:val="00001A8D"/>
    <w:rsid w:val="000026AD"/>
    <w:rsid w:val="00003141"/>
    <w:rsid w:val="00004ADC"/>
    <w:rsid w:val="000072DD"/>
    <w:rsid w:val="000103AA"/>
    <w:rsid w:val="00010E1E"/>
    <w:rsid w:val="00013057"/>
    <w:rsid w:val="0001384C"/>
    <w:rsid w:val="00013A2B"/>
    <w:rsid w:val="00017A57"/>
    <w:rsid w:val="00022263"/>
    <w:rsid w:val="00022907"/>
    <w:rsid w:val="0002299C"/>
    <w:rsid w:val="00022B89"/>
    <w:rsid w:val="0002348A"/>
    <w:rsid w:val="000241E6"/>
    <w:rsid w:val="00025B48"/>
    <w:rsid w:val="00027ADA"/>
    <w:rsid w:val="0003183A"/>
    <w:rsid w:val="000324E9"/>
    <w:rsid w:val="00033C96"/>
    <w:rsid w:val="00033CBD"/>
    <w:rsid w:val="000342F2"/>
    <w:rsid w:val="0003499E"/>
    <w:rsid w:val="000376BE"/>
    <w:rsid w:val="00037CF9"/>
    <w:rsid w:val="000411C5"/>
    <w:rsid w:val="000426DD"/>
    <w:rsid w:val="00042794"/>
    <w:rsid w:val="000430F7"/>
    <w:rsid w:val="00043355"/>
    <w:rsid w:val="00043A3A"/>
    <w:rsid w:val="00044738"/>
    <w:rsid w:val="00047B4D"/>
    <w:rsid w:val="000531BF"/>
    <w:rsid w:val="0005367C"/>
    <w:rsid w:val="00053BAD"/>
    <w:rsid w:val="0005478E"/>
    <w:rsid w:val="000559FA"/>
    <w:rsid w:val="000560A9"/>
    <w:rsid w:val="00060E38"/>
    <w:rsid w:val="000610F8"/>
    <w:rsid w:val="0006446D"/>
    <w:rsid w:val="00064969"/>
    <w:rsid w:val="00064A8F"/>
    <w:rsid w:val="00066DF4"/>
    <w:rsid w:val="0006753F"/>
    <w:rsid w:val="00070B07"/>
    <w:rsid w:val="00073088"/>
    <w:rsid w:val="0007745E"/>
    <w:rsid w:val="00077F73"/>
    <w:rsid w:val="0008065E"/>
    <w:rsid w:val="00080E39"/>
    <w:rsid w:val="0008274E"/>
    <w:rsid w:val="00082CA0"/>
    <w:rsid w:val="00090FBF"/>
    <w:rsid w:val="00094517"/>
    <w:rsid w:val="00094A05"/>
    <w:rsid w:val="000954D3"/>
    <w:rsid w:val="000961B4"/>
    <w:rsid w:val="000968B1"/>
    <w:rsid w:val="00096FB3"/>
    <w:rsid w:val="000A0331"/>
    <w:rsid w:val="000A1D2E"/>
    <w:rsid w:val="000A225A"/>
    <w:rsid w:val="000A447F"/>
    <w:rsid w:val="000A78CE"/>
    <w:rsid w:val="000A7AB4"/>
    <w:rsid w:val="000B2110"/>
    <w:rsid w:val="000B3AC5"/>
    <w:rsid w:val="000B4719"/>
    <w:rsid w:val="000B483E"/>
    <w:rsid w:val="000B60A5"/>
    <w:rsid w:val="000B611C"/>
    <w:rsid w:val="000B65DC"/>
    <w:rsid w:val="000B6605"/>
    <w:rsid w:val="000C0A14"/>
    <w:rsid w:val="000C0B79"/>
    <w:rsid w:val="000C19F2"/>
    <w:rsid w:val="000C26E6"/>
    <w:rsid w:val="000C2AAC"/>
    <w:rsid w:val="000C3DE6"/>
    <w:rsid w:val="000C3EF9"/>
    <w:rsid w:val="000C5E64"/>
    <w:rsid w:val="000C68B1"/>
    <w:rsid w:val="000C7467"/>
    <w:rsid w:val="000C78D6"/>
    <w:rsid w:val="000D0B52"/>
    <w:rsid w:val="000D13A1"/>
    <w:rsid w:val="000D18EE"/>
    <w:rsid w:val="000D1A84"/>
    <w:rsid w:val="000D2152"/>
    <w:rsid w:val="000D2CEF"/>
    <w:rsid w:val="000D4433"/>
    <w:rsid w:val="000D4879"/>
    <w:rsid w:val="000D5CBC"/>
    <w:rsid w:val="000D63C3"/>
    <w:rsid w:val="000D6F10"/>
    <w:rsid w:val="000D6F12"/>
    <w:rsid w:val="000D7D11"/>
    <w:rsid w:val="000D7E82"/>
    <w:rsid w:val="000E1131"/>
    <w:rsid w:val="000E2398"/>
    <w:rsid w:val="000E466B"/>
    <w:rsid w:val="000E4949"/>
    <w:rsid w:val="000E742B"/>
    <w:rsid w:val="000F0209"/>
    <w:rsid w:val="000F3603"/>
    <w:rsid w:val="000F3A3E"/>
    <w:rsid w:val="000F45DB"/>
    <w:rsid w:val="000F47DD"/>
    <w:rsid w:val="000F52A1"/>
    <w:rsid w:val="000F5D32"/>
    <w:rsid w:val="000F67EB"/>
    <w:rsid w:val="000F6895"/>
    <w:rsid w:val="00100962"/>
    <w:rsid w:val="0010120F"/>
    <w:rsid w:val="0010504B"/>
    <w:rsid w:val="00105506"/>
    <w:rsid w:val="00106D1A"/>
    <w:rsid w:val="00107ACD"/>
    <w:rsid w:val="001109D0"/>
    <w:rsid w:val="001110F7"/>
    <w:rsid w:val="00111B24"/>
    <w:rsid w:val="00112433"/>
    <w:rsid w:val="00112603"/>
    <w:rsid w:val="00113516"/>
    <w:rsid w:val="0011722E"/>
    <w:rsid w:val="001205B6"/>
    <w:rsid w:val="00120BBD"/>
    <w:rsid w:val="00121071"/>
    <w:rsid w:val="00124C17"/>
    <w:rsid w:val="00125461"/>
    <w:rsid w:val="00125C0B"/>
    <w:rsid w:val="00127098"/>
    <w:rsid w:val="0013155F"/>
    <w:rsid w:val="00131BDA"/>
    <w:rsid w:val="00133C18"/>
    <w:rsid w:val="00134397"/>
    <w:rsid w:val="001349E0"/>
    <w:rsid w:val="0013741D"/>
    <w:rsid w:val="00140F47"/>
    <w:rsid w:val="001419A2"/>
    <w:rsid w:val="00143332"/>
    <w:rsid w:val="00143C65"/>
    <w:rsid w:val="00144765"/>
    <w:rsid w:val="00144AD0"/>
    <w:rsid w:val="00144BB8"/>
    <w:rsid w:val="0014510F"/>
    <w:rsid w:val="001455BB"/>
    <w:rsid w:val="001464C6"/>
    <w:rsid w:val="00147A41"/>
    <w:rsid w:val="00147E0F"/>
    <w:rsid w:val="00151C3C"/>
    <w:rsid w:val="00151CEC"/>
    <w:rsid w:val="0015250A"/>
    <w:rsid w:val="00152B4E"/>
    <w:rsid w:val="00154700"/>
    <w:rsid w:val="00156A40"/>
    <w:rsid w:val="0015755A"/>
    <w:rsid w:val="00157D25"/>
    <w:rsid w:val="0016349B"/>
    <w:rsid w:val="001636E5"/>
    <w:rsid w:val="00164325"/>
    <w:rsid w:val="00166091"/>
    <w:rsid w:val="001664F9"/>
    <w:rsid w:val="0016677A"/>
    <w:rsid w:val="00166C48"/>
    <w:rsid w:val="001679C5"/>
    <w:rsid w:val="001722B7"/>
    <w:rsid w:val="0017418B"/>
    <w:rsid w:val="00174FDC"/>
    <w:rsid w:val="00175721"/>
    <w:rsid w:val="00175BA1"/>
    <w:rsid w:val="00176B59"/>
    <w:rsid w:val="00177E5E"/>
    <w:rsid w:val="001802B5"/>
    <w:rsid w:val="001831B4"/>
    <w:rsid w:val="0018432C"/>
    <w:rsid w:val="00184723"/>
    <w:rsid w:val="001847ED"/>
    <w:rsid w:val="00184FC3"/>
    <w:rsid w:val="00185200"/>
    <w:rsid w:val="001864EA"/>
    <w:rsid w:val="00186882"/>
    <w:rsid w:val="0018722A"/>
    <w:rsid w:val="00187CB5"/>
    <w:rsid w:val="00190569"/>
    <w:rsid w:val="00192A69"/>
    <w:rsid w:val="00193CD7"/>
    <w:rsid w:val="00195994"/>
    <w:rsid w:val="0019789C"/>
    <w:rsid w:val="001A12E8"/>
    <w:rsid w:val="001A153B"/>
    <w:rsid w:val="001A16A6"/>
    <w:rsid w:val="001A2F20"/>
    <w:rsid w:val="001A3A3A"/>
    <w:rsid w:val="001A5298"/>
    <w:rsid w:val="001A55BF"/>
    <w:rsid w:val="001A5EF3"/>
    <w:rsid w:val="001A6AEE"/>
    <w:rsid w:val="001A7675"/>
    <w:rsid w:val="001A7DEA"/>
    <w:rsid w:val="001B02D9"/>
    <w:rsid w:val="001B3677"/>
    <w:rsid w:val="001B5181"/>
    <w:rsid w:val="001B576A"/>
    <w:rsid w:val="001B5C1E"/>
    <w:rsid w:val="001B7899"/>
    <w:rsid w:val="001C501A"/>
    <w:rsid w:val="001C5745"/>
    <w:rsid w:val="001C61C8"/>
    <w:rsid w:val="001C6E7F"/>
    <w:rsid w:val="001C6FC3"/>
    <w:rsid w:val="001C708F"/>
    <w:rsid w:val="001C7663"/>
    <w:rsid w:val="001D09B4"/>
    <w:rsid w:val="001D527E"/>
    <w:rsid w:val="001E1A5E"/>
    <w:rsid w:val="001E1B4C"/>
    <w:rsid w:val="001E2163"/>
    <w:rsid w:val="001E28A9"/>
    <w:rsid w:val="001E377A"/>
    <w:rsid w:val="001E58FC"/>
    <w:rsid w:val="001E59A3"/>
    <w:rsid w:val="001E68FA"/>
    <w:rsid w:val="001F0BA2"/>
    <w:rsid w:val="001F4CFA"/>
    <w:rsid w:val="001F6306"/>
    <w:rsid w:val="001F6F38"/>
    <w:rsid w:val="001F746C"/>
    <w:rsid w:val="002001AE"/>
    <w:rsid w:val="00201516"/>
    <w:rsid w:val="002020CD"/>
    <w:rsid w:val="00204EE7"/>
    <w:rsid w:val="00205035"/>
    <w:rsid w:val="00205B93"/>
    <w:rsid w:val="00206C72"/>
    <w:rsid w:val="002077C2"/>
    <w:rsid w:val="00210B71"/>
    <w:rsid w:val="00212829"/>
    <w:rsid w:val="00212A8D"/>
    <w:rsid w:val="00212EAF"/>
    <w:rsid w:val="002132A3"/>
    <w:rsid w:val="0021796A"/>
    <w:rsid w:val="00220B62"/>
    <w:rsid w:val="002220FF"/>
    <w:rsid w:val="0022778D"/>
    <w:rsid w:val="00227BBB"/>
    <w:rsid w:val="00230B94"/>
    <w:rsid w:val="0023178F"/>
    <w:rsid w:val="00231EC7"/>
    <w:rsid w:val="00232355"/>
    <w:rsid w:val="00232C85"/>
    <w:rsid w:val="0024008E"/>
    <w:rsid w:val="002407A6"/>
    <w:rsid w:val="002423F0"/>
    <w:rsid w:val="002424A6"/>
    <w:rsid w:val="002430ED"/>
    <w:rsid w:val="002431F0"/>
    <w:rsid w:val="00244927"/>
    <w:rsid w:val="00246543"/>
    <w:rsid w:val="00250232"/>
    <w:rsid w:val="00251C7C"/>
    <w:rsid w:val="00252436"/>
    <w:rsid w:val="00253ADD"/>
    <w:rsid w:val="002546E0"/>
    <w:rsid w:val="002628AC"/>
    <w:rsid w:val="002632D9"/>
    <w:rsid w:val="00263744"/>
    <w:rsid w:val="00263D6F"/>
    <w:rsid w:val="002645C5"/>
    <w:rsid w:val="002671AB"/>
    <w:rsid w:val="00267EC1"/>
    <w:rsid w:val="0027029B"/>
    <w:rsid w:val="00272FFA"/>
    <w:rsid w:val="0027442B"/>
    <w:rsid w:val="00275668"/>
    <w:rsid w:val="00276998"/>
    <w:rsid w:val="00277F1F"/>
    <w:rsid w:val="002803E2"/>
    <w:rsid w:val="002810E8"/>
    <w:rsid w:val="002833DE"/>
    <w:rsid w:val="00284998"/>
    <w:rsid w:val="002857CB"/>
    <w:rsid w:val="00285F17"/>
    <w:rsid w:val="00286943"/>
    <w:rsid w:val="0029007B"/>
    <w:rsid w:val="00291B44"/>
    <w:rsid w:val="00292EB2"/>
    <w:rsid w:val="00293C15"/>
    <w:rsid w:val="0029784A"/>
    <w:rsid w:val="0029797E"/>
    <w:rsid w:val="002A1A03"/>
    <w:rsid w:val="002A281C"/>
    <w:rsid w:val="002A3E14"/>
    <w:rsid w:val="002A6473"/>
    <w:rsid w:val="002A7030"/>
    <w:rsid w:val="002B1BC6"/>
    <w:rsid w:val="002B1E0E"/>
    <w:rsid w:val="002B366A"/>
    <w:rsid w:val="002B3FD9"/>
    <w:rsid w:val="002B40CB"/>
    <w:rsid w:val="002B519F"/>
    <w:rsid w:val="002B53B6"/>
    <w:rsid w:val="002B5C16"/>
    <w:rsid w:val="002B68B4"/>
    <w:rsid w:val="002B7736"/>
    <w:rsid w:val="002C0F17"/>
    <w:rsid w:val="002C3E86"/>
    <w:rsid w:val="002C5E71"/>
    <w:rsid w:val="002C6B2D"/>
    <w:rsid w:val="002D16BF"/>
    <w:rsid w:val="002D32A5"/>
    <w:rsid w:val="002D5035"/>
    <w:rsid w:val="002D5F51"/>
    <w:rsid w:val="002D7438"/>
    <w:rsid w:val="002E0468"/>
    <w:rsid w:val="002E3736"/>
    <w:rsid w:val="002E3E46"/>
    <w:rsid w:val="002E44C1"/>
    <w:rsid w:val="002E4FF6"/>
    <w:rsid w:val="002E69C5"/>
    <w:rsid w:val="002E6B80"/>
    <w:rsid w:val="002E74A9"/>
    <w:rsid w:val="002E7E39"/>
    <w:rsid w:val="002E7FFC"/>
    <w:rsid w:val="002F00BA"/>
    <w:rsid w:val="002F070E"/>
    <w:rsid w:val="002F12CE"/>
    <w:rsid w:val="002F138C"/>
    <w:rsid w:val="002F1937"/>
    <w:rsid w:val="002F26E7"/>
    <w:rsid w:val="002F3BAA"/>
    <w:rsid w:val="002F52BC"/>
    <w:rsid w:val="002F7227"/>
    <w:rsid w:val="002F7DFA"/>
    <w:rsid w:val="003001A8"/>
    <w:rsid w:val="00300BD4"/>
    <w:rsid w:val="00301C92"/>
    <w:rsid w:val="00307AF8"/>
    <w:rsid w:val="00307C3F"/>
    <w:rsid w:val="003107FA"/>
    <w:rsid w:val="00310B4C"/>
    <w:rsid w:val="003112E5"/>
    <w:rsid w:val="003124DE"/>
    <w:rsid w:val="00312B9B"/>
    <w:rsid w:val="00312E2A"/>
    <w:rsid w:val="003131B1"/>
    <w:rsid w:val="0031368F"/>
    <w:rsid w:val="00314714"/>
    <w:rsid w:val="00315270"/>
    <w:rsid w:val="00315DF4"/>
    <w:rsid w:val="00316B28"/>
    <w:rsid w:val="0031764F"/>
    <w:rsid w:val="00320059"/>
    <w:rsid w:val="00320166"/>
    <w:rsid w:val="003228BE"/>
    <w:rsid w:val="00325800"/>
    <w:rsid w:val="003267A9"/>
    <w:rsid w:val="00326FDF"/>
    <w:rsid w:val="00327445"/>
    <w:rsid w:val="003276CC"/>
    <w:rsid w:val="003300B8"/>
    <w:rsid w:val="003332F9"/>
    <w:rsid w:val="00335210"/>
    <w:rsid w:val="003355D1"/>
    <w:rsid w:val="0033753F"/>
    <w:rsid w:val="00337977"/>
    <w:rsid w:val="00337FF3"/>
    <w:rsid w:val="00340FEF"/>
    <w:rsid w:val="00341D24"/>
    <w:rsid w:val="00342774"/>
    <w:rsid w:val="00342B1E"/>
    <w:rsid w:val="00343DAE"/>
    <w:rsid w:val="00343F15"/>
    <w:rsid w:val="00344746"/>
    <w:rsid w:val="00345D17"/>
    <w:rsid w:val="00346312"/>
    <w:rsid w:val="0034722A"/>
    <w:rsid w:val="0035136C"/>
    <w:rsid w:val="00351B34"/>
    <w:rsid w:val="00353B50"/>
    <w:rsid w:val="00354E43"/>
    <w:rsid w:val="00355B30"/>
    <w:rsid w:val="003564AB"/>
    <w:rsid w:val="0036065A"/>
    <w:rsid w:val="003616EA"/>
    <w:rsid w:val="0036258C"/>
    <w:rsid w:val="003634AC"/>
    <w:rsid w:val="00363BB8"/>
    <w:rsid w:val="00363FFE"/>
    <w:rsid w:val="00364882"/>
    <w:rsid w:val="00367B5F"/>
    <w:rsid w:val="00370B59"/>
    <w:rsid w:val="00370E66"/>
    <w:rsid w:val="0037255B"/>
    <w:rsid w:val="0037308E"/>
    <w:rsid w:val="00373ECA"/>
    <w:rsid w:val="003760EB"/>
    <w:rsid w:val="00377E8A"/>
    <w:rsid w:val="00380988"/>
    <w:rsid w:val="003809B4"/>
    <w:rsid w:val="00381D50"/>
    <w:rsid w:val="0038241E"/>
    <w:rsid w:val="003831C4"/>
    <w:rsid w:val="003831D4"/>
    <w:rsid w:val="00383306"/>
    <w:rsid w:val="00384070"/>
    <w:rsid w:val="00384146"/>
    <w:rsid w:val="003856D0"/>
    <w:rsid w:val="00385F09"/>
    <w:rsid w:val="003863CA"/>
    <w:rsid w:val="0038693C"/>
    <w:rsid w:val="00386E73"/>
    <w:rsid w:val="00387FB0"/>
    <w:rsid w:val="0039024B"/>
    <w:rsid w:val="00392B79"/>
    <w:rsid w:val="003938E2"/>
    <w:rsid w:val="00393E78"/>
    <w:rsid w:val="00397459"/>
    <w:rsid w:val="00397902"/>
    <w:rsid w:val="003A06BF"/>
    <w:rsid w:val="003A13AE"/>
    <w:rsid w:val="003A196E"/>
    <w:rsid w:val="003A3F95"/>
    <w:rsid w:val="003A416D"/>
    <w:rsid w:val="003A48AF"/>
    <w:rsid w:val="003A4C19"/>
    <w:rsid w:val="003A570A"/>
    <w:rsid w:val="003A77EB"/>
    <w:rsid w:val="003B1E66"/>
    <w:rsid w:val="003B3060"/>
    <w:rsid w:val="003B36BB"/>
    <w:rsid w:val="003B3CA2"/>
    <w:rsid w:val="003B56CA"/>
    <w:rsid w:val="003B5BB3"/>
    <w:rsid w:val="003C759E"/>
    <w:rsid w:val="003D0B59"/>
    <w:rsid w:val="003D1B55"/>
    <w:rsid w:val="003D51A3"/>
    <w:rsid w:val="003D5C82"/>
    <w:rsid w:val="003D64E0"/>
    <w:rsid w:val="003D726D"/>
    <w:rsid w:val="003D7278"/>
    <w:rsid w:val="003D76B1"/>
    <w:rsid w:val="003E2162"/>
    <w:rsid w:val="003E2378"/>
    <w:rsid w:val="003E36E4"/>
    <w:rsid w:val="003E4DCE"/>
    <w:rsid w:val="003E546C"/>
    <w:rsid w:val="003E5AC0"/>
    <w:rsid w:val="003E6C5E"/>
    <w:rsid w:val="003F1A54"/>
    <w:rsid w:val="003F1FE9"/>
    <w:rsid w:val="003F5579"/>
    <w:rsid w:val="003F7BD4"/>
    <w:rsid w:val="003F7C1B"/>
    <w:rsid w:val="00400815"/>
    <w:rsid w:val="00400A94"/>
    <w:rsid w:val="00401DE6"/>
    <w:rsid w:val="00401E22"/>
    <w:rsid w:val="004028D0"/>
    <w:rsid w:val="0040344D"/>
    <w:rsid w:val="00403D16"/>
    <w:rsid w:val="004051E2"/>
    <w:rsid w:val="00410609"/>
    <w:rsid w:val="00416535"/>
    <w:rsid w:val="004173A2"/>
    <w:rsid w:val="00417B86"/>
    <w:rsid w:val="00421FCE"/>
    <w:rsid w:val="00422262"/>
    <w:rsid w:val="00422464"/>
    <w:rsid w:val="00423B35"/>
    <w:rsid w:val="00424AAC"/>
    <w:rsid w:val="00424CF3"/>
    <w:rsid w:val="00424F5C"/>
    <w:rsid w:val="00426CBD"/>
    <w:rsid w:val="004278B8"/>
    <w:rsid w:val="00430DC6"/>
    <w:rsid w:val="0043144D"/>
    <w:rsid w:val="00433F03"/>
    <w:rsid w:val="00434817"/>
    <w:rsid w:val="00441EA6"/>
    <w:rsid w:val="004427B7"/>
    <w:rsid w:val="004439C5"/>
    <w:rsid w:val="00443C58"/>
    <w:rsid w:val="00443D84"/>
    <w:rsid w:val="004444EC"/>
    <w:rsid w:val="00444620"/>
    <w:rsid w:val="004448DC"/>
    <w:rsid w:val="00446CBD"/>
    <w:rsid w:val="0045093C"/>
    <w:rsid w:val="00450C71"/>
    <w:rsid w:val="00451236"/>
    <w:rsid w:val="004533DC"/>
    <w:rsid w:val="00453427"/>
    <w:rsid w:val="00454A82"/>
    <w:rsid w:val="00455F3D"/>
    <w:rsid w:val="004571F1"/>
    <w:rsid w:val="00463946"/>
    <w:rsid w:val="00463AB3"/>
    <w:rsid w:val="004642B5"/>
    <w:rsid w:val="004655EC"/>
    <w:rsid w:val="0046646E"/>
    <w:rsid w:val="00467DEE"/>
    <w:rsid w:val="00470769"/>
    <w:rsid w:val="00470AD1"/>
    <w:rsid w:val="004717B0"/>
    <w:rsid w:val="00471C36"/>
    <w:rsid w:val="004725B2"/>
    <w:rsid w:val="0047372E"/>
    <w:rsid w:val="00473B93"/>
    <w:rsid w:val="0047402C"/>
    <w:rsid w:val="0047489C"/>
    <w:rsid w:val="00474C83"/>
    <w:rsid w:val="00480BA5"/>
    <w:rsid w:val="00482903"/>
    <w:rsid w:val="00484247"/>
    <w:rsid w:val="0048452D"/>
    <w:rsid w:val="00484AC6"/>
    <w:rsid w:val="0048502F"/>
    <w:rsid w:val="004863F8"/>
    <w:rsid w:val="00487FD1"/>
    <w:rsid w:val="00490A43"/>
    <w:rsid w:val="00491346"/>
    <w:rsid w:val="00491870"/>
    <w:rsid w:val="004924F3"/>
    <w:rsid w:val="00492E1F"/>
    <w:rsid w:val="004932B1"/>
    <w:rsid w:val="00493CC3"/>
    <w:rsid w:val="004948EB"/>
    <w:rsid w:val="004951B1"/>
    <w:rsid w:val="004952AD"/>
    <w:rsid w:val="00495B00"/>
    <w:rsid w:val="00495E7C"/>
    <w:rsid w:val="004967BC"/>
    <w:rsid w:val="00497863"/>
    <w:rsid w:val="004979C5"/>
    <w:rsid w:val="00497C78"/>
    <w:rsid w:val="004A076A"/>
    <w:rsid w:val="004A087B"/>
    <w:rsid w:val="004A0918"/>
    <w:rsid w:val="004A1330"/>
    <w:rsid w:val="004A26BF"/>
    <w:rsid w:val="004A2CDA"/>
    <w:rsid w:val="004A5170"/>
    <w:rsid w:val="004A7458"/>
    <w:rsid w:val="004A78CF"/>
    <w:rsid w:val="004A797D"/>
    <w:rsid w:val="004A79FC"/>
    <w:rsid w:val="004A7B32"/>
    <w:rsid w:val="004B1641"/>
    <w:rsid w:val="004B18EB"/>
    <w:rsid w:val="004B22D4"/>
    <w:rsid w:val="004B2897"/>
    <w:rsid w:val="004B299F"/>
    <w:rsid w:val="004B41C4"/>
    <w:rsid w:val="004B7EF0"/>
    <w:rsid w:val="004C0C8D"/>
    <w:rsid w:val="004C2283"/>
    <w:rsid w:val="004C2F32"/>
    <w:rsid w:val="004C39B9"/>
    <w:rsid w:val="004C6737"/>
    <w:rsid w:val="004C674C"/>
    <w:rsid w:val="004C6CE5"/>
    <w:rsid w:val="004C77E4"/>
    <w:rsid w:val="004D04D8"/>
    <w:rsid w:val="004D2B9A"/>
    <w:rsid w:val="004D3485"/>
    <w:rsid w:val="004D3E35"/>
    <w:rsid w:val="004D5EF8"/>
    <w:rsid w:val="004D6088"/>
    <w:rsid w:val="004D7BC6"/>
    <w:rsid w:val="004E05B5"/>
    <w:rsid w:val="004E1354"/>
    <w:rsid w:val="004E4068"/>
    <w:rsid w:val="004E4B38"/>
    <w:rsid w:val="004E504E"/>
    <w:rsid w:val="004E71E3"/>
    <w:rsid w:val="004F1F37"/>
    <w:rsid w:val="004F4DC0"/>
    <w:rsid w:val="004F518A"/>
    <w:rsid w:val="004F5E26"/>
    <w:rsid w:val="004F765A"/>
    <w:rsid w:val="004F782D"/>
    <w:rsid w:val="00500836"/>
    <w:rsid w:val="0050331A"/>
    <w:rsid w:val="005046BD"/>
    <w:rsid w:val="005049B3"/>
    <w:rsid w:val="00506093"/>
    <w:rsid w:val="0050790A"/>
    <w:rsid w:val="005122C3"/>
    <w:rsid w:val="00512F2B"/>
    <w:rsid w:val="00513984"/>
    <w:rsid w:val="00513F94"/>
    <w:rsid w:val="00514028"/>
    <w:rsid w:val="005147EC"/>
    <w:rsid w:val="00516BB2"/>
    <w:rsid w:val="00516ED5"/>
    <w:rsid w:val="00520B16"/>
    <w:rsid w:val="00520C2B"/>
    <w:rsid w:val="00521039"/>
    <w:rsid w:val="005239EF"/>
    <w:rsid w:val="005245BD"/>
    <w:rsid w:val="0052580C"/>
    <w:rsid w:val="005259B0"/>
    <w:rsid w:val="00525BB7"/>
    <w:rsid w:val="00525F91"/>
    <w:rsid w:val="005267D9"/>
    <w:rsid w:val="00526AEC"/>
    <w:rsid w:val="005305CC"/>
    <w:rsid w:val="005310D1"/>
    <w:rsid w:val="00531763"/>
    <w:rsid w:val="00531CD4"/>
    <w:rsid w:val="005323CE"/>
    <w:rsid w:val="005324B9"/>
    <w:rsid w:val="00532E1D"/>
    <w:rsid w:val="00532FAA"/>
    <w:rsid w:val="0053318C"/>
    <w:rsid w:val="00533393"/>
    <w:rsid w:val="00534C0E"/>
    <w:rsid w:val="0053506C"/>
    <w:rsid w:val="005407ED"/>
    <w:rsid w:val="005412DC"/>
    <w:rsid w:val="00541543"/>
    <w:rsid w:val="00544603"/>
    <w:rsid w:val="0054508F"/>
    <w:rsid w:val="00545278"/>
    <w:rsid w:val="00545988"/>
    <w:rsid w:val="00545AFD"/>
    <w:rsid w:val="00545ED8"/>
    <w:rsid w:val="005469C1"/>
    <w:rsid w:val="0054794C"/>
    <w:rsid w:val="00551658"/>
    <w:rsid w:val="0055318F"/>
    <w:rsid w:val="00553862"/>
    <w:rsid w:val="005555AF"/>
    <w:rsid w:val="00556034"/>
    <w:rsid w:val="0055668A"/>
    <w:rsid w:val="00556B10"/>
    <w:rsid w:val="005575F1"/>
    <w:rsid w:val="00557F95"/>
    <w:rsid w:val="00561BDA"/>
    <w:rsid w:val="0056552C"/>
    <w:rsid w:val="00565597"/>
    <w:rsid w:val="005677A4"/>
    <w:rsid w:val="00567F1F"/>
    <w:rsid w:val="00570475"/>
    <w:rsid w:val="005709AE"/>
    <w:rsid w:val="00573CF3"/>
    <w:rsid w:val="00574DCE"/>
    <w:rsid w:val="00576AB6"/>
    <w:rsid w:val="00577805"/>
    <w:rsid w:val="00582192"/>
    <w:rsid w:val="00583527"/>
    <w:rsid w:val="00583ECD"/>
    <w:rsid w:val="0058410E"/>
    <w:rsid w:val="00584968"/>
    <w:rsid w:val="00585CEB"/>
    <w:rsid w:val="00586A3C"/>
    <w:rsid w:val="005946F8"/>
    <w:rsid w:val="00594B1B"/>
    <w:rsid w:val="005958EF"/>
    <w:rsid w:val="00596132"/>
    <w:rsid w:val="00596649"/>
    <w:rsid w:val="00597AA3"/>
    <w:rsid w:val="005A219E"/>
    <w:rsid w:val="005A4708"/>
    <w:rsid w:val="005A58FB"/>
    <w:rsid w:val="005B0012"/>
    <w:rsid w:val="005B0854"/>
    <w:rsid w:val="005B2627"/>
    <w:rsid w:val="005B3783"/>
    <w:rsid w:val="005B3BC0"/>
    <w:rsid w:val="005C08C7"/>
    <w:rsid w:val="005C1A6A"/>
    <w:rsid w:val="005C1C01"/>
    <w:rsid w:val="005C35A6"/>
    <w:rsid w:val="005C3E04"/>
    <w:rsid w:val="005C3F07"/>
    <w:rsid w:val="005C45C7"/>
    <w:rsid w:val="005C5F73"/>
    <w:rsid w:val="005C6392"/>
    <w:rsid w:val="005C6C67"/>
    <w:rsid w:val="005D1C7A"/>
    <w:rsid w:val="005D6BEA"/>
    <w:rsid w:val="005E0520"/>
    <w:rsid w:val="005E2AA3"/>
    <w:rsid w:val="005E5D1F"/>
    <w:rsid w:val="005E71A0"/>
    <w:rsid w:val="005E7260"/>
    <w:rsid w:val="005F307E"/>
    <w:rsid w:val="005F5BEC"/>
    <w:rsid w:val="005F5EEA"/>
    <w:rsid w:val="005F67E8"/>
    <w:rsid w:val="0060127B"/>
    <w:rsid w:val="00602138"/>
    <w:rsid w:val="0060280E"/>
    <w:rsid w:val="00602D1F"/>
    <w:rsid w:val="00602FE9"/>
    <w:rsid w:val="0060460E"/>
    <w:rsid w:val="00605224"/>
    <w:rsid w:val="00605C57"/>
    <w:rsid w:val="00605C83"/>
    <w:rsid w:val="00607FC3"/>
    <w:rsid w:val="00610699"/>
    <w:rsid w:val="00610C41"/>
    <w:rsid w:val="0061157D"/>
    <w:rsid w:val="00613198"/>
    <w:rsid w:val="00614FC1"/>
    <w:rsid w:val="006159D7"/>
    <w:rsid w:val="006159F0"/>
    <w:rsid w:val="00617086"/>
    <w:rsid w:val="006205D0"/>
    <w:rsid w:val="006227AC"/>
    <w:rsid w:val="00623B40"/>
    <w:rsid w:val="00625B64"/>
    <w:rsid w:val="00625F0D"/>
    <w:rsid w:val="0062649A"/>
    <w:rsid w:val="00626A3D"/>
    <w:rsid w:val="0063073C"/>
    <w:rsid w:val="00631061"/>
    <w:rsid w:val="006339D9"/>
    <w:rsid w:val="00634981"/>
    <w:rsid w:val="00637315"/>
    <w:rsid w:val="00637336"/>
    <w:rsid w:val="00640725"/>
    <w:rsid w:val="0064360F"/>
    <w:rsid w:val="00643C1B"/>
    <w:rsid w:val="00643C88"/>
    <w:rsid w:val="00644855"/>
    <w:rsid w:val="00644EA8"/>
    <w:rsid w:val="006464E3"/>
    <w:rsid w:val="006467FF"/>
    <w:rsid w:val="00647AAF"/>
    <w:rsid w:val="00651841"/>
    <w:rsid w:val="0065271A"/>
    <w:rsid w:val="0065391E"/>
    <w:rsid w:val="0065446D"/>
    <w:rsid w:val="00654564"/>
    <w:rsid w:val="00654772"/>
    <w:rsid w:val="00655395"/>
    <w:rsid w:val="00655D9E"/>
    <w:rsid w:val="00656237"/>
    <w:rsid w:val="00663508"/>
    <w:rsid w:val="00663F19"/>
    <w:rsid w:val="0066425B"/>
    <w:rsid w:val="006642C1"/>
    <w:rsid w:val="00665783"/>
    <w:rsid w:val="006658E9"/>
    <w:rsid w:val="00665D44"/>
    <w:rsid w:val="00671733"/>
    <w:rsid w:val="00672481"/>
    <w:rsid w:val="00675F4E"/>
    <w:rsid w:val="00677253"/>
    <w:rsid w:val="00681526"/>
    <w:rsid w:val="006815DD"/>
    <w:rsid w:val="00682D9F"/>
    <w:rsid w:val="00682E25"/>
    <w:rsid w:val="00683356"/>
    <w:rsid w:val="00683EFA"/>
    <w:rsid w:val="00685336"/>
    <w:rsid w:val="00687B06"/>
    <w:rsid w:val="006932E1"/>
    <w:rsid w:val="00693621"/>
    <w:rsid w:val="00694E6B"/>
    <w:rsid w:val="006952B9"/>
    <w:rsid w:val="00695AD5"/>
    <w:rsid w:val="00696877"/>
    <w:rsid w:val="006A059E"/>
    <w:rsid w:val="006A27F6"/>
    <w:rsid w:val="006A2B05"/>
    <w:rsid w:val="006A3113"/>
    <w:rsid w:val="006A38C8"/>
    <w:rsid w:val="006A4C9A"/>
    <w:rsid w:val="006A5541"/>
    <w:rsid w:val="006A68A0"/>
    <w:rsid w:val="006B222A"/>
    <w:rsid w:val="006B3988"/>
    <w:rsid w:val="006B476B"/>
    <w:rsid w:val="006B6A32"/>
    <w:rsid w:val="006B7174"/>
    <w:rsid w:val="006B7867"/>
    <w:rsid w:val="006B7869"/>
    <w:rsid w:val="006C3E87"/>
    <w:rsid w:val="006C4609"/>
    <w:rsid w:val="006C6BAA"/>
    <w:rsid w:val="006C6EA6"/>
    <w:rsid w:val="006C7A04"/>
    <w:rsid w:val="006D0A80"/>
    <w:rsid w:val="006D4ADA"/>
    <w:rsid w:val="006D67B7"/>
    <w:rsid w:val="006D75C7"/>
    <w:rsid w:val="006E083D"/>
    <w:rsid w:val="006E28B0"/>
    <w:rsid w:val="006E2E34"/>
    <w:rsid w:val="006E2FC8"/>
    <w:rsid w:val="006E3FB0"/>
    <w:rsid w:val="006E53B0"/>
    <w:rsid w:val="006E5B3D"/>
    <w:rsid w:val="006E5BFD"/>
    <w:rsid w:val="006E7018"/>
    <w:rsid w:val="006E72BA"/>
    <w:rsid w:val="006F05AA"/>
    <w:rsid w:val="006F1262"/>
    <w:rsid w:val="006F2542"/>
    <w:rsid w:val="006F45E6"/>
    <w:rsid w:val="006F46B5"/>
    <w:rsid w:val="006F4B23"/>
    <w:rsid w:val="006F5239"/>
    <w:rsid w:val="006F5A48"/>
    <w:rsid w:val="007016F0"/>
    <w:rsid w:val="00703FBC"/>
    <w:rsid w:val="00705563"/>
    <w:rsid w:val="00705992"/>
    <w:rsid w:val="00705FFC"/>
    <w:rsid w:val="00710349"/>
    <w:rsid w:val="00710F9E"/>
    <w:rsid w:val="00713758"/>
    <w:rsid w:val="00713E15"/>
    <w:rsid w:val="0071533D"/>
    <w:rsid w:val="007157B7"/>
    <w:rsid w:val="00716612"/>
    <w:rsid w:val="00720F19"/>
    <w:rsid w:val="00721D42"/>
    <w:rsid w:val="00721F8E"/>
    <w:rsid w:val="00722214"/>
    <w:rsid w:val="007257F6"/>
    <w:rsid w:val="00727CE0"/>
    <w:rsid w:val="00730875"/>
    <w:rsid w:val="00733F2E"/>
    <w:rsid w:val="007341E9"/>
    <w:rsid w:val="00735EDF"/>
    <w:rsid w:val="00736D0F"/>
    <w:rsid w:val="00737050"/>
    <w:rsid w:val="00737FAE"/>
    <w:rsid w:val="00740B4C"/>
    <w:rsid w:val="00741126"/>
    <w:rsid w:val="00741EBE"/>
    <w:rsid w:val="00743A53"/>
    <w:rsid w:val="00744646"/>
    <w:rsid w:val="00744959"/>
    <w:rsid w:val="0074771C"/>
    <w:rsid w:val="007522DF"/>
    <w:rsid w:val="00752F31"/>
    <w:rsid w:val="00753194"/>
    <w:rsid w:val="007541E9"/>
    <w:rsid w:val="00757152"/>
    <w:rsid w:val="00761EEE"/>
    <w:rsid w:val="00762E3B"/>
    <w:rsid w:val="007630E1"/>
    <w:rsid w:val="00763588"/>
    <w:rsid w:val="00771676"/>
    <w:rsid w:val="00772C61"/>
    <w:rsid w:val="00774CCD"/>
    <w:rsid w:val="00774FEC"/>
    <w:rsid w:val="00777C2C"/>
    <w:rsid w:val="007803CD"/>
    <w:rsid w:val="007834C5"/>
    <w:rsid w:val="0078388E"/>
    <w:rsid w:val="00784132"/>
    <w:rsid w:val="00784570"/>
    <w:rsid w:val="007862EF"/>
    <w:rsid w:val="00790BB1"/>
    <w:rsid w:val="00790EA6"/>
    <w:rsid w:val="00791B22"/>
    <w:rsid w:val="00792029"/>
    <w:rsid w:val="00793456"/>
    <w:rsid w:val="00793E1E"/>
    <w:rsid w:val="00796B98"/>
    <w:rsid w:val="00797902"/>
    <w:rsid w:val="007A0FFA"/>
    <w:rsid w:val="007A24A7"/>
    <w:rsid w:val="007A2911"/>
    <w:rsid w:val="007A4066"/>
    <w:rsid w:val="007A6B98"/>
    <w:rsid w:val="007A6E2B"/>
    <w:rsid w:val="007B2AAC"/>
    <w:rsid w:val="007B6492"/>
    <w:rsid w:val="007B6F05"/>
    <w:rsid w:val="007B70B4"/>
    <w:rsid w:val="007B7F0F"/>
    <w:rsid w:val="007C1850"/>
    <w:rsid w:val="007C39A7"/>
    <w:rsid w:val="007C546C"/>
    <w:rsid w:val="007C7288"/>
    <w:rsid w:val="007D06AA"/>
    <w:rsid w:val="007D08BC"/>
    <w:rsid w:val="007D0EA1"/>
    <w:rsid w:val="007D137E"/>
    <w:rsid w:val="007D2C75"/>
    <w:rsid w:val="007D2F59"/>
    <w:rsid w:val="007D40EF"/>
    <w:rsid w:val="007D41AC"/>
    <w:rsid w:val="007D450B"/>
    <w:rsid w:val="007D4E7F"/>
    <w:rsid w:val="007D73B2"/>
    <w:rsid w:val="007D7EE9"/>
    <w:rsid w:val="007E1139"/>
    <w:rsid w:val="007E1272"/>
    <w:rsid w:val="007E12B6"/>
    <w:rsid w:val="007E2671"/>
    <w:rsid w:val="007E4E80"/>
    <w:rsid w:val="007E5D05"/>
    <w:rsid w:val="007E6BE8"/>
    <w:rsid w:val="007E7974"/>
    <w:rsid w:val="007F0F3F"/>
    <w:rsid w:val="007F444F"/>
    <w:rsid w:val="007F44F6"/>
    <w:rsid w:val="007F6FBC"/>
    <w:rsid w:val="007F7CD7"/>
    <w:rsid w:val="00800569"/>
    <w:rsid w:val="00803C05"/>
    <w:rsid w:val="00805357"/>
    <w:rsid w:val="00805C18"/>
    <w:rsid w:val="00806339"/>
    <w:rsid w:val="00806AD4"/>
    <w:rsid w:val="00806B65"/>
    <w:rsid w:val="00810942"/>
    <w:rsid w:val="00810A81"/>
    <w:rsid w:val="0081149B"/>
    <w:rsid w:val="00811A51"/>
    <w:rsid w:val="00812488"/>
    <w:rsid w:val="00813319"/>
    <w:rsid w:val="00815550"/>
    <w:rsid w:val="00816958"/>
    <w:rsid w:val="00816CFC"/>
    <w:rsid w:val="00816E97"/>
    <w:rsid w:val="00817357"/>
    <w:rsid w:val="00817C9D"/>
    <w:rsid w:val="00817CD0"/>
    <w:rsid w:val="008207F4"/>
    <w:rsid w:val="00821A54"/>
    <w:rsid w:val="00824317"/>
    <w:rsid w:val="0082431B"/>
    <w:rsid w:val="00824C93"/>
    <w:rsid w:val="00825189"/>
    <w:rsid w:val="00826390"/>
    <w:rsid w:val="008264DB"/>
    <w:rsid w:val="00827BD5"/>
    <w:rsid w:val="00827D83"/>
    <w:rsid w:val="008324B4"/>
    <w:rsid w:val="00832CC3"/>
    <w:rsid w:val="0083373E"/>
    <w:rsid w:val="00834A4A"/>
    <w:rsid w:val="0083682D"/>
    <w:rsid w:val="008376B0"/>
    <w:rsid w:val="008376C2"/>
    <w:rsid w:val="008425F3"/>
    <w:rsid w:val="00843725"/>
    <w:rsid w:val="00844997"/>
    <w:rsid w:val="00845644"/>
    <w:rsid w:val="00845795"/>
    <w:rsid w:val="00850E64"/>
    <w:rsid w:val="00853985"/>
    <w:rsid w:val="008542D8"/>
    <w:rsid w:val="00854D35"/>
    <w:rsid w:val="0085526C"/>
    <w:rsid w:val="00855915"/>
    <w:rsid w:val="008565CC"/>
    <w:rsid w:val="00857743"/>
    <w:rsid w:val="00857C65"/>
    <w:rsid w:val="00861772"/>
    <w:rsid w:val="00862061"/>
    <w:rsid w:val="008652E9"/>
    <w:rsid w:val="00865AFC"/>
    <w:rsid w:val="00865D90"/>
    <w:rsid w:val="008677E3"/>
    <w:rsid w:val="008679F4"/>
    <w:rsid w:val="008748D2"/>
    <w:rsid w:val="00874FD6"/>
    <w:rsid w:val="00875078"/>
    <w:rsid w:val="00876953"/>
    <w:rsid w:val="00877C0F"/>
    <w:rsid w:val="008816DF"/>
    <w:rsid w:val="00881945"/>
    <w:rsid w:val="008823CC"/>
    <w:rsid w:val="0088251A"/>
    <w:rsid w:val="00882B16"/>
    <w:rsid w:val="0088547D"/>
    <w:rsid w:val="00887932"/>
    <w:rsid w:val="00887BAB"/>
    <w:rsid w:val="00892D3E"/>
    <w:rsid w:val="0089328C"/>
    <w:rsid w:val="008956A1"/>
    <w:rsid w:val="00895880"/>
    <w:rsid w:val="00895973"/>
    <w:rsid w:val="00895F01"/>
    <w:rsid w:val="00896F66"/>
    <w:rsid w:val="00897C4E"/>
    <w:rsid w:val="008A0C63"/>
    <w:rsid w:val="008A2C0E"/>
    <w:rsid w:val="008A6E2C"/>
    <w:rsid w:val="008B2CA3"/>
    <w:rsid w:val="008B56F8"/>
    <w:rsid w:val="008B6644"/>
    <w:rsid w:val="008B6E9E"/>
    <w:rsid w:val="008C142D"/>
    <w:rsid w:val="008C1715"/>
    <w:rsid w:val="008C2599"/>
    <w:rsid w:val="008C74A6"/>
    <w:rsid w:val="008D0BD2"/>
    <w:rsid w:val="008D0D1D"/>
    <w:rsid w:val="008D0FC9"/>
    <w:rsid w:val="008D24A7"/>
    <w:rsid w:val="008D329B"/>
    <w:rsid w:val="008D339A"/>
    <w:rsid w:val="008D7582"/>
    <w:rsid w:val="008D7D5B"/>
    <w:rsid w:val="008E0AA8"/>
    <w:rsid w:val="008E1EE2"/>
    <w:rsid w:val="008E56D4"/>
    <w:rsid w:val="008E71E6"/>
    <w:rsid w:val="008E7BAB"/>
    <w:rsid w:val="008E7F12"/>
    <w:rsid w:val="008F13FC"/>
    <w:rsid w:val="008F3C03"/>
    <w:rsid w:val="008F3CBC"/>
    <w:rsid w:val="008F3E3A"/>
    <w:rsid w:val="008F71D2"/>
    <w:rsid w:val="008F7564"/>
    <w:rsid w:val="009000CA"/>
    <w:rsid w:val="009007E3"/>
    <w:rsid w:val="009010B1"/>
    <w:rsid w:val="0090115E"/>
    <w:rsid w:val="00901433"/>
    <w:rsid w:val="00901C7E"/>
    <w:rsid w:val="009027FF"/>
    <w:rsid w:val="0090290E"/>
    <w:rsid w:val="00903F7D"/>
    <w:rsid w:val="009043D4"/>
    <w:rsid w:val="0090566C"/>
    <w:rsid w:val="00905D9D"/>
    <w:rsid w:val="00906337"/>
    <w:rsid w:val="00907977"/>
    <w:rsid w:val="0091079E"/>
    <w:rsid w:val="0091096A"/>
    <w:rsid w:val="00911A6F"/>
    <w:rsid w:val="00911EEA"/>
    <w:rsid w:val="009122BA"/>
    <w:rsid w:val="00912489"/>
    <w:rsid w:val="00912E01"/>
    <w:rsid w:val="00912E5C"/>
    <w:rsid w:val="009146E3"/>
    <w:rsid w:val="00916D56"/>
    <w:rsid w:val="00917601"/>
    <w:rsid w:val="009176CB"/>
    <w:rsid w:val="00920470"/>
    <w:rsid w:val="00921365"/>
    <w:rsid w:val="0092278A"/>
    <w:rsid w:val="00922947"/>
    <w:rsid w:val="00925253"/>
    <w:rsid w:val="0092639C"/>
    <w:rsid w:val="00927F32"/>
    <w:rsid w:val="009313FE"/>
    <w:rsid w:val="00932910"/>
    <w:rsid w:val="00936E03"/>
    <w:rsid w:val="00937E93"/>
    <w:rsid w:val="00941CD5"/>
    <w:rsid w:val="009428B0"/>
    <w:rsid w:val="00944AA5"/>
    <w:rsid w:val="0094578A"/>
    <w:rsid w:val="00946374"/>
    <w:rsid w:val="009463DA"/>
    <w:rsid w:val="009477CE"/>
    <w:rsid w:val="00950987"/>
    <w:rsid w:val="00951DEB"/>
    <w:rsid w:val="009524A7"/>
    <w:rsid w:val="00954235"/>
    <w:rsid w:val="00955676"/>
    <w:rsid w:val="0096283C"/>
    <w:rsid w:val="0096351F"/>
    <w:rsid w:val="0096354D"/>
    <w:rsid w:val="00964D2F"/>
    <w:rsid w:val="00965134"/>
    <w:rsid w:val="009733F6"/>
    <w:rsid w:val="00973740"/>
    <w:rsid w:val="009746D5"/>
    <w:rsid w:val="00974ED3"/>
    <w:rsid w:val="00975247"/>
    <w:rsid w:val="00975F40"/>
    <w:rsid w:val="00976D4E"/>
    <w:rsid w:val="00977209"/>
    <w:rsid w:val="00977B25"/>
    <w:rsid w:val="00980387"/>
    <w:rsid w:val="0098072D"/>
    <w:rsid w:val="0098368F"/>
    <w:rsid w:val="00984937"/>
    <w:rsid w:val="009851A0"/>
    <w:rsid w:val="00985356"/>
    <w:rsid w:val="00985CA8"/>
    <w:rsid w:val="00986D7B"/>
    <w:rsid w:val="009906BA"/>
    <w:rsid w:val="00990C04"/>
    <w:rsid w:val="0099156C"/>
    <w:rsid w:val="00991866"/>
    <w:rsid w:val="009921B5"/>
    <w:rsid w:val="009924D7"/>
    <w:rsid w:val="00992E40"/>
    <w:rsid w:val="00993E75"/>
    <w:rsid w:val="00994518"/>
    <w:rsid w:val="00994664"/>
    <w:rsid w:val="0099662B"/>
    <w:rsid w:val="00997ADF"/>
    <w:rsid w:val="00997B21"/>
    <w:rsid w:val="009A04F9"/>
    <w:rsid w:val="009A4A4F"/>
    <w:rsid w:val="009A5026"/>
    <w:rsid w:val="009A7D27"/>
    <w:rsid w:val="009B07C6"/>
    <w:rsid w:val="009B5AB2"/>
    <w:rsid w:val="009B62B1"/>
    <w:rsid w:val="009B6C02"/>
    <w:rsid w:val="009B6D7E"/>
    <w:rsid w:val="009C08A1"/>
    <w:rsid w:val="009C11E0"/>
    <w:rsid w:val="009C31D7"/>
    <w:rsid w:val="009C3CFC"/>
    <w:rsid w:val="009C65F9"/>
    <w:rsid w:val="009D28F2"/>
    <w:rsid w:val="009D302C"/>
    <w:rsid w:val="009D4444"/>
    <w:rsid w:val="009D4EBA"/>
    <w:rsid w:val="009E21CC"/>
    <w:rsid w:val="009E2628"/>
    <w:rsid w:val="009E3549"/>
    <w:rsid w:val="009E3683"/>
    <w:rsid w:val="009E368D"/>
    <w:rsid w:val="009E3FA8"/>
    <w:rsid w:val="009E47C9"/>
    <w:rsid w:val="009E47E5"/>
    <w:rsid w:val="009E5CD4"/>
    <w:rsid w:val="009E5E53"/>
    <w:rsid w:val="009E7210"/>
    <w:rsid w:val="009E796E"/>
    <w:rsid w:val="009F11F0"/>
    <w:rsid w:val="009F33DB"/>
    <w:rsid w:val="009F3BED"/>
    <w:rsid w:val="009F494E"/>
    <w:rsid w:val="009F5CFF"/>
    <w:rsid w:val="009F7465"/>
    <w:rsid w:val="00A0262E"/>
    <w:rsid w:val="00A026AD"/>
    <w:rsid w:val="00A02A2C"/>
    <w:rsid w:val="00A040F1"/>
    <w:rsid w:val="00A049C5"/>
    <w:rsid w:val="00A0773C"/>
    <w:rsid w:val="00A119F8"/>
    <w:rsid w:val="00A13072"/>
    <w:rsid w:val="00A14D9A"/>
    <w:rsid w:val="00A173EF"/>
    <w:rsid w:val="00A213FE"/>
    <w:rsid w:val="00A215CE"/>
    <w:rsid w:val="00A21C4E"/>
    <w:rsid w:val="00A24D56"/>
    <w:rsid w:val="00A25052"/>
    <w:rsid w:val="00A2646D"/>
    <w:rsid w:val="00A26F62"/>
    <w:rsid w:val="00A2756A"/>
    <w:rsid w:val="00A30B5E"/>
    <w:rsid w:val="00A324BB"/>
    <w:rsid w:val="00A32BF1"/>
    <w:rsid w:val="00A34142"/>
    <w:rsid w:val="00A361A8"/>
    <w:rsid w:val="00A36A29"/>
    <w:rsid w:val="00A376EA"/>
    <w:rsid w:val="00A40318"/>
    <w:rsid w:val="00A40506"/>
    <w:rsid w:val="00A449A3"/>
    <w:rsid w:val="00A46829"/>
    <w:rsid w:val="00A50CDE"/>
    <w:rsid w:val="00A511BC"/>
    <w:rsid w:val="00A5167D"/>
    <w:rsid w:val="00A52D02"/>
    <w:rsid w:val="00A55795"/>
    <w:rsid w:val="00A558ED"/>
    <w:rsid w:val="00A6001B"/>
    <w:rsid w:val="00A61E0F"/>
    <w:rsid w:val="00A6354E"/>
    <w:rsid w:val="00A6529C"/>
    <w:rsid w:val="00A654CC"/>
    <w:rsid w:val="00A67729"/>
    <w:rsid w:val="00A70214"/>
    <w:rsid w:val="00A71465"/>
    <w:rsid w:val="00A728CA"/>
    <w:rsid w:val="00A72B4C"/>
    <w:rsid w:val="00A75AF2"/>
    <w:rsid w:val="00A763C9"/>
    <w:rsid w:val="00A76BFC"/>
    <w:rsid w:val="00A80B35"/>
    <w:rsid w:val="00A80E5A"/>
    <w:rsid w:val="00A814C1"/>
    <w:rsid w:val="00A8322C"/>
    <w:rsid w:val="00A83675"/>
    <w:rsid w:val="00A8392E"/>
    <w:rsid w:val="00A83988"/>
    <w:rsid w:val="00A83C96"/>
    <w:rsid w:val="00A84912"/>
    <w:rsid w:val="00A84922"/>
    <w:rsid w:val="00A84C26"/>
    <w:rsid w:val="00A85388"/>
    <w:rsid w:val="00A853BE"/>
    <w:rsid w:val="00A85938"/>
    <w:rsid w:val="00A90C0C"/>
    <w:rsid w:val="00A90D8D"/>
    <w:rsid w:val="00A914B5"/>
    <w:rsid w:val="00A9169E"/>
    <w:rsid w:val="00A91BAB"/>
    <w:rsid w:val="00A91EC7"/>
    <w:rsid w:val="00A924F1"/>
    <w:rsid w:val="00A9274B"/>
    <w:rsid w:val="00A93DA3"/>
    <w:rsid w:val="00A95714"/>
    <w:rsid w:val="00A95E20"/>
    <w:rsid w:val="00A971C2"/>
    <w:rsid w:val="00AA044B"/>
    <w:rsid w:val="00AA0595"/>
    <w:rsid w:val="00AA07B2"/>
    <w:rsid w:val="00AA133C"/>
    <w:rsid w:val="00AA2521"/>
    <w:rsid w:val="00AA530E"/>
    <w:rsid w:val="00AA7B06"/>
    <w:rsid w:val="00AB0702"/>
    <w:rsid w:val="00AB133D"/>
    <w:rsid w:val="00AB1752"/>
    <w:rsid w:val="00AB2C83"/>
    <w:rsid w:val="00AB38B7"/>
    <w:rsid w:val="00AB3E61"/>
    <w:rsid w:val="00AB47E6"/>
    <w:rsid w:val="00AB486F"/>
    <w:rsid w:val="00AB6355"/>
    <w:rsid w:val="00AB6B8A"/>
    <w:rsid w:val="00AB76A9"/>
    <w:rsid w:val="00AB7908"/>
    <w:rsid w:val="00AC2701"/>
    <w:rsid w:val="00AC3348"/>
    <w:rsid w:val="00AC4944"/>
    <w:rsid w:val="00AC4FA6"/>
    <w:rsid w:val="00AC60B0"/>
    <w:rsid w:val="00AD05D5"/>
    <w:rsid w:val="00AD06A7"/>
    <w:rsid w:val="00AD1135"/>
    <w:rsid w:val="00AD12B1"/>
    <w:rsid w:val="00AD1A8F"/>
    <w:rsid w:val="00AD4D20"/>
    <w:rsid w:val="00AD5B52"/>
    <w:rsid w:val="00AD5E34"/>
    <w:rsid w:val="00AD70CE"/>
    <w:rsid w:val="00AD77EA"/>
    <w:rsid w:val="00AE0139"/>
    <w:rsid w:val="00AE1BCF"/>
    <w:rsid w:val="00AE58A0"/>
    <w:rsid w:val="00AE685D"/>
    <w:rsid w:val="00AE69E5"/>
    <w:rsid w:val="00AF0502"/>
    <w:rsid w:val="00AF07A1"/>
    <w:rsid w:val="00AF14A5"/>
    <w:rsid w:val="00AF3051"/>
    <w:rsid w:val="00AF489E"/>
    <w:rsid w:val="00AF4AB3"/>
    <w:rsid w:val="00AF61E3"/>
    <w:rsid w:val="00AF684D"/>
    <w:rsid w:val="00AF6BE5"/>
    <w:rsid w:val="00B00797"/>
    <w:rsid w:val="00B01DD1"/>
    <w:rsid w:val="00B01E30"/>
    <w:rsid w:val="00B01EE2"/>
    <w:rsid w:val="00B020BA"/>
    <w:rsid w:val="00B029F7"/>
    <w:rsid w:val="00B03275"/>
    <w:rsid w:val="00B033A3"/>
    <w:rsid w:val="00B03853"/>
    <w:rsid w:val="00B03C54"/>
    <w:rsid w:val="00B05CAE"/>
    <w:rsid w:val="00B068D9"/>
    <w:rsid w:val="00B06B10"/>
    <w:rsid w:val="00B07EE9"/>
    <w:rsid w:val="00B113DB"/>
    <w:rsid w:val="00B125F4"/>
    <w:rsid w:val="00B13F9B"/>
    <w:rsid w:val="00B144FB"/>
    <w:rsid w:val="00B1497B"/>
    <w:rsid w:val="00B155D3"/>
    <w:rsid w:val="00B157CE"/>
    <w:rsid w:val="00B159C8"/>
    <w:rsid w:val="00B1660D"/>
    <w:rsid w:val="00B21C4D"/>
    <w:rsid w:val="00B22226"/>
    <w:rsid w:val="00B22666"/>
    <w:rsid w:val="00B2275E"/>
    <w:rsid w:val="00B22CCF"/>
    <w:rsid w:val="00B22D6A"/>
    <w:rsid w:val="00B22DD1"/>
    <w:rsid w:val="00B24A08"/>
    <w:rsid w:val="00B24E74"/>
    <w:rsid w:val="00B30500"/>
    <w:rsid w:val="00B30694"/>
    <w:rsid w:val="00B3077D"/>
    <w:rsid w:val="00B3552A"/>
    <w:rsid w:val="00B365ED"/>
    <w:rsid w:val="00B36787"/>
    <w:rsid w:val="00B36C7B"/>
    <w:rsid w:val="00B37541"/>
    <w:rsid w:val="00B41815"/>
    <w:rsid w:val="00B41858"/>
    <w:rsid w:val="00B442E0"/>
    <w:rsid w:val="00B4573E"/>
    <w:rsid w:val="00B5025C"/>
    <w:rsid w:val="00B5178A"/>
    <w:rsid w:val="00B51CA5"/>
    <w:rsid w:val="00B51E8C"/>
    <w:rsid w:val="00B52354"/>
    <w:rsid w:val="00B53370"/>
    <w:rsid w:val="00B5449C"/>
    <w:rsid w:val="00B56ABC"/>
    <w:rsid w:val="00B572FA"/>
    <w:rsid w:val="00B57A24"/>
    <w:rsid w:val="00B6034E"/>
    <w:rsid w:val="00B6139A"/>
    <w:rsid w:val="00B62141"/>
    <w:rsid w:val="00B626EF"/>
    <w:rsid w:val="00B62CBB"/>
    <w:rsid w:val="00B64709"/>
    <w:rsid w:val="00B65D73"/>
    <w:rsid w:val="00B770B3"/>
    <w:rsid w:val="00B80895"/>
    <w:rsid w:val="00B81AA3"/>
    <w:rsid w:val="00B82C61"/>
    <w:rsid w:val="00B854FB"/>
    <w:rsid w:val="00B857F5"/>
    <w:rsid w:val="00B85C80"/>
    <w:rsid w:val="00B8657C"/>
    <w:rsid w:val="00B8700D"/>
    <w:rsid w:val="00B87AEF"/>
    <w:rsid w:val="00B909AC"/>
    <w:rsid w:val="00B913C9"/>
    <w:rsid w:val="00B91868"/>
    <w:rsid w:val="00B91CED"/>
    <w:rsid w:val="00B92026"/>
    <w:rsid w:val="00B94717"/>
    <w:rsid w:val="00B9479A"/>
    <w:rsid w:val="00B96846"/>
    <w:rsid w:val="00B968C6"/>
    <w:rsid w:val="00B9746D"/>
    <w:rsid w:val="00BA15CB"/>
    <w:rsid w:val="00BA1BC8"/>
    <w:rsid w:val="00BA1E9F"/>
    <w:rsid w:val="00BA3A6C"/>
    <w:rsid w:val="00BA6618"/>
    <w:rsid w:val="00BB0711"/>
    <w:rsid w:val="00BB253D"/>
    <w:rsid w:val="00BB4EC2"/>
    <w:rsid w:val="00BB5FA0"/>
    <w:rsid w:val="00BB604E"/>
    <w:rsid w:val="00BB6781"/>
    <w:rsid w:val="00BC0EC0"/>
    <w:rsid w:val="00BC1686"/>
    <w:rsid w:val="00BC3560"/>
    <w:rsid w:val="00BC540E"/>
    <w:rsid w:val="00BC599D"/>
    <w:rsid w:val="00BC780A"/>
    <w:rsid w:val="00BD19F4"/>
    <w:rsid w:val="00BD29E1"/>
    <w:rsid w:val="00BD39F1"/>
    <w:rsid w:val="00BD3E4F"/>
    <w:rsid w:val="00BD5230"/>
    <w:rsid w:val="00BD5489"/>
    <w:rsid w:val="00BD57A9"/>
    <w:rsid w:val="00BD6DD3"/>
    <w:rsid w:val="00BD6E09"/>
    <w:rsid w:val="00BD75DF"/>
    <w:rsid w:val="00BE24B9"/>
    <w:rsid w:val="00BE308A"/>
    <w:rsid w:val="00BE40EB"/>
    <w:rsid w:val="00BE4895"/>
    <w:rsid w:val="00BE5A4B"/>
    <w:rsid w:val="00BE5B2B"/>
    <w:rsid w:val="00BE73BC"/>
    <w:rsid w:val="00BF1D35"/>
    <w:rsid w:val="00BF50E4"/>
    <w:rsid w:val="00BF699A"/>
    <w:rsid w:val="00C00DC4"/>
    <w:rsid w:val="00C02F28"/>
    <w:rsid w:val="00C06E86"/>
    <w:rsid w:val="00C073EF"/>
    <w:rsid w:val="00C1087D"/>
    <w:rsid w:val="00C14A97"/>
    <w:rsid w:val="00C14DCD"/>
    <w:rsid w:val="00C16AEB"/>
    <w:rsid w:val="00C16F0B"/>
    <w:rsid w:val="00C16F48"/>
    <w:rsid w:val="00C20458"/>
    <w:rsid w:val="00C222FB"/>
    <w:rsid w:val="00C23170"/>
    <w:rsid w:val="00C23C29"/>
    <w:rsid w:val="00C24065"/>
    <w:rsid w:val="00C25733"/>
    <w:rsid w:val="00C265D6"/>
    <w:rsid w:val="00C30A2C"/>
    <w:rsid w:val="00C31A9E"/>
    <w:rsid w:val="00C32743"/>
    <w:rsid w:val="00C3360D"/>
    <w:rsid w:val="00C3396C"/>
    <w:rsid w:val="00C33A4A"/>
    <w:rsid w:val="00C33E56"/>
    <w:rsid w:val="00C33E6C"/>
    <w:rsid w:val="00C36A4A"/>
    <w:rsid w:val="00C370F8"/>
    <w:rsid w:val="00C37CEE"/>
    <w:rsid w:val="00C41951"/>
    <w:rsid w:val="00C450A3"/>
    <w:rsid w:val="00C46D45"/>
    <w:rsid w:val="00C506DD"/>
    <w:rsid w:val="00C51EF7"/>
    <w:rsid w:val="00C552E1"/>
    <w:rsid w:val="00C55954"/>
    <w:rsid w:val="00C5649E"/>
    <w:rsid w:val="00C564E0"/>
    <w:rsid w:val="00C5782A"/>
    <w:rsid w:val="00C5782E"/>
    <w:rsid w:val="00C579F3"/>
    <w:rsid w:val="00C63F4D"/>
    <w:rsid w:val="00C646F4"/>
    <w:rsid w:val="00C674D7"/>
    <w:rsid w:val="00C675D1"/>
    <w:rsid w:val="00C67A17"/>
    <w:rsid w:val="00C67DF1"/>
    <w:rsid w:val="00C74B50"/>
    <w:rsid w:val="00C74DD6"/>
    <w:rsid w:val="00C75FB6"/>
    <w:rsid w:val="00C76815"/>
    <w:rsid w:val="00C823AA"/>
    <w:rsid w:val="00C82DA1"/>
    <w:rsid w:val="00C85C3C"/>
    <w:rsid w:val="00C86AE5"/>
    <w:rsid w:val="00C90BDD"/>
    <w:rsid w:val="00C92076"/>
    <w:rsid w:val="00C9264C"/>
    <w:rsid w:val="00C93B42"/>
    <w:rsid w:val="00C93D4F"/>
    <w:rsid w:val="00C94BDD"/>
    <w:rsid w:val="00C97313"/>
    <w:rsid w:val="00C97421"/>
    <w:rsid w:val="00CA038E"/>
    <w:rsid w:val="00CA0676"/>
    <w:rsid w:val="00CA0F56"/>
    <w:rsid w:val="00CA2BEB"/>
    <w:rsid w:val="00CA2E10"/>
    <w:rsid w:val="00CA3E30"/>
    <w:rsid w:val="00CA5B95"/>
    <w:rsid w:val="00CA6B98"/>
    <w:rsid w:val="00CB0AC6"/>
    <w:rsid w:val="00CB1E0B"/>
    <w:rsid w:val="00CB31C6"/>
    <w:rsid w:val="00CB3778"/>
    <w:rsid w:val="00CB3C8F"/>
    <w:rsid w:val="00CB4C2B"/>
    <w:rsid w:val="00CB4C2C"/>
    <w:rsid w:val="00CC0D3D"/>
    <w:rsid w:val="00CC1625"/>
    <w:rsid w:val="00CC4906"/>
    <w:rsid w:val="00CC4B2C"/>
    <w:rsid w:val="00CC5196"/>
    <w:rsid w:val="00CC59AF"/>
    <w:rsid w:val="00CC5CA0"/>
    <w:rsid w:val="00CC6A7A"/>
    <w:rsid w:val="00CC79DE"/>
    <w:rsid w:val="00CD3B8C"/>
    <w:rsid w:val="00CD3E63"/>
    <w:rsid w:val="00CD6A65"/>
    <w:rsid w:val="00CD725D"/>
    <w:rsid w:val="00CE2E3F"/>
    <w:rsid w:val="00CE4E1B"/>
    <w:rsid w:val="00CE5041"/>
    <w:rsid w:val="00CE52BF"/>
    <w:rsid w:val="00CE5EA8"/>
    <w:rsid w:val="00CE6B08"/>
    <w:rsid w:val="00CF2DF5"/>
    <w:rsid w:val="00CF374C"/>
    <w:rsid w:val="00CF52DF"/>
    <w:rsid w:val="00CF6692"/>
    <w:rsid w:val="00CF7861"/>
    <w:rsid w:val="00D020A2"/>
    <w:rsid w:val="00D04192"/>
    <w:rsid w:val="00D0432D"/>
    <w:rsid w:val="00D06EE6"/>
    <w:rsid w:val="00D073FA"/>
    <w:rsid w:val="00D078FC"/>
    <w:rsid w:val="00D07A0D"/>
    <w:rsid w:val="00D10F25"/>
    <w:rsid w:val="00D111ED"/>
    <w:rsid w:val="00D11B92"/>
    <w:rsid w:val="00D11EC8"/>
    <w:rsid w:val="00D12959"/>
    <w:rsid w:val="00D14CDA"/>
    <w:rsid w:val="00D150DF"/>
    <w:rsid w:val="00D163E4"/>
    <w:rsid w:val="00D16460"/>
    <w:rsid w:val="00D16A43"/>
    <w:rsid w:val="00D16DE7"/>
    <w:rsid w:val="00D17605"/>
    <w:rsid w:val="00D1765B"/>
    <w:rsid w:val="00D22631"/>
    <w:rsid w:val="00D2517E"/>
    <w:rsid w:val="00D2538B"/>
    <w:rsid w:val="00D255F4"/>
    <w:rsid w:val="00D305DD"/>
    <w:rsid w:val="00D31A94"/>
    <w:rsid w:val="00D31B28"/>
    <w:rsid w:val="00D32D5A"/>
    <w:rsid w:val="00D3335D"/>
    <w:rsid w:val="00D33C4F"/>
    <w:rsid w:val="00D33DFA"/>
    <w:rsid w:val="00D35450"/>
    <w:rsid w:val="00D35DD6"/>
    <w:rsid w:val="00D36302"/>
    <w:rsid w:val="00D368BB"/>
    <w:rsid w:val="00D36A15"/>
    <w:rsid w:val="00D36E96"/>
    <w:rsid w:val="00D3768F"/>
    <w:rsid w:val="00D37AFE"/>
    <w:rsid w:val="00D37F36"/>
    <w:rsid w:val="00D41333"/>
    <w:rsid w:val="00D415AD"/>
    <w:rsid w:val="00D415C2"/>
    <w:rsid w:val="00D422AD"/>
    <w:rsid w:val="00D42AE1"/>
    <w:rsid w:val="00D43376"/>
    <w:rsid w:val="00D445F4"/>
    <w:rsid w:val="00D452B7"/>
    <w:rsid w:val="00D45D02"/>
    <w:rsid w:val="00D4659A"/>
    <w:rsid w:val="00D46700"/>
    <w:rsid w:val="00D530B2"/>
    <w:rsid w:val="00D602E9"/>
    <w:rsid w:val="00D606C7"/>
    <w:rsid w:val="00D61603"/>
    <w:rsid w:val="00D62352"/>
    <w:rsid w:val="00D625B4"/>
    <w:rsid w:val="00D64D3A"/>
    <w:rsid w:val="00D65255"/>
    <w:rsid w:val="00D65491"/>
    <w:rsid w:val="00D65BF9"/>
    <w:rsid w:val="00D703D1"/>
    <w:rsid w:val="00D71CE7"/>
    <w:rsid w:val="00D71D46"/>
    <w:rsid w:val="00D71EE5"/>
    <w:rsid w:val="00D720BE"/>
    <w:rsid w:val="00D72A30"/>
    <w:rsid w:val="00D7321C"/>
    <w:rsid w:val="00D73311"/>
    <w:rsid w:val="00D73461"/>
    <w:rsid w:val="00D74531"/>
    <w:rsid w:val="00D74FB3"/>
    <w:rsid w:val="00D752E6"/>
    <w:rsid w:val="00D75671"/>
    <w:rsid w:val="00D76EA1"/>
    <w:rsid w:val="00D77A1C"/>
    <w:rsid w:val="00D80AB6"/>
    <w:rsid w:val="00D831E8"/>
    <w:rsid w:val="00D952B5"/>
    <w:rsid w:val="00D96E82"/>
    <w:rsid w:val="00D9727C"/>
    <w:rsid w:val="00DA0337"/>
    <w:rsid w:val="00DA13EA"/>
    <w:rsid w:val="00DA14E3"/>
    <w:rsid w:val="00DA19CF"/>
    <w:rsid w:val="00DA2D18"/>
    <w:rsid w:val="00DA3473"/>
    <w:rsid w:val="00DA5F85"/>
    <w:rsid w:val="00DA7406"/>
    <w:rsid w:val="00DA77EF"/>
    <w:rsid w:val="00DB0648"/>
    <w:rsid w:val="00DB0941"/>
    <w:rsid w:val="00DB185C"/>
    <w:rsid w:val="00DB1B15"/>
    <w:rsid w:val="00DB3C61"/>
    <w:rsid w:val="00DB4129"/>
    <w:rsid w:val="00DB42D4"/>
    <w:rsid w:val="00DB50FF"/>
    <w:rsid w:val="00DB5EE8"/>
    <w:rsid w:val="00DB68CB"/>
    <w:rsid w:val="00DC0606"/>
    <w:rsid w:val="00DC17BA"/>
    <w:rsid w:val="00DC1C9B"/>
    <w:rsid w:val="00DC351A"/>
    <w:rsid w:val="00DC4C68"/>
    <w:rsid w:val="00DC4D2F"/>
    <w:rsid w:val="00DC4DE0"/>
    <w:rsid w:val="00DC64BB"/>
    <w:rsid w:val="00DC68E8"/>
    <w:rsid w:val="00DC733D"/>
    <w:rsid w:val="00DD09B6"/>
    <w:rsid w:val="00DD0ABF"/>
    <w:rsid w:val="00DD13B7"/>
    <w:rsid w:val="00DD18AC"/>
    <w:rsid w:val="00DD1DCC"/>
    <w:rsid w:val="00DD2178"/>
    <w:rsid w:val="00DD22EE"/>
    <w:rsid w:val="00DD239D"/>
    <w:rsid w:val="00DD2B72"/>
    <w:rsid w:val="00DD7812"/>
    <w:rsid w:val="00DE07DF"/>
    <w:rsid w:val="00DE0C67"/>
    <w:rsid w:val="00DE0F08"/>
    <w:rsid w:val="00DE2409"/>
    <w:rsid w:val="00DE2C15"/>
    <w:rsid w:val="00DE62C3"/>
    <w:rsid w:val="00DE6693"/>
    <w:rsid w:val="00DE6A0D"/>
    <w:rsid w:val="00DE6E14"/>
    <w:rsid w:val="00DF0E7F"/>
    <w:rsid w:val="00DF1007"/>
    <w:rsid w:val="00DF21EE"/>
    <w:rsid w:val="00DF25D1"/>
    <w:rsid w:val="00DF41C1"/>
    <w:rsid w:val="00DF4371"/>
    <w:rsid w:val="00DF4589"/>
    <w:rsid w:val="00DF4C09"/>
    <w:rsid w:val="00DF67EB"/>
    <w:rsid w:val="00DF75FA"/>
    <w:rsid w:val="00E02335"/>
    <w:rsid w:val="00E024F4"/>
    <w:rsid w:val="00E02AF1"/>
    <w:rsid w:val="00E02C8C"/>
    <w:rsid w:val="00E04633"/>
    <w:rsid w:val="00E04737"/>
    <w:rsid w:val="00E04779"/>
    <w:rsid w:val="00E05E21"/>
    <w:rsid w:val="00E06A1B"/>
    <w:rsid w:val="00E06EF5"/>
    <w:rsid w:val="00E0776F"/>
    <w:rsid w:val="00E115C6"/>
    <w:rsid w:val="00E1239B"/>
    <w:rsid w:val="00E129E1"/>
    <w:rsid w:val="00E12FE5"/>
    <w:rsid w:val="00E15561"/>
    <w:rsid w:val="00E15AF7"/>
    <w:rsid w:val="00E15FD7"/>
    <w:rsid w:val="00E216D5"/>
    <w:rsid w:val="00E227FA"/>
    <w:rsid w:val="00E2457D"/>
    <w:rsid w:val="00E255C9"/>
    <w:rsid w:val="00E30776"/>
    <w:rsid w:val="00E30CBE"/>
    <w:rsid w:val="00E3175D"/>
    <w:rsid w:val="00E340F1"/>
    <w:rsid w:val="00E34F1D"/>
    <w:rsid w:val="00E35D93"/>
    <w:rsid w:val="00E371B4"/>
    <w:rsid w:val="00E403D0"/>
    <w:rsid w:val="00E40751"/>
    <w:rsid w:val="00E414C3"/>
    <w:rsid w:val="00E415D8"/>
    <w:rsid w:val="00E43CEA"/>
    <w:rsid w:val="00E43EA9"/>
    <w:rsid w:val="00E4484E"/>
    <w:rsid w:val="00E45210"/>
    <w:rsid w:val="00E45F13"/>
    <w:rsid w:val="00E46E6D"/>
    <w:rsid w:val="00E46ECA"/>
    <w:rsid w:val="00E47E36"/>
    <w:rsid w:val="00E50B82"/>
    <w:rsid w:val="00E522E8"/>
    <w:rsid w:val="00E53A53"/>
    <w:rsid w:val="00E53E1A"/>
    <w:rsid w:val="00E54761"/>
    <w:rsid w:val="00E54846"/>
    <w:rsid w:val="00E54CA1"/>
    <w:rsid w:val="00E54CD8"/>
    <w:rsid w:val="00E551D5"/>
    <w:rsid w:val="00E55F65"/>
    <w:rsid w:val="00E57268"/>
    <w:rsid w:val="00E57CB5"/>
    <w:rsid w:val="00E6328F"/>
    <w:rsid w:val="00E63310"/>
    <w:rsid w:val="00E64B56"/>
    <w:rsid w:val="00E67FC6"/>
    <w:rsid w:val="00E7032D"/>
    <w:rsid w:val="00E72E63"/>
    <w:rsid w:val="00E747A8"/>
    <w:rsid w:val="00E74ABD"/>
    <w:rsid w:val="00E766FF"/>
    <w:rsid w:val="00E77B0F"/>
    <w:rsid w:val="00E806B1"/>
    <w:rsid w:val="00E83347"/>
    <w:rsid w:val="00E83DAA"/>
    <w:rsid w:val="00E857B6"/>
    <w:rsid w:val="00E87D9D"/>
    <w:rsid w:val="00E90346"/>
    <w:rsid w:val="00E90821"/>
    <w:rsid w:val="00E908E4"/>
    <w:rsid w:val="00E911DC"/>
    <w:rsid w:val="00E91BE0"/>
    <w:rsid w:val="00E92A97"/>
    <w:rsid w:val="00E93CB6"/>
    <w:rsid w:val="00E946FC"/>
    <w:rsid w:val="00E954B5"/>
    <w:rsid w:val="00E95FCA"/>
    <w:rsid w:val="00E9603C"/>
    <w:rsid w:val="00E96B26"/>
    <w:rsid w:val="00E97360"/>
    <w:rsid w:val="00E97762"/>
    <w:rsid w:val="00EA251D"/>
    <w:rsid w:val="00EA4281"/>
    <w:rsid w:val="00EB1927"/>
    <w:rsid w:val="00EB22A4"/>
    <w:rsid w:val="00EB4574"/>
    <w:rsid w:val="00EB5E99"/>
    <w:rsid w:val="00EB7981"/>
    <w:rsid w:val="00EB7A3D"/>
    <w:rsid w:val="00EC0D0C"/>
    <w:rsid w:val="00EC132C"/>
    <w:rsid w:val="00EC20B3"/>
    <w:rsid w:val="00EC2721"/>
    <w:rsid w:val="00EC2BDE"/>
    <w:rsid w:val="00EC3A75"/>
    <w:rsid w:val="00EC3A7F"/>
    <w:rsid w:val="00EC66DC"/>
    <w:rsid w:val="00ED03FC"/>
    <w:rsid w:val="00ED14A1"/>
    <w:rsid w:val="00ED3D65"/>
    <w:rsid w:val="00ED47FD"/>
    <w:rsid w:val="00ED5E6C"/>
    <w:rsid w:val="00ED75AC"/>
    <w:rsid w:val="00EE2046"/>
    <w:rsid w:val="00EE3669"/>
    <w:rsid w:val="00EE5F91"/>
    <w:rsid w:val="00EE6B8A"/>
    <w:rsid w:val="00EE6C1D"/>
    <w:rsid w:val="00EF002B"/>
    <w:rsid w:val="00EF10F3"/>
    <w:rsid w:val="00EF15E0"/>
    <w:rsid w:val="00EF622D"/>
    <w:rsid w:val="00EF674B"/>
    <w:rsid w:val="00F009F2"/>
    <w:rsid w:val="00F020C5"/>
    <w:rsid w:val="00F030E6"/>
    <w:rsid w:val="00F036D7"/>
    <w:rsid w:val="00F0412D"/>
    <w:rsid w:val="00F05312"/>
    <w:rsid w:val="00F0674D"/>
    <w:rsid w:val="00F14439"/>
    <w:rsid w:val="00F146DC"/>
    <w:rsid w:val="00F1575E"/>
    <w:rsid w:val="00F15A32"/>
    <w:rsid w:val="00F16260"/>
    <w:rsid w:val="00F20422"/>
    <w:rsid w:val="00F213DF"/>
    <w:rsid w:val="00F25B03"/>
    <w:rsid w:val="00F27773"/>
    <w:rsid w:val="00F30BEE"/>
    <w:rsid w:val="00F3100F"/>
    <w:rsid w:val="00F31801"/>
    <w:rsid w:val="00F32395"/>
    <w:rsid w:val="00F35D02"/>
    <w:rsid w:val="00F367C2"/>
    <w:rsid w:val="00F37E25"/>
    <w:rsid w:val="00F4063D"/>
    <w:rsid w:val="00F4365B"/>
    <w:rsid w:val="00F4596F"/>
    <w:rsid w:val="00F4650A"/>
    <w:rsid w:val="00F50DCD"/>
    <w:rsid w:val="00F5149D"/>
    <w:rsid w:val="00F52C9F"/>
    <w:rsid w:val="00F52FD3"/>
    <w:rsid w:val="00F53681"/>
    <w:rsid w:val="00F543E5"/>
    <w:rsid w:val="00F5495C"/>
    <w:rsid w:val="00F55BCC"/>
    <w:rsid w:val="00F56649"/>
    <w:rsid w:val="00F578D3"/>
    <w:rsid w:val="00F60EE6"/>
    <w:rsid w:val="00F63937"/>
    <w:rsid w:val="00F63F7A"/>
    <w:rsid w:val="00F64277"/>
    <w:rsid w:val="00F65DCC"/>
    <w:rsid w:val="00F66C30"/>
    <w:rsid w:val="00F70ECC"/>
    <w:rsid w:val="00F711AC"/>
    <w:rsid w:val="00F719E3"/>
    <w:rsid w:val="00F7290B"/>
    <w:rsid w:val="00F732E7"/>
    <w:rsid w:val="00F75468"/>
    <w:rsid w:val="00F76615"/>
    <w:rsid w:val="00F77073"/>
    <w:rsid w:val="00F827E7"/>
    <w:rsid w:val="00F82C39"/>
    <w:rsid w:val="00F83BD2"/>
    <w:rsid w:val="00F86CB4"/>
    <w:rsid w:val="00F90873"/>
    <w:rsid w:val="00F91A8C"/>
    <w:rsid w:val="00F92186"/>
    <w:rsid w:val="00F959A3"/>
    <w:rsid w:val="00F95EC9"/>
    <w:rsid w:val="00F96494"/>
    <w:rsid w:val="00F97BC0"/>
    <w:rsid w:val="00F97DD2"/>
    <w:rsid w:val="00FA01BA"/>
    <w:rsid w:val="00FA1034"/>
    <w:rsid w:val="00FA19BC"/>
    <w:rsid w:val="00FA28C6"/>
    <w:rsid w:val="00FA36CA"/>
    <w:rsid w:val="00FA73ED"/>
    <w:rsid w:val="00FB0103"/>
    <w:rsid w:val="00FB0E77"/>
    <w:rsid w:val="00FB1F65"/>
    <w:rsid w:val="00FB2896"/>
    <w:rsid w:val="00FB2A46"/>
    <w:rsid w:val="00FB3448"/>
    <w:rsid w:val="00FB3510"/>
    <w:rsid w:val="00FB3E42"/>
    <w:rsid w:val="00FB4C8F"/>
    <w:rsid w:val="00FB55EB"/>
    <w:rsid w:val="00FB5BD5"/>
    <w:rsid w:val="00FB5D24"/>
    <w:rsid w:val="00FC6A88"/>
    <w:rsid w:val="00FC6AED"/>
    <w:rsid w:val="00FC6DF6"/>
    <w:rsid w:val="00FD010E"/>
    <w:rsid w:val="00FD0FC2"/>
    <w:rsid w:val="00FD2D12"/>
    <w:rsid w:val="00FD3153"/>
    <w:rsid w:val="00FD5E76"/>
    <w:rsid w:val="00FD766E"/>
    <w:rsid w:val="00FE0649"/>
    <w:rsid w:val="00FE30F3"/>
    <w:rsid w:val="00FE343D"/>
    <w:rsid w:val="00FE6283"/>
    <w:rsid w:val="00FE74BF"/>
    <w:rsid w:val="00FE76F9"/>
    <w:rsid w:val="00FE7A37"/>
    <w:rsid w:val="00FF08C9"/>
    <w:rsid w:val="00FF15EE"/>
    <w:rsid w:val="00FF296B"/>
    <w:rsid w:val="00FF4766"/>
    <w:rsid w:val="00FF6FF9"/>
    <w:rsid w:val="00FF7800"/>
    <w:rsid w:val="00FF7D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17D0A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1A54"/>
    <w:pPr>
      <w:ind w:left="720"/>
      <w:contextualSpacing/>
    </w:pPr>
  </w:style>
  <w:style w:type="character" w:styleId="PlaceholderText">
    <w:name w:val="Placeholder Text"/>
    <w:basedOn w:val="DefaultParagraphFont"/>
    <w:uiPriority w:val="99"/>
    <w:semiHidden/>
    <w:rsid w:val="00421FCE"/>
    <w:rPr>
      <w:color w:val="808080"/>
    </w:rPr>
  </w:style>
  <w:style w:type="paragraph" w:styleId="Caption">
    <w:name w:val="caption"/>
    <w:basedOn w:val="Normal"/>
    <w:next w:val="Normal"/>
    <w:uiPriority w:val="35"/>
    <w:unhideWhenUsed/>
    <w:qFormat/>
    <w:rsid w:val="00532E1D"/>
    <w:pPr>
      <w:spacing w:after="200"/>
    </w:pPr>
    <w:rPr>
      <w:i/>
      <w:iCs/>
      <w:color w:val="44546A" w:themeColor="text2"/>
      <w:sz w:val="18"/>
      <w:szCs w:val="18"/>
    </w:rPr>
  </w:style>
  <w:style w:type="paragraph" w:styleId="Footer">
    <w:name w:val="footer"/>
    <w:basedOn w:val="Normal"/>
    <w:link w:val="FooterChar"/>
    <w:uiPriority w:val="99"/>
    <w:unhideWhenUsed/>
    <w:rsid w:val="00675F4E"/>
    <w:pPr>
      <w:tabs>
        <w:tab w:val="center" w:pos="4680"/>
        <w:tab w:val="right" w:pos="9360"/>
      </w:tabs>
    </w:pPr>
  </w:style>
  <w:style w:type="character" w:customStyle="1" w:styleId="FooterChar">
    <w:name w:val="Footer Char"/>
    <w:basedOn w:val="DefaultParagraphFont"/>
    <w:link w:val="Footer"/>
    <w:uiPriority w:val="99"/>
    <w:rsid w:val="00675F4E"/>
  </w:style>
  <w:style w:type="character" w:styleId="PageNumber">
    <w:name w:val="page number"/>
    <w:basedOn w:val="DefaultParagraphFont"/>
    <w:uiPriority w:val="99"/>
    <w:semiHidden/>
    <w:unhideWhenUsed/>
    <w:rsid w:val="00675F4E"/>
  </w:style>
  <w:style w:type="character" w:styleId="LineNumber">
    <w:name w:val="line number"/>
    <w:basedOn w:val="DefaultParagraphFont"/>
    <w:uiPriority w:val="99"/>
    <w:semiHidden/>
    <w:unhideWhenUsed/>
    <w:rsid w:val="00675F4E"/>
  </w:style>
  <w:style w:type="paragraph" w:styleId="BalloonText">
    <w:name w:val="Balloon Text"/>
    <w:basedOn w:val="Normal"/>
    <w:link w:val="BalloonTextChar"/>
    <w:uiPriority w:val="99"/>
    <w:semiHidden/>
    <w:unhideWhenUsed/>
    <w:rsid w:val="00525F9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5F91"/>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525F91"/>
    <w:rPr>
      <w:sz w:val="18"/>
      <w:szCs w:val="18"/>
    </w:rPr>
  </w:style>
  <w:style w:type="paragraph" w:styleId="CommentText">
    <w:name w:val="annotation text"/>
    <w:basedOn w:val="Normal"/>
    <w:link w:val="CommentTextChar"/>
    <w:uiPriority w:val="99"/>
    <w:semiHidden/>
    <w:unhideWhenUsed/>
    <w:rsid w:val="00525F91"/>
  </w:style>
  <w:style w:type="character" w:customStyle="1" w:styleId="CommentTextChar">
    <w:name w:val="Comment Text Char"/>
    <w:basedOn w:val="DefaultParagraphFont"/>
    <w:link w:val="CommentText"/>
    <w:uiPriority w:val="99"/>
    <w:semiHidden/>
    <w:rsid w:val="00525F91"/>
  </w:style>
  <w:style w:type="paragraph" w:styleId="CommentSubject">
    <w:name w:val="annotation subject"/>
    <w:basedOn w:val="CommentText"/>
    <w:next w:val="CommentText"/>
    <w:link w:val="CommentSubjectChar"/>
    <w:uiPriority w:val="99"/>
    <w:semiHidden/>
    <w:unhideWhenUsed/>
    <w:rsid w:val="00525F91"/>
    <w:rPr>
      <w:b/>
      <w:bCs/>
      <w:sz w:val="20"/>
      <w:szCs w:val="20"/>
    </w:rPr>
  </w:style>
  <w:style w:type="character" w:customStyle="1" w:styleId="CommentSubjectChar">
    <w:name w:val="Comment Subject Char"/>
    <w:basedOn w:val="CommentTextChar"/>
    <w:link w:val="CommentSubject"/>
    <w:uiPriority w:val="99"/>
    <w:semiHidden/>
    <w:rsid w:val="00525F91"/>
    <w:rPr>
      <w:b/>
      <w:bCs/>
      <w:sz w:val="20"/>
      <w:szCs w:val="20"/>
    </w:rPr>
  </w:style>
  <w:style w:type="paragraph" w:styleId="Revision">
    <w:name w:val="Revision"/>
    <w:hidden/>
    <w:uiPriority w:val="99"/>
    <w:semiHidden/>
    <w:rsid w:val="00D31B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949872">
      <w:bodyDiv w:val="1"/>
      <w:marLeft w:val="0"/>
      <w:marRight w:val="0"/>
      <w:marTop w:val="0"/>
      <w:marBottom w:val="0"/>
      <w:divBdr>
        <w:top w:val="none" w:sz="0" w:space="0" w:color="auto"/>
        <w:left w:val="none" w:sz="0" w:space="0" w:color="auto"/>
        <w:bottom w:val="none" w:sz="0" w:space="0" w:color="auto"/>
        <w:right w:val="none" w:sz="0" w:space="0" w:color="auto"/>
      </w:divBdr>
    </w:div>
    <w:div w:id="496506687">
      <w:bodyDiv w:val="1"/>
      <w:marLeft w:val="0"/>
      <w:marRight w:val="0"/>
      <w:marTop w:val="0"/>
      <w:marBottom w:val="0"/>
      <w:divBdr>
        <w:top w:val="none" w:sz="0" w:space="0" w:color="auto"/>
        <w:left w:val="none" w:sz="0" w:space="0" w:color="auto"/>
        <w:bottom w:val="none" w:sz="0" w:space="0" w:color="auto"/>
        <w:right w:val="none" w:sz="0" w:space="0" w:color="auto"/>
      </w:divBdr>
    </w:div>
    <w:div w:id="1346053725">
      <w:bodyDiv w:val="1"/>
      <w:marLeft w:val="0"/>
      <w:marRight w:val="0"/>
      <w:marTop w:val="0"/>
      <w:marBottom w:val="0"/>
      <w:divBdr>
        <w:top w:val="none" w:sz="0" w:space="0" w:color="auto"/>
        <w:left w:val="none" w:sz="0" w:space="0" w:color="auto"/>
        <w:bottom w:val="none" w:sz="0" w:space="0" w:color="auto"/>
        <w:right w:val="none" w:sz="0" w:space="0" w:color="auto"/>
      </w:divBdr>
    </w:div>
    <w:div w:id="1625386242">
      <w:bodyDiv w:val="1"/>
      <w:marLeft w:val="0"/>
      <w:marRight w:val="0"/>
      <w:marTop w:val="0"/>
      <w:marBottom w:val="0"/>
      <w:divBdr>
        <w:top w:val="none" w:sz="0" w:space="0" w:color="auto"/>
        <w:left w:val="none" w:sz="0" w:space="0" w:color="auto"/>
        <w:bottom w:val="none" w:sz="0" w:space="0" w:color="auto"/>
        <w:right w:val="none" w:sz="0" w:space="0" w:color="auto"/>
      </w:divBdr>
      <w:divsChild>
        <w:div w:id="1049308833">
          <w:marLeft w:val="0"/>
          <w:marRight w:val="0"/>
          <w:marTop w:val="0"/>
          <w:marBottom w:val="0"/>
          <w:divBdr>
            <w:top w:val="none" w:sz="0" w:space="0" w:color="auto"/>
            <w:left w:val="none" w:sz="0" w:space="0" w:color="auto"/>
            <w:bottom w:val="none" w:sz="0" w:space="0" w:color="auto"/>
            <w:right w:val="none" w:sz="0" w:space="0" w:color="auto"/>
          </w:divBdr>
        </w:div>
      </w:divsChild>
    </w:div>
    <w:div w:id="1737045730">
      <w:bodyDiv w:val="1"/>
      <w:marLeft w:val="0"/>
      <w:marRight w:val="0"/>
      <w:marTop w:val="0"/>
      <w:marBottom w:val="0"/>
      <w:divBdr>
        <w:top w:val="none" w:sz="0" w:space="0" w:color="auto"/>
        <w:left w:val="none" w:sz="0" w:space="0" w:color="auto"/>
        <w:bottom w:val="none" w:sz="0" w:space="0" w:color="auto"/>
        <w:right w:val="none" w:sz="0" w:space="0" w:color="auto"/>
      </w:divBdr>
    </w:div>
    <w:div w:id="17394776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microsoft.com/office/2011/relationships/people" Target="peop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018E83-DDCB-C649-A4C8-37FA06E1A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13</Pages>
  <Words>27026</Words>
  <Characters>154053</Characters>
  <Application>Microsoft Macintosh Word</Application>
  <DocSecurity>0</DocSecurity>
  <Lines>1283</Lines>
  <Paragraphs>361</Paragraphs>
  <ScaleCrop>false</ScaleCrop>
  <HeadingPairs>
    <vt:vector size="2" baseType="variant">
      <vt:variant>
        <vt:lpstr>Title</vt:lpstr>
      </vt:variant>
      <vt:variant>
        <vt:i4>1</vt:i4>
      </vt:variant>
    </vt:vector>
  </HeadingPairs>
  <TitlesOfParts>
    <vt:vector size="1" baseType="lpstr">
      <vt:lpstr/>
    </vt:vector>
  </TitlesOfParts>
  <Company>Yale University</Company>
  <LinksUpToDate>false</LinksUpToDate>
  <CharactersWithSpaces>180718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Tekwa</dc:creator>
  <cp:keywords/>
  <dc:description/>
  <cp:lastModifiedBy>Edward Tekwa</cp:lastModifiedBy>
  <cp:revision>42</cp:revision>
  <dcterms:created xsi:type="dcterms:W3CDTF">2017-07-18T16:11:00Z</dcterms:created>
  <dcterms:modified xsi:type="dcterms:W3CDTF">2017-07-18T19:16:00Z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3a8236c8-debb-3c5f-9c7b-6e4cddafa12a</vt:lpwstr>
  </property>
  <property fmtid="{D5CDD505-2E9C-101B-9397-08002B2CF9AE}" pid="4" name="Mendeley Citation Style_1">
    <vt:lpwstr>http://www.zotero.org/styles/nature</vt:lpwstr>
  </property>
</Properties>
</file>