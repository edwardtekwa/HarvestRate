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572BF2" w14:textId="286B3D2B" w:rsidR="003F1A54" w:rsidRDefault="0090387C" w:rsidP="007348D7">
      <w:pPr>
        <w:suppressLineNumbers/>
        <w:rPr>
          <w:b/>
        </w:rPr>
      </w:pPr>
      <w:ins w:id="0" w:author="Edward Tekwa" w:date="2017-07-31T15:04:00Z">
        <w:del w:id="1" w:author="Malin Pinsky" w:date="2017-08-01T11:03:00Z">
          <w:r w:rsidDel="00DD5213">
            <w:rPr>
              <w:b/>
            </w:rPr>
            <w:delText xml:space="preserve">A Predictive Path Dependent Model for </w:delText>
          </w:r>
        </w:del>
        <w:r>
          <w:rPr>
            <w:b/>
          </w:rPr>
          <w:t>Global Fishing Patterns</w:t>
        </w:r>
      </w:ins>
      <w:ins w:id="2" w:author="Malin Pinsky" w:date="2017-08-01T11:04:00Z">
        <w:r w:rsidR="00DD5213">
          <w:rPr>
            <w:b/>
          </w:rPr>
          <w:t xml:space="preserve"> Reveal Path-Dependence</w:t>
        </w:r>
      </w:ins>
      <w:del w:id="3" w:author="Edward Tekwa" w:date="2017-08-03T15:33:00Z">
        <w:r w:rsidR="00D16460" w:rsidDel="007348D7">
          <w:rPr>
            <w:b/>
          </w:rPr>
          <w:delText>Path Dependence</w:delText>
        </w:r>
        <w:r w:rsidR="00C25733" w:rsidDel="007348D7">
          <w:rPr>
            <w:b/>
          </w:rPr>
          <w:delText xml:space="preserve"> in </w:delText>
        </w:r>
        <w:r w:rsidR="00DD09B6" w:rsidDel="007348D7">
          <w:rPr>
            <w:b/>
          </w:rPr>
          <w:delText>Global Fishing Patterns</w:delText>
        </w:r>
      </w:del>
    </w:p>
    <w:p w14:paraId="7D9FE12E" w14:textId="77777777" w:rsidR="0013155F" w:rsidRDefault="0013155F" w:rsidP="00675F4E">
      <w:pPr>
        <w:suppressLineNumbers/>
        <w:rPr>
          <w:b/>
        </w:rPr>
      </w:pPr>
    </w:p>
    <w:p w14:paraId="093DE884" w14:textId="0BEA4317" w:rsidR="003F1A54" w:rsidRDefault="003F1A54" w:rsidP="00675F4E">
      <w:pPr>
        <w:suppressLineNumbers/>
        <w:outlineLvl w:val="0"/>
      </w:pPr>
      <w:r>
        <w:t>Edward Tekwa, Eli</w:t>
      </w:r>
      <w:ins w:id="4" w:author="Fenichel, Eli" w:date="2017-07-16T12:48:00Z">
        <w:r w:rsidR="00E54CD8">
          <w:t xml:space="preserve"> P.</w:t>
        </w:r>
      </w:ins>
      <w:r>
        <w:t xml:space="preserve"> </w:t>
      </w:r>
      <w:proofErr w:type="spellStart"/>
      <w:r>
        <w:t>Fenichel</w:t>
      </w:r>
      <w:proofErr w:type="spellEnd"/>
      <w:r>
        <w:t xml:space="preserve">, Simon Levin, </w:t>
      </w:r>
      <w:proofErr w:type="spellStart"/>
      <w:r>
        <w:t>Malin</w:t>
      </w:r>
      <w:proofErr w:type="spellEnd"/>
      <w:r>
        <w:t xml:space="preserve"> Pinsky</w:t>
      </w:r>
    </w:p>
    <w:p w14:paraId="270DBE56" w14:textId="61948DEE" w:rsidR="003F1A54" w:rsidRDefault="00F16F6F" w:rsidP="00675F4E">
      <w:pPr>
        <w:suppressLineNumbers/>
        <w:outlineLvl w:val="0"/>
      </w:pPr>
      <w:ins w:id="5" w:author="Edward Tekwa" w:date="2017-08-03T15:33:00Z">
        <w:r>
          <w:t>Aug 3</w:t>
        </w:r>
      </w:ins>
      <w:r w:rsidR="003F1A54">
        <w:t>, 2017</w:t>
      </w:r>
    </w:p>
    <w:p w14:paraId="554BAD6D" w14:textId="77777777" w:rsidR="003F1A54" w:rsidRDefault="003F1A54" w:rsidP="00675F4E">
      <w:pPr>
        <w:suppressLineNumbers/>
        <w:outlineLvl w:val="0"/>
      </w:pPr>
    </w:p>
    <w:p w14:paraId="6A4F5C05" w14:textId="65420FD2" w:rsidR="00675F4E" w:rsidRDefault="007C39A7" w:rsidP="00FE30F3">
      <w:pPr>
        <w:suppressLineNumbers/>
        <w:rPr>
          <w:rFonts w:ascii="Times New Roman" w:eastAsia="Times New Roman" w:hAnsi="Times New Roman" w:cs="Times New Roman"/>
        </w:rPr>
      </w:pPr>
      <w:r>
        <w:rPr>
          <w:rFonts w:ascii="Times New Roman" w:eastAsia="Times New Roman" w:hAnsi="Times New Roman" w:cs="Times New Roman"/>
        </w:rPr>
        <w:t>[</w:t>
      </w:r>
      <w:r w:rsidR="006C6EA6">
        <w:rPr>
          <w:rFonts w:ascii="Times New Roman" w:eastAsia="Times New Roman" w:hAnsi="Times New Roman" w:cs="Times New Roman"/>
          <w:i/>
        </w:rPr>
        <w:t>Nature Letters guideline</w:t>
      </w:r>
      <w:r w:rsidR="00FE30F3">
        <w:rPr>
          <w:rFonts w:ascii="Times New Roman" w:eastAsia="Times New Roman" w:hAnsi="Times New Roman" w:cs="Times New Roman"/>
          <w:i/>
        </w:rPr>
        <w:t xml:space="preserve"> for first paragraph</w:t>
      </w:r>
      <w:r>
        <w:rPr>
          <w:rFonts w:ascii="Times New Roman" w:eastAsia="Times New Roman" w:hAnsi="Times New Roman" w:cs="Times New Roman"/>
          <w:i/>
        </w:rPr>
        <w:t xml:space="preserve">: </w:t>
      </w:r>
      <w:r w:rsidR="00F25B03" w:rsidRPr="00F25B03">
        <w:rPr>
          <w:rFonts w:ascii="Times New Roman" w:eastAsia="Times New Roman" w:hAnsi="Times New Roman" w:cs="Times New Roman"/>
        </w:rPr>
        <w:t>One or two sentences providing a basic introduction to the field, comprehensible to a scientist in any discipline. Two to three sentences of more detailed background, comprehensible to scientists in related disciplines. One sentence clearly stating the general problem being addressed by this particular study. One sentence summarizing the main result (with the words “here we show” or their equivalent). Two or three sentences explaining what the main result reveals in direct comparison to what was thought to be the case previously, or how the main result adds to previous knowledge. One or two sentences to put the results into a more general context. Two or three sentences to provide a broader perspective, readily comprehensible to a scientist in any discipline, may be included in the first paragraph if the editor considers that the accessibility of the paper is significantly enhanced by their inclusion. Under these circumstances, the length of the paragraph can be up to 300 words</w:t>
      </w:r>
      <w:r w:rsidR="00D4659A">
        <w:rPr>
          <w:rFonts w:ascii="Times New Roman" w:eastAsia="Times New Roman" w:hAnsi="Times New Roman" w:cs="Times New Roman"/>
        </w:rPr>
        <w:t>.</w:t>
      </w:r>
      <w:r w:rsidR="006C6EA6">
        <w:rPr>
          <w:rFonts w:ascii="Times New Roman" w:eastAsia="Times New Roman" w:hAnsi="Times New Roman" w:cs="Times New Roman"/>
        </w:rPr>
        <w:t>]</w:t>
      </w:r>
    </w:p>
    <w:p w14:paraId="00DAE3E0" w14:textId="0170F4CA" w:rsidR="00D4659A" w:rsidRDefault="00D4659A" w:rsidP="00FE30F3">
      <w:pPr>
        <w:suppressLineNumbers/>
        <w:rPr>
          <w:rFonts w:ascii="Times New Roman" w:eastAsia="Times New Roman" w:hAnsi="Times New Roman" w:cs="Times New Roman"/>
        </w:rPr>
      </w:pPr>
    </w:p>
    <w:p w14:paraId="1D8E715A" w14:textId="773050D2" w:rsidR="00521039" w:rsidRDefault="00997F23" w:rsidP="001247F8">
      <w:pPr>
        <w:rPr>
          <w:rFonts w:eastAsia="Times New Roman" w:cs="Times New Roman"/>
        </w:rPr>
      </w:pPr>
      <w:ins w:id="6" w:author="Edward Tekwa" w:date="2017-07-22T13:06:00Z">
        <w:r>
          <w:t xml:space="preserve">The </w:t>
        </w:r>
      </w:ins>
      <w:ins w:id="7" w:author="Edward Tekwa" w:date="2017-07-20T11:11:00Z">
        <w:r>
          <w:t>s</w:t>
        </w:r>
        <w:r w:rsidR="000054F6">
          <w:t xml:space="preserve">ustainable </w:t>
        </w:r>
      </w:ins>
      <w:ins w:id="8" w:author="Edward Tekwa" w:date="2017-07-22T15:59:00Z">
        <w:r w:rsidR="0090387C">
          <w:t>harvest</w:t>
        </w:r>
      </w:ins>
      <w:ins w:id="9" w:author="Edward Tekwa" w:date="2017-07-20T11:11:00Z">
        <w:r w:rsidR="000054F6">
          <w:t xml:space="preserve"> of natural resource</w:t>
        </w:r>
      </w:ins>
      <w:ins w:id="10" w:author="Edward Tekwa" w:date="2017-07-22T13:06:00Z">
        <w:r>
          <w:t>s</w:t>
        </w:r>
      </w:ins>
      <w:ins w:id="11" w:author="Edward Tekwa" w:date="2017-07-20T11:13:00Z">
        <w:r w:rsidR="000054F6">
          <w:t xml:space="preserve"> is becomi</w:t>
        </w:r>
        <w:r w:rsidR="0052519C">
          <w:t xml:space="preserve">ng increasingly </w:t>
        </w:r>
      </w:ins>
      <w:ins w:id="12" w:author="Malin Pinsky" w:date="2017-08-01T11:04:00Z">
        <w:r w:rsidR="00DD5213">
          <w:t>important</w:t>
        </w:r>
      </w:ins>
      <w:ins w:id="13" w:author="Edward Tekwa" w:date="2017-07-31T15:02:00Z">
        <w:r w:rsidR="0090387C">
          <w:t xml:space="preserve"> to support growing populations</w:t>
        </w:r>
      </w:ins>
      <w:ins w:id="14" w:author="Edward Tekwa" w:date="2017-07-20T11:13:00Z">
        <w:r w:rsidR="0052519C">
          <w:t>, yet mismanagement persists worldwide</w:t>
        </w:r>
      </w:ins>
      <w:ins w:id="15" w:author="Edward Tekwa" w:date="2017-07-31T15:22:00Z">
        <w:r w:rsidR="00D83DFA">
          <w:fldChar w:fldCharType="begin" w:fldLock="1"/>
        </w:r>
      </w:ins>
      <w:r w:rsidR="00B83524">
        <w:instrText>ADDIN CSL_CITATION { "citationItems" : [ { "id" : "ITEM-1", "itemData" : { "URL" : "http://www.un.org/sustainabledevelopment/", "author" : [ { "dropping-particle" : "", "family" : "UN", "given" : "", "non-dropping-particle" : "", "parse-names" : false, "suffix" : "" } ], "id" : "ITEM-1", "issued" : { "date-parts" : [ [ "2015" ] ] }, "title" : "Sustainable Development Goals", "type" : "webpage" }, "uris" : [ "http://www.mendeley.com/documents/?uuid=358969f4-2c35-42ee-b667-bbfa804e0dcd" ] } ], "mendeley" : { "formattedCitation" : "&lt;sup&gt;1&lt;/sup&gt;", "plainTextFormattedCitation" : "1", "previouslyFormattedCitation" : "&lt;sup&gt;1&lt;/sup&gt;" }, "properties" : { "noteIndex" : 0 }, "schema" : "https://github.com/citation-style-language/schema/raw/master/csl-citation.json" }</w:instrText>
      </w:r>
      <w:r w:rsidR="00D83DFA">
        <w:fldChar w:fldCharType="separate"/>
      </w:r>
      <w:r w:rsidR="00D83DFA" w:rsidRPr="00D83DFA">
        <w:rPr>
          <w:noProof/>
          <w:vertAlign w:val="superscript"/>
        </w:rPr>
        <w:t>1</w:t>
      </w:r>
      <w:ins w:id="16" w:author="Edward Tekwa" w:date="2017-07-31T15:22:00Z">
        <w:r w:rsidR="00D83DFA">
          <w:fldChar w:fldCharType="end"/>
        </w:r>
      </w:ins>
      <w:ins w:id="17" w:author="Edward Tekwa" w:date="2017-07-20T11:13:00Z">
        <w:r w:rsidR="0052519C">
          <w:t xml:space="preserve">.  </w:t>
        </w:r>
      </w:ins>
      <w:ins w:id="18" w:author="Edward Tekwa" w:date="2017-07-31T15:33:00Z">
        <w:r w:rsidR="00397FE6">
          <w:t>Variation</w:t>
        </w:r>
      </w:ins>
      <w:ins w:id="19" w:author="Edward Tekwa" w:date="2017-07-31T15:23:00Z">
        <w:r w:rsidR="00D83DFA">
          <w:t xml:space="preserve">s in harvest </w:t>
        </w:r>
      </w:ins>
      <w:ins w:id="20" w:author="Edward Tekwa" w:date="2017-07-31T15:34:00Z">
        <w:r w:rsidR="008F6FEC">
          <w:t>sustainability</w:t>
        </w:r>
      </w:ins>
      <w:ins w:id="21" w:author="Edward Tekwa" w:date="2017-07-31T15:23:00Z">
        <w:r w:rsidR="00D83DFA">
          <w:t xml:space="preserve"> may be explained</w:t>
        </w:r>
      </w:ins>
      <w:ins w:id="22" w:author="Edward Tekwa" w:date="2017-07-31T15:24:00Z">
        <w:r w:rsidR="00D83DFA">
          <w:t xml:space="preserve"> by institutional differences, such as</w:t>
        </w:r>
      </w:ins>
      <w:ins w:id="23" w:author="Edward Tekwa" w:date="2017-07-31T15:25:00Z">
        <w:r w:rsidR="00447995">
          <w:t xml:space="preserve"> </w:t>
        </w:r>
      </w:ins>
      <w:ins w:id="24" w:author="Edward Tekwa" w:date="2017-07-31T16:23:00Z">
        <w:r w:rsidR="002E1F51">
          <w:t>governance</w:t>
        </w:r>
      </w:ins>
      <w:ins w:id="25" w:author="Edward Tekwa" w:date="2017-07-31T15:25:00Z">
        <w:r w:rsidR="00447995">
          <w:t xml:space="preserve"> strength and </w:t>
        </w:r>
      </w:ins>
      <w:ins w:id="26" w:author="Edward Tekwa" w:date="2017-07-31T15:27:00Z">
        <w:r w:rsidR="00527C13">
          <w:t>conse</w:t>
        </w:r>
        <w:r w:rsidR="008F6FEC">
          <w:t xml:space="preserve">rvation agendas, but </w:t>
        </w:r>
        <w:r w:rsidR="00527C13">
          <w:t xml:space="preserve">even apparently ideal and identical institutions </w:t>
        </w:r>
      </w:ins>
      <w:ins w:id="27" w:author="Edward Tekwa" w:date="2017-07-31T15:29:00Z">
        <w:r w:rsidR="00527C13">
          <w:t xml:space="preserve">can </w:t>
        </w:r>
        <w:r w:rsidR="008F6FEC">
          <w:t xml:space="preserve">greatly diverge </w:t>
        </w:r>
      </w:ins>
      <w:ins w:id="28" w:author="Malin Pinsky" w:date="2017-08-01T11:05:00Z">
        <w:r w:rsidR="00DD5213">
          <w:t>in management approaches</w:t>
        </w:r>
      </w:ins>
      <w:ins w:id="29" w:author="Edward Tekwa" w:date="2017-07-31T15:29:00Z">
        <w:r w:rsidR="008F6FEC">
          <w:t>.</w:t>
        </w:r>
        <w:r w:rsidR="00527C13">
          <w:t xml:space="preserve"> </w:t>
        </w:r>
      </w:ins>
      <w:ins w:id="30" w:author="Edward Tekwa" w:date="2017-07-31T15:35:00Z">
        <w:r w:rsidR="00B34DD5">
          <w:t xml:space="preserve"> </w:t>
        </w:r>
      </w:ins>
      <w:ins w:id="31" w:author="Malin Pinsky" w:date="2017-08-01T11:05:00Z">
        <w:r w:rsidR="00DD5213">
          <w:t>One</w:t>
        </w:r>
      </w:ins>
      <w:ins w:id="32" w:author="Edward Tekwa" w:date="2017-07-22T16:13:00Z">
        <w:r w:rsidR="00D94BE6">
          <w:t xml:space="preserve"> hypothesis</w:t>
        </w:r>
      </w:ins>
      <w:ins w:id="33" w:author="Malin Pinsky" w:date="2017-08-01T11:05:00Z">
        <w:r w:rsidR="00DD5213">
          <w:t xml:space="preserve"> </w:t>
        </w:r>
      </w:ins>
      <w:ins w:id="34" w:author="Edward Tekwa" w:date="2017-08-03T16:16:00Z">
        <w:r w:rsidR="004966A5">
          <w:t>is</w:t>
        </w:r>
      </w:ins>
      <w:ins w:id="35" w:author="Edward Tekwa" w:date="2017-07-22T16:13:00Z">
        <w:r w:rsidR="00D94BE6">
          <w:t xml:space="preserve"> path dependence</w:t>
        </w:r>
      </w:ins>
      <w:ins w:id="36" w:author="Edward Tekwa" w:date="2017-08-03T16:33:00Z">
        <w:r w:rsidR="00ED548E">
          <w:t>, or divergent outcomes due to small historical differences</w:t>
        </w:r>
      </w:ins>
      <w:ins w:id="37" w:author="Edward Tekwa" w:date="2017-07-22T16:13:00Z">
        <w:r w:rsidR="00D94BE6">
          <w:t xml:space="preserve">, which </w:t>
        </w:r>
      </w:ins>
      <w:ins w:id="38" w:author="Malin Pinsky" w:date="2017-08-01T11:05:00Z">
        <w:r w:rsidR="00DD5213">
          <w:t>has been</w:t>
        </w:r>
      </w:ins>
      <w:ins w:id="39" w:author="Edward Tekwa" w:date="2017-08-04T09:43:00Z">
        <w:r w:rsidR="004F12BB">
          <w:t xml:space="preserve"> heuristically</w:t>
        </w:r>
      </w:ins>
      <w:ins w:id="40" w:author="Edward Tekwa" w:date="2017-07-22T11:52:00Z">
        <w:r w:rsidR="00E441FE">
          <w:t xml:space="preserve"> </w:t>
        </w:r>
      </w:ins>
      <w:ins w:id="41" w:author="Edward Tekwa" w:date="2017-07-31T16:24:00Z">
        <w:r w:rsidR="00F76307">
          <w:t>explored</w:t>
        </w:r>
      </w:ins>
      <w:ins w:id="42" w:author="Edward Tekwa" w:date="2017-07-22T16:14:00Z">
        <w:r w:rsidR="00D456B5">
          <w:t xml:space="preserve"> </w:t>
        </w:r>
        <w:r w:rsidR="0088740F">
          <w:t xml:space="preserve">in </w:t>
        </w:r>
        <w:r w:rsidR="00D01E1B">
          <w:t>socio</w:t>
        </w:r>
      </w:ins>
      <w:ins w:id="43" w:author="Edward Tekwa" w:date="2017-07-31T15:37:00Z">
        <w:r w:rsidR="002B5AC7">
          <w:t>-eco</w:t>
        </w:r>
      </w:ins>
      <w:ins w:id="44" w:author="Edward Tekwa" w:date="2017-07-22T16:14:00Z">
        <w:r w:rsidR="00D01E1B">
          <w:t>logical systems</w:t>
        </w:r>
      </w:ins>
      <w:ins w:id="45" w:author="Edward Tekwa" w:date="2017-07-22T16:26:00Z">
        <w:r w:rsidR="00B66FCB">
          <w:fldChar w:fldCharType="begin" w:fldLock="1"/>
        </w:r>
      </w:ins>
      <w:r w:rsidR="00D83DFA">
        <w:instrText>ADDIN CSL_CITATION { "citationItems" : [ { "id" : "ITEM-1", "itemData" : { "DOI" : "10.1017/S1355770X12000460", "ISBN" : "1355-770X", "ISSN" : "1355-770X", "abstract" : "Systems linking people and nature, known as social-ecological sys- tems, are increasingly understood as complex adaptive systems. Essential features of these complex adaptive systems \u2013 such as nonlinear feedbacks, strategic interactions, individual and spatial heterogeneity, and varying time scales \u2013 pose substantial chal- lenges for modeling. However, ignoring these characteristics can distort our picture of how these systems work, causing policies to be less effective or even counterproduc- tive. In this paper we present recent developments in modeling social-ecological systems, illustrate some of these challenges with examples related to coral reefs and grasslands, and identify the implications for economic and policy analysis.", "author" : [ { "dropping-particle" : "", "family" : "Levin", "given" : "Simon", "non-dropping-particle" : "", "parse-names" : false, "suffix" : "" }, { "dropping-particle" : "", "family" : "Xepapadeas", "given" : "Tasos", "non-dropping-particle" : "", "parse-names" : false, "suffix" : "" }, { "dropping-particle" : "", "family" : "Cr\u00e9pin", "given" : "Anne-Sophie", "non-dropping-particle" : "", "parse-names" : false, "suffix" : "" }, { "dropping-particle" : "", "family" : "Norberg", "given" : "Jon", "non-dropping-particle" : "", "parse-names" : false, "suffix" : "" }, { "dropping-particle" : "", "family" : "Zeeuw", "given" : "Aart", "non-dropping-particle" : "de", "parse-names" : false, "suffix" : "" }, { "dropping-particle" : "", "family" : "Folke", "given" : "Carl", "non-dropping-particle" : "", "parse-names" : false, "suffix" : "" }, { "dropping-particle" : "", "family" : "Hughes", "given" : "Terry", "non-dropping-particle" : "", "parse-names" : false, "suffix" : "" }, { "dropping-particle" : "", "family" : "Arrow", "given" : "Kenneth", "non-dropping-particle" : "", "parse-names" : false, "suffix" : "" }, { "dropping-particle" : "", "family" : "Barrett", "given" : "Scott", "non-dropping-particle" : "", "parse-names" : false, "suffix" : "" }, { "dropping-particle" : "", "family" : "Daily", "given" : "Gretchen", "non-dropping-particle" : "", "parse-names" : false, "suffix" : "" }, { "dropping-particle" : "", "family" : "Ehrlich", "given" : "Paul", "non-dropping-particle" : "", "parse-names" : false, "suffix" : "" }, { "dropping-particle" : "", "family" : "Kautsky", "given" : "Nils", "non-dropping-particle" : "", "parse-names" : false, "suffix" : "" }, { "dropping-particle" : "", "family" : "M\u00e4ler", "given" : "Karl-G\u00f6ran", "non-dropping-particle" : "", "parse-names" : false, "suffix" : "" }, { "dropping-particle" : "", "family" : "Polasky", "given" : "Steve", "non-dropping-particle" : "", "parse-names" : false, "suffix" : "" }, { "dropping-particle" : "", "family" : "Troell", "given" : "Max", "non-dropping-particle" : "", "parse-names" : false, "suffix" : "" }, { "dropping-particle" : "", "family" : "Vincent", "given" : "Jeffrey R.", "non-dropping-particle" : "", "parse-names" : false, "suffix" : "" }, { "dropping-particle" : "", "family" : "Walker", "given" : "Brian", "non-dropping-particle" : "", "parse-names" : false, "suffix" : "" } ], "container-title" : "Environment and Development Economics", "id" : "ITEM-1", "issue" : "2", "issued" : { "date-parts" : [ [ "2013" ] ] }, "page" : "111-132", "title" : "Social-ecological systems as complex adaptive systems: modeling and policy implications", "type" : "article-journal", "volume" : "18" }, "uris" : [ "http://www.mendeley.com/documents/?uuid=64633efb-3a6b-4e08-9b7c-101393e12db5" ] }, { "id" : "ITEM-2", "itemData" : { "DOI" : "10.1073/pnas.1005431108", "ISBN" : "1005431108", "ISSN" : "0027-8424", "PMID" : "21502517", "abstract" : "Many ecosystems appear subject to regime shifts--abrupt changes from one state to another after crossing a threshold or tipping point. Thresholds and their associated stability landscapes are determined within a coupled socioeconomic-ecological system (SES) where human choices, including those of managers, are feedback responses. Prior work has made one of two assumptions about managers: that they face no institutional constraints, in which case the SES may be managed to be fairly robust to shocks and tipping points are of little importance, or that managers are rigidly constrained with no flexibility to adapt, in which case the inferred thresholds may poorly reflect actual managerial flexibility. We model a multidimensional SES to investigate how alternative institutions affect SES stability landscapes and alter tipping points. With institutionally dependent human feedbacks, the stability landscape depends on institutional arrangements. Strong institutions that account for feedback responses create the possibility for desirable states of the world and can cause undesirable states to cease to exist. Intermediate institutions interact with ecological relationships to determine the existence and nature of tipping points. Finally, weak institutions can eliminate tipping points so that only undesirable states of the world remain.", "author" : [ { "dropping-particle" : "", "family" : "Horan", "given" : "Richard D", "non-dropping-particle" : "", "parse-names" : false, "suffix" : "" }, { "dropping-particle" : "", "family" : "Fenichel", "given" : "Eli P", "non-dropping-particle" : "", "parse-names" : false, "suffix" : "" }, { "dropping-particle" : "", "family" : "Drury", "given" : "Kevin L S", "non-dropping-particle" : "", "parse-names" : false, "suffix" : "" }, { "dropping-particle" : "", "family" : "Lodge", "given" : "David M", "non-dropping-particle" : "", "parse-names" : false, "suffix" : "" } ], "container-title" : "Proceedings of the National Academy of Sciences of the United States of America", "id" : "ITEM-2", "issue" : "18", "issued" : { "date-parts" : [ [ "2011" ] ] }, "page" : "7333-7338", "title" : "Managing ecological thresholds in coupled environmental-human systems.", "type" : "article-journal", "volume" : "108" }, "uris" : [ "http://www.mendeley.com/documents/?uuid=fbd250ba-cd8e-41bb-9422-766cee457447" ] }, { "id" : "ITEM-3", "itemData" : { "DOI" : "10.1016/j.jebo.2016.06.014", "ISBN" : "2011670233", "ISSN" : "01672681", "abstract" : "Thresholds and tipping points that are characteristic of dynamic multi-stability are increasingly prominent touchstones of the science-policy interface. Prior economic work has shown thresholds arising in convex-concave ecological models that exclude humans may disappear in models of coupled economic-ecological systems when economic agents are included as part of the system. Less well-understood is how this result may depend on the ability of humans to manage complex systems. We examine the role of institutions that condition the available management choices. We find institutional restrictions do not generate non-convexities when the ecological system is well-behaved, but that these restrictions may generate non-convexities when the ecological system is convex-concave. These results are tied to the concept of path controllability, which is when managers have sufficient controls to guide the system across the state space. Path controllability is the dynamic version of the Tinbergen rule, and generally requires separate controls to manage each possible ecological externality. We link the concepts of ecosystem externalities, thresholds, and path controllability to provide new economic insights into problems with the potential for multi-stability, and we illustrate the importance of institutions for managing convex-concave systems.", "author" : [ { "dropping-particle" : "", "family" : "Fenichel", "given" : "Eli P.", "non-dropping-particle" : "", "parse-names" : false, "suffix" : "" }, { "dropping-particle" : "", "family" : "Horan", "given" : "Richard D.", "non-dropping-particle" : "", "parse-names" : false, "suffix" : "" } ], "container-title" : "Journal of Economic Behavior and Organization", "id" : "ITEM-3", "issued" : { "date-parts" : [ [ "2016" ] ] }, "publisher" : "Elsevier B.V.", "title" : "Tinbergen and tipping points: Could some thresholds be policy-induced?", "type" : "article-journal" }, "uris" : [ "http://www.mendeley.com/documents/?uuid=61b4550a-3a61-4273-8a3e-737d5c53c3de" ] } ], "mendeley" : { "formattedCitation" : "&lt;sup&gt;2\u20134&lt;/sup&gt;", "plainTextFormattedCitation" : "2\u20134", "previouslyFormattedCitation" : "&lt;sup&gt;2\u20134&lt;/sup&gt;" }, "properties" : { "noteIndex" : 0 }, "schema" : "https://github.com/citation-style-language/schema/raw/master/csl-citation.json" }</w:instrText>
      </w:r>
      <w:r w:rsidR="00B66FCB">
        <w:fldChar w:fldCharType="separate"/>
      </w:r>
      <w:r w:rsidR="0090387C" w:rsidRPr="0090387C">
        <w:rPr>
          <w:noProof/>
          <w:vertAlign w:val="superscript"/>
        </w:rPr>
        <w:t>2–4</w:t>
      </w:r>
      <w:ins w:id="46" w:author="Edward Tekwa" w:date="2017-07-22T16:26:00Z">
        <w:r w:rsidR="00B66FCB">
          <w:fldChar w:fldCharType="end"/>
        </w:r>
      </w:ins>
      <w:ins w:id="47" w:author="Edward Tekwa" w:date="2017-07-22T16:14:00Z">
        <w:r w:rsidR="0088740F">
          <w:t>,</w:t>
        </w:r>
      </w:ins>
      <w:ins w:id="48" w:author="Edward Tekwa" w:date="2017-07-22T12:03:00Z">
        <w:r w:rsidR="00E74503">
          <w:t xml:space="preserve"> evolutionary </w:t>
        </w:r>
      </w:ins>
      <w:ins w:id="49" w:author="Edward Tekwa" w:date="2017-07-31T15:38:00Z">
        <w:r w:rsidR="002B5AC7">
          <w:t>histories</w:t>
        </w:r>
      </w:ins>
      <w:ins w:id="50" w:author="Edward Tekwa" w:date="2017-07-22T12:03:00Z">
        <w:r w:rsidR="00E74503">
          <w:fldChar w:fldCharType="begin" w:fldLock="1"/>
        </w:r>
      </w:ins>
      <w:r w:rsidR="00D83DFA">
        <w:instrText>ADDIN CSL_CITATION { "citationItems" : [ { "id" : "ITEM-1", "itemData" : { "DOI" : "10.1126/science.860134", "ISBN" : "0036-8075 (Print)\\r0036-8075 (Linking)", "ISSN" : "0036-8075", "PMID" : "860134", "abstract" : "They answer any possible ial between the . What is the es- sence of life?\" were replaced by such limited as \"How does a stone fall?", "author" : [ { "dropping-particle" : "", "family" : "Jacob", "given" : "Francois", "non-dropping-particle" : "", "parse-names" : false, "suffix" : "" } ], "container-title" : "Science", "id" : "ITEM-1", "issue" : "4295", "issued" : { "date-parts" : [ [ "1977" ] ] }, "page" : "1161-1166", "title" : "Evolution and tinkering", "type" : "article-journal", "volume" : "196" }, "uris" : [ "http://www.mendeley.com/documents/?uuid=71c12ea2-54ee-4c03-87b8-b2ffcb8e904f" ] }, { "id" : "ITEM-2", "itemData" : { "author" : [ { "dropping-particle" : "", "family" : "Gould", "given" : "Stephen Jay", "non-dropping-particle" : "", "parse-names" : false, "suffix" : "" } ], "container-title" : "Scientific American", "id" : "ITEM-2", "issue" : "4", "issued" : { "date-parts" : [ [ "1994" ] ] }, "page" : "84-91", "title" : "The evolution of life on the earth", "type" : "article-journal", "volume" : "271" }, "uris" : [ "http://www.mendeley.com/documents/?uuid=45ed2b6e-b663-4c5f-9d97-efbcb81854fd" ] } ], "mendeley" : { "formattedCitation" : "&lt;sup&gt;5,6&lt;/sup&gt;", "plainTextFormattedCitation" : "5,6", "previouslyFormattedCitation" : "&lt;sup&gt;5,6&lt;/sup&gt;" }, "properties" : { "noteIndex" : 0 }, "schema" : "https://github.com/citation-style-language/schema/raw/master/csl-citation.json" }</w:instrText>
      </w:r>
      <w:ins w:id="51" w:author="Edward Tekwa" w:date="2017-07-22T12:03:00Z">
        <w:r w:rsidR="00E74503">
          <w:fldChar w:fldCharType="separate"/>
        </w:r>
      </w:ins>
      <w:r w:rsidR="0090387C" w:rsidRPr="0090387C">
        <w:rPr>
          <w:noProof/>
          <w:vertAlign w:val="superscript"/>
        </w:rPr>
        <w:t>5,6</w:t>
      </w:r>
      <w:ins w:id="52" w:author="Edward Tekwa" w:date="2017-07-22T12:03:00Z">
        <w:r w:rsidR="00E74503">
          <w:fldChar w:fldCharType="end"/>
        </w:r>
        <w:r w:rsidR="00E74503">
          <w:t>,</w:t>
        </w:r>
      </w:ins>
      <w:ins w:id="53" w:author="Edward Tekwa" w:date="2017-07-31T15:38:00Z">
        <w:r w:rsidR="002B5AC7">
          <w:t xml:space="preserve"> cell</w:t>
        </w:r>
      </w:ins>
      <w:ins w:id="54" w:author="Edward Tekwa" w:date="2017-07-22T12:03:00Z">
        <w:r w:rsidR="00E74503">
          <w:t xml:space="preserve"> development</w:t>
        </w:r>
        <w:r w:rsidR="00E74503">
          <w:fldChar w:fldCharType="begin" w:fldLock="1"/>
        </w:r>
      </w:ins>
      <w:r w:rsidR="00D83DFA">
        <w:instrText>ADDIN CSL_CITATION { "citationItems" : [ { "id" : "ITEM-1", "itemData" : { "author" : [ { "dropping-particle" : "", "family" : "Waddington", "given" : "C.H.", "non-dropping-particle" : "", "parse-names" : false, "suffix" : "" } ], "container-title" : "Nature", "id" : "ITEM-1", "issue" : "3811", "issued" : { "date-parts" : [ [ "1942" ] ] }, "page" : "563-565", "title" : "Canalization of development and the inheritance of acquired characters", "type" : "article-journal", "volume" : "150" }, "uris" : [ "http://www.mendeley.com/documents/?uuid=d4ababa1-a449-45c3-85f7-43ed061d6c77" ] }, { "id" : "ITEM-2", "itemData" : { "DOI" : "10.1016/S0955-0674(02)00314-9", "ISBN" : "0955-0674", "ISSN" : "09550674", "PMID" : "11891111", "abstract" : "Cell signaling systems that contain positive-feedback loops or double-negative feedback loops can, in principle, convert graded inputs into switch-like, irreversible responses. Systems of this sort are termed 'bistable'. Recently, several groups have engineered artificial bistable systems into Escherichia coli and Saccharomyces cerevisiae, and have shown that the systems exhibit interesting and potentially useful properties. In addition, two naturally occurring signaling systems, the p42 mitogen-activated protein kinase and c-Jun amino-terminal kinase pathways in Xenopus oocytes, have been shown to exhibit bistable responses. Here we review the basic properties of bistable circuits, the requirements for construction of a satisfactory bistable switch, and the recent progress towards constructing and analysing bistable signaling systems.", "author" : [ { "dropping-particle" : "", "family" : "Ferrell", "given" : "James E.", "non-dropping-particle" : "", "parse-names" : false, "suffix" : "" } ], "container-title" : "Current Opinion in Cell Biology", "id" : "ITEM-2", "issue" : "2", "issued" : { "date-parts" : [ [ "2002" ] ] }, "page" : "140-148", "title" : "Self-perpetuating states in signal transduction: Positive feedback, double-negative feedback and bistability", "type" : "article-journal", "volume" : "14" }, "uris" : [ "http://www.mendeley.com/documents/?uuid=aea6cbff-7163-484d-a5ff-e4de4b644941" ] }, { "id" : "ITEM-3", "itemData" : { "DOI" : "10.1186/1752-0509-3-90", "ISBN" : "1752-0509", "ISSN" : "1752-0509", "PMID" : "19737387", "abstract" : "BACKGROUND: Bistability underlies basic biological phenomena, such as cell division, differentiation, cancer onset, and apoptosis. So far biologists identified two necessary conditions for bistability: positive feedback and ultrasensitivity.\\n\\nRESULTS: Biological systems are based upon elementary mono- and bimolecular chemical reactions. In order to definitely clarify all necessary conditions for bistability we here present the corresponding minimal system. According to our definition, it contains the minimal number of (i) reactants, (ii) reactions, and (iii) terms in the corresponding ordinary differential equations (decreasing importance from i-iii). The minimal bistable system contains two reactants and four irreversible reactions (three bimolecular, one monomolecular).We discuss the roles of the reactions with respect to the necessary conditions for bistability: two reactions comprise the positive feedback loop, a third reaction filters out small stimuli thus enabling a stable 'off' state, and the fourth reaction prevents explosions. We argue that prevention of explosion is a third general necessary condition for bistability, which is so far lacking discussion in the literature.Moreover, in addition to proving that in two-component systems three steady states are necessary for bistability (five for tristability, etc.), we also present a simple general method to design such systems: one just needs one production and three different degradation mechanisms (one production, five degradations for tristability, etc.). This helps modelling multistable systems and it is important for corresponding synthetic biology projects.\\n\\nCONCLUSION: The presented minimal bistable system finally clarifies the often discussed question for the necessary conditions for bistability. The three necessary conditions are: positive feedback, a mechanism to filter out small stimuli and a mechanism to prevent explosions. This is important for modelling bistability with simple systems and for synthetically designing new bistable systems. Our simple model system is also well suited for corresponding teaching purposes.", "author" : [ { "dropping-particle" : "", "family" : "Wilhelm", "given" : "Thomas", "non-dropping-particle" : "", "parse-names" : false, "suffix" : "" } ], "container-title" : "BMC Systems Biology", "id" : "ITEM-3", "issued" : { "date-parts" : [ [ "2009" ] ] }, "page" : "90", "title" : "The smallest chemical reaction system with bistability", "type" : "article-journal", "volume" : "3" }, "uris" : [ "http://www.mendeley.com/documents/?uuid=5b0af069-7261-4a38-a116-9d21a8165730" ] } ], "mendeley" : { "formattedCitation" : "&lt;sup&gt;7\u20139&lt;/sup&gt;", "plainTextFormattedCitation" : "7\u20139", "previouslyFormattedCitation" : "&lt;sup&gt;7\u20139&lt;/sup&gt;" }, "properties" : { "noteIndex" : 0 }, "schema" : "https://github.com/citation-style-language/schema/raw/master/csl-citation.json" }</w:instrText>
      </w:r>
      <w:ins w:id="55" w:author="Edward Tekwa" w:date="2017-07-22T12:03:00Z">
        <w:r w:rsidR="00E74503">
          <w:fldChar w:fldCharType="separate"/>
        </w:r>
      </w:ins>
      <w:r w:rsidR="0090387C" w:rsidRPr="0090387C">
        <w:rPr>
          <w:noProof/>
          <w:vertAlign w:val="superscript"/>
        </w:rPr>
        <w:t>7–9</w:t>
      </w:r>
      <w:ins w:id="56" w:author="Edward Tekwa" w:date="2017-07-22T12:03:00Z">
        <w:r w:rsidR="00E74503">
          <w:fldChar w:fldCharType="end"/>
        </w:r>
        <w:r w:rsidR="00E74503">
          <w:t>, ecolog</w:t>
        </w:r>
        <w:r w:rsidR="002B5AC7">
          <w:t>ical systems</w:t>
        </w:r>
        <w:r w:rsidR="00E74503">
          <w:fldChar w:fldCharType="begin" w:fldLock="1"/>
        </w:r>
      </w:ins>
      <w:r w:rsidR="00D83DFA">
        <w:instrText>ADDIN CSL_CITATION { "citationItems" : [ { "id" : "ITEM-1", "itemData" : { "DOI" : "10.1038/nature06610", "ISBN" : "0028-0836", "ISSN" : "0028-0836", "PMID" : "18322533", "abstract" : "Complex dynamics are often shown by simple ecological models and have been clearly demonstrated in laboratory and natural systems. Yet many classes of theoretically possible dynamics are still poorly documented in nature. Here we study long-term time-series data of a midge, Tanytarsus gracilentus (Diptera: Chironomidae), in Lake Myvatn, Iceland. The midge undergoes density fluctuations of almost six orders of magnitude. Rather than regular cycles, however, these fluctuations have irregular periods of 4-7 years, indicating complex dynamics. We fit three consumer-resource models capable of qualitatively distinct dynamics to the data. Of these, the best-fitting model shows alternative dynamical states in the absence of environmental variability; depending on the initial midge densities, the model shows either fluctuations around a fixed point or high-amplitude cycles. This explains the observed complex population dynamics: high-amplitude but irregular fluctuations occur because stochastic variability causes the dynamics to switch between domains of attraction to the alternative states. In the model, the amplitude of fluctuations depends strongly on minute resource subsidies into the midge habitat. These resource subsidies may be sensitive to human-caused changes in the hydrology of the lake, with human impacts such as dredging leading to higher-amplitude fluctuations. Tanytarsus gracilentus is a key component of the Myvatn ecosystem, representing two-thirds of the secondary productivity of the lake and providing vital food resources to fish and to breeding bird populations. Therefore the high-amplitude, irregular fluctuations in midge densities generated by alternative dynamical states dominate much of the ecology of the lake.", "author" : [ { "dropping-particle" : "", "family" : "Ives", "given" : "Anthony R", "non-dropping-particle" : "", "parse-names" : false, "suffix" : "" }, { "dropping-particle" : "", "family" : "Einarsson", "given" : "Arni", "non-dropping-particle" : "", "parse-names" : false, "suffix" : "" }, { "dropping-particle" : "", "family" : "Jansen", "given" : "Vincent a a", "non-dropping-particle" : "", "parse-names" : false, "suffix" : "" }, { "dropping-particle" : "", "family" : "Gardarsson", "given" : "Arnthor", "non-dropping-particle" : "", "parse-names" : false, "suffix" : "" } ], "container-title" : "Nature", "id" : "ITEM-1", "issue" : "7183", "issued" : { "date-parts" : [ [ "2008" ] ] }, "page" : "84-87", "title" : "High-amplitude fluctuations and alternative dynamical states of midges in Lake Myvatn.", "type" : "article-journal", "volume" : "452" }, "uris" : [ "http://www.mendeley.com/documents/?uuid=ebb17273-193c-4d1c-b5c0-25a51ad560f4" ] }, { "id" : "ITEM-2", "itemData" : { "DOI" : "10.2307/3868190", "ISBN" : "1540-9295", "ISSN" : "15409309", "PMID" : "2688857807981055572", "abstract" : "Woodland caribou (Rangifer tarandus caribou) and moose (Alces alces) populations in the Alberta oil sands region of western Canada are influenced by wolf (Canis lupus) predation, habitat degradation and loss, and anthropogenic activities. Trained domestic dogs were used to locate scat from caribou, moose, and wolves during winter surges in petroleum development. Evidence obtained from collected scat was then used to estimate resource selection, measure physiological stress, and provide individual genetic identification for precise mark\u2013recapture abundance estimates of caribou, moose, and wolves. Strong impacts of human activity were indicated by changes in resource selection and in stress and nutrition hormone levels as human-use measures were added to base resource selection models (including ecological variables, provincial highways, and pre-existing linear features with no human activity) for caribou. Wolf predation and resource selection so heavily targeted deer (Odocoileus virginiana or O hemionus) that wolves appeared drawn away from prime caribou habitat. None of the three examined species showed a significant population change over 4 years. However, caribou population estimates were more than double those of previous approximations for this area. Our findings suggest that modifying landscape-level human-use patterns may be more effective at managing this ecosystem than intentional removal of wolves.", "author" : [ { "dropping-particle" : "", "family" : "Beisner", "given" : "B. E.", "non-dropping-particle" : "", "parse-names" : false, "suffix" : "" }, { "dropping-particle" : "", "family" : "Haydon", "given" : "D. T.", "non-dropping-particle" : "", "parse-names" : false, "suffix" : "" }, { "dropping-particle" : "", "family" : "Cuddington", "given" : "K.", "non-dropping-particle" : "", "parse-names" : false, "suffix" : "" } ], "container-title" : "Frontiers in Ecology and the Environment", "id" : "ITEM-2", "issue" : "7", "issued" : { "date-parts" : [ [ "2003" ] ] }, "page" : "376-382", "title" : "Alternative stable states in ecology", "type" : "article-journal", "volume" : "1" }, "uris" : [ "http://www.mendeley.com/documents/?uuid=88b0a006-7e18-454b-9c3a-1d535bc1963a" ] }, { "id" : "ITEM-3", "itemData" : { "DOI" : "10.1073/pnas.0904847106", "ISBN" : "1091-6490 (Electronic)\\n0027-8424 (Linking)", "ISSN" : "0027-8424", "PMID" : "19805153", "abstract" : "Small bowel transplants provide an exceptional opportunity for long-term study of the microbial ecology of the human small bowel. The ileostomy created at time of transplant for ongoing monitoring of the allograft provides access to samples of ileal effluent and mucosal biopsies. In this study, we used qPCR to assay the bacterial population of the small bowel lumen of 17 small bowel transplant patients over time. Surprisingly, the posttransplant microbial community was found to be dominated by Lactobacilli and Enterobacteria, both typically facultative anaerobes. This represents an inversion of the normal community that is dominated instead by the strictly anaerobic Bacteroides and Clostridia. We found this inverted community also in patients with ileostomies who did not receive a transplant, suggesting that the ileostomy itself is the primary ecological determinant shaping the microbiota. After surgical closure of the ileostomy, the community reverted to the normal structure. Therefore, we hypothesized that the ileostomy allows oxygen into the otherwise anaerobic distal ileum, thus driving the transition from one microbial community structure to another. Supporting this hypothesis, metabolomic profiling of both communities demonstrated an enrichment for metabolites associated with aerobic respiration in samples from patients with open ileostomies. Viewed from an ecological perspective, the two communities constitute alternative stable states of the human ileum. That the small bowel appears to function normally despite these dramatic shifts suggests that its ecological resilience is greater than previously realized.", "author" : [ { "dropping-particle" : "", "family" : "Hartman", "given" : "A. L.", "non-dropping-particle" : "", "parse-names" : false, "suffix" : "" }, { "dropping-particle" : "", "family" : "Lough", "given" : "D. M.", "non-dropping-particle" : "", "parse-names" : false, "suffix" : "" }, { "dropping-particle" : "", "family" : "Barupal", "given" : "D. K.", "non-dropping-particle" : "", "parse-names" : false, "suffix" : "" }, { "dropping-particle" : "", "family" : "Fiehn", "given" : "O.", "non-dropping-particle" : "", "parse-names" : false, "suffix" : "" }, { "dropping-particle" : "", "family" : "Fishbein", "given" : "T.", "non-dropping-particle" : "", "parse-names" : false, "suffix" : "" }, { "dropping-particle" : "", "family" : "Zasloff", "given" : "M.", "non-dropping-particle" : "", "parse-names" : false, "suffix" : "" }, { "dropping-particle" : "", "family" : "Eisen", "given" : "J. A.", "non-dropping-particle" : "", "parse-names" : false, "suffix" : "" } ], "container-title" : "Proceedings of the National Academy of Sciences", "id" : "ITEM-3", "issue" : "40", "issued" : { "date-parts" : [ [ "2009" ] ] }, "page" : "17187-17192", "title" : "Human gut microbiome adopts an alternative state following small bowel transplantation", "type" : "article-journal", "volume" : "106" }, "uris" : [ "http://www.mendeley.com/documents/?uuid=6e25d2b3-20ac-4edc-b5c1-9eaafd08d9e0" ] }, { "id" : "ITEM-4", "itemData" : { "DOI" : "10.1126/science.1210465", "ISBN" : "0036-8075", "ISSN" : "10959203", "PMID" : "21998389", "abstract" : "Theoretically, fire-tree cover feedbacks can maintain savanna and forest as alternative stable states. However, the global extent of fire-driven discontinuities in tree cover is unknown, especially accounting for seasonality and soils. We use tree cover, climate, fire, and soils data sets to show that tree cover is globally discontinuous. Climate influences tree cover globally but, at intermediate rainfall (1000 to 2500 millimeters) with mild seasonality (less than 7 months), tree cover is bimodal, and only fire differentiates between savanna and forest. These may be alternative states over large areas, including parts of Amazonia and the Congo. Changes in biome distributions, whether at the cost of savanna (due to fragmentation) or forest (due to climate), will be neither smooth nor easily reversible.", "author" : [ { "dropping-particle" : "", "family" : "Staver", "given" : "A Carla", "non-dropping-particle" : "", "parse-names" : false, "suffix" : "" }, { "dropping-particle" : "", "family" : "Archibald", "given" : "Sally", "non-dropping-particle" : "", "parse-names" : false, "suffix" : "" }, { "dropping-particle" : "", "family" : "Levin", "given" : "Simon", "non-dropping-particle" : "", "parse-names" : false, "suffix" : "" } ], "container-title" : "Science", "id" : "ITEM-4", "issue" : "6053", "issued" : { "date-parts" : [ [ "2011" ] ] }, "page" : "230-232", "title" : "The global extent and determinants of savanna and forest as alternative biome states", "type" : "article-journal", "volume" : "334" }, "uris" : [ "http://www.mendeley.com/documents/?uuid=6adc74e8-24a4-490b-a848-87c40d90b749" ] }, { "id" : "ITEM-5", "itemData" : { "DOI" : "10.1073/pnas.1219844110", "ISBN" : "0027-8424", "ISSN" : "1091-6490", "PMID" : "23236159", "abstract" : "Although the boreal region is warming twice as fast as the global average, the way in which the vast boreal forests and tundras may respond is poorly understood. Using satellite data, we reveal marked alternative modes in the frequency distributions of boreal tree cover. At the northern end and at the dry continental southern extremes, treeless tundra and steppe, respectively, are the only possible states. However, over a broad intermediate temperature range, these treeless states coexist with boreal forest (\u223c75% tree cover) and with two more open woodland states (\u223c20% and \u223c45% tree cover). Intermediate tree covers (e.g., \u223c10%, \u223c30%, and \u223c60% tree cover) between these distinct states are relatively rare, suggesting that they may represent unstable states where the system dwells only transiently. Mechanisms for such instabilities remain to be unraveled, but our results have important implications for the anticipated response of these ecosystems to climatic change. The data reveal that boreal forest shows no gradual decline in tree cover toward its limits. Instead, our analysis suggests that it becomes less resilient in the sense that it may more easily shift into a sparse woodland or treeless state. Similarly, the relative scarcity of the intermediate \u223c10% tree cover suggests that tundra may shift relatively abruptly to a more abundant tree cover. If our inferences are correct, climate change may invoke massive nonlinear shifts in boreal biomes.", "author" : [ { "dropping-particle" : "", "family" : "Scheffer", "given" : "Marten", "non-dropping-particle" : "", "parse-names" : false, "suffix" : "" }, { "dropping-particle" : "", "family" : "Hirota", "given" : "Marina", "non-dropping-particle" : "", "parse-names" : false, "suffix" : "" }, { "dropping-particle" : "", "family" : "Holmgren", "given" : "Milena", "non-dropping-particle" : "", "parse-names" : false, "suffix" : "" }, { "dropping-particle" : "", "family" : "Nes", "given" : "Egbert H", "non-dropping-particle" : "Van", "parse-names" : false, "suffix" : "" }, { "dropping-particle" : "", "family" : "Chapin", "given" : "F Stuart", "non-dropping-particle" : "", "parse-names" : false, "suffix" : "" } ], "container-title" : "Proceedings of the National Academy of Sciences of the United States of America", "id" : "ITEM-5", "issue" : "52", "issued" : { "date-parts" : [ [ "2012" ] ] }, "page" : "21384-9", "title" : "Thresholds for boreal biome transitions.", "type" : "article-journal", "volume" : "109" }, "uris" : [ "http://www.mendeley.com/documents/?uuid=149d1781-d3c7-4c2e-9404-33476e805097" ] }, { "id" : "ITEM-6", "itemData" : { "DOI" : "10.1098/rstb.2013.0269", "ISBN" : "0962-8436", "ISSN" : "0962-8436", "abstract" : "A pronounced, widespread and persistent regime shift among marine ecosystems is observable on temperate rocky reefs as a result of sea urchin overgrazing. Here, we empirically define regime-shift dynamics for this grazing system which transitions between productive macroalgal beds and impoverished urchin barrens. Catastrophic in nature, urchin overgrazing in a well-studied Australian system demonstrates a discontinuous regime shift, which is of particular management concern as recovery of desirable macroalgal beds requires reducing grazers to well below the initial threshold of overgrazing. Generality of this regime-shift dynamic is explored across 13 rocky reef systems (spanning 11 different regions from both hemispheres) by compiling available survey data (totalling 10 901 quadrats surveyed in situ) plus experimental regime-shift responses (observed during a total of 57 in situ manipulations). The emergent and globally coherent pattern shows urchin grazing to cause a discontinuous \u2018catastrophic\u2019 regime shift, with hysteresis effect of approximately one order of magnitude in urchin biomass between critical thresholds of overgrazing and recovery. Different life-history traits appear to create asymmetry in the pace of overgrazing versus recovery. Once shifted, strong feedback mechanisms provide resilience for each alternative state thus defining the catastrophic nature of this regime shift. Importantly, human-derived stressors can act to erode resilience of desirable macroalgal beds while strengthening resilience of urchin barrens, thus exacerbating the risk, spatial extent and irreversibility of an unwanted regime shift for marine ecosystems.", "author" : [ { "dropping-particle" : "", "family" : "Ling", "given" : "S.D.", "non-dropping-particle" : "", "parse-names" : false, "suffix" : "" }, { "dropping-particle" : "", "family" : "Scheibling", "given" : "R.E.", "non-dropping-particle" : "", "parse-names" : false, "suffix" : "" }, { "dropping-particle" : "", "family" : "Rassweiler", "given" : "A.", "non-dropping-particle" : "", "parse-names" : false, "suffix" : "" }, { "dropping-particle" : "", "family" : "Johnson", "given" : "C.R.", "non-dropping-particle" : "", "parse-names" : false, "suffix" : "" }, { "dropping-particle" : "", "family" : "Shears", "given" : "N.", "non-dropping-particle" : "", "parse-names" : false, "suffix" : "" }, { "dropping-particle" : "", "family" : "Connell", "given" : "S.D.", "non-dropping-particle" : "", "parse-names" : false, "suffix" : "" }, { "dropping-particle" : "", "family" : "Salomon", "given" : "A.K.", "non-dropping-particle" : "", "parse-names" : false, "suffix" : "" }, { "dropping-particle" : "", "family" : "Norderhaug", "given" : "K.M.", "non-dropping-particle" : "", "parse-names" : false, "suffix" : "" }, { "dropping-particle" : "", "family" : "Perez-Matus", "given" : "A.", "non-dropping-particle" : "", "parse-names" : false, "suffix" : "" }, { "dropping-particle" : "", "family" : "Hernandez", "given" : "J.C.", "non-dropping-particle" : "", "parse-names" : false, "suffix" : "" }, { "dropping-particle" : "", "family" : "Clemente", "given" : "S.", "non-dropping-particle" : "", "parse-names" : false, "suffix" : "" }, { "dropping-particle" : "", "family" : "Blamey", "given" : "L.K.", "non-dropping-particle" : "", "parse-names" : false, "suffix" : "" }, { "dropping-particle" : "", "family" : "Hereu", "given" : "B.", "non-dropping-particle" : "", "parse-names" : false, "suffix" : "" }, { "dropping-particle" : "", "family" : "Ballesteros", "given" : "E.", "non-dropping-particle" : "", "parse-names" : false, "suffix" : "" }, { "dropping-particle" : "", "family" : "Sala", "given" : "E.", "non-dropping-particle" : "", "parse-names" : false, "suffix" : "" }, { "dropping-particle" : "", "family" : "Garrabou", "given" : "J.", "non-dropping-particle" : "", "parse-names" : false, "suffix" : "" }, { "dropping-particle" : "", "family" : "Cebrian", "given" : "E.", "non-dropping-particle" : "", "parse-names" : false, "suffix" : "" }, { "dropping-particle" : "", "family" : "Zabala", "given" : "M.", "non-dropping-particle" : "", "parse-names" : false, "suffix" : "" }, { "dropping-particle" : "", "family" : "Fujita", "given" : "D.", "non-dropping-particle" : "", "parse-names" : false, "suffix" : "" }, { "dropping-particle" : "", "family" : "Johnson", "given" : "L.E.", "non-dropping-particle" : "", "parse-names" : false, "suffix" : "" } ], "container-title" : "Philosophical Transactions of the Royal Society B: Biological Sciences", "id" : "ITEM-6", "issued" : { "date-parts" : [ [ "2015" ] ] }, "page" : "20130269", "title" : "Global regime shift dynamics of catastrophic sea urchin overgrazing", "type" : "article-journal", "volume" : "370" }, "uris" : [ "http://www.mendeley.com/documents/?uuid=e02fd026-6eea-41e6-a649-ed067bd5cda5" ] } ], "mendeley" : { "formattedCitation" : "&lt;sup&gt;10\u201315&lt;/sup&gt;", "plainTextFormattedCitation" : "10\u201315", "previouslyFormattedCitation" : "&lt;sup&gt;10\u201315&lt;/sup&gt;" }, "properties" : { "noteIndex" : 0 }, "schema" : "https://github.com/citation-style-language/schema/raw/master/csl-citation.json" }</w:instrText>
      </w:r>
      <w:ins w:id="57" w:author="Edward Tekwa" w:date="2017-07-22T12:03:00Z">
        <w:r w:rsidR="00E74503">
          <w:fldChar w:fldCharType="separate"/>
        </w:r>
      </w:ins>
      <w:r w:rsidR="0090387C" w:rsidRPr="0090387C">
        <w:rPr>
          <w:noProof/>
          <w:vertAlign w:val="superscript"/>
        </w:rPr>
        <w:t>10–15</w:t>
      </w:r>
      <w:ins w:id="58" w:author="Edward Tekwa" w:date="2017-07-22T12:03:00Z">
        <w:r w:rsidR="00E74503">
          <w:fldChar w:fldCharType="end"/>
        </w:r>
        <w:r w:rsidR="002B5AC7">
          <w:t xml:space="preserve">, and </w:t>
        </w:r>
      </w:ins>
      <w:ins w:id="59" w:author="Edward Tekwa" w:date="2017-07-31T15:38:00Z">
        <w:r w:rsidR="002B5AC7">
          <w:t>economic</w:t>
        </w:r>
      </w:ins>
      <w:ins w:id="60" w:author="Edward Tekwa" w:date="2017-07-22T12:03:00Z">
        <w:r w:rsidR="002B5AC7">
          <w:t xml:space="preserve"> development</w:t>
        </w:r>
        <w:r w:rsidR="00E74503">
          <w:fldChar w:fldCharType="begin" w:fldLock="1"/>
        </w:r>
      </w:ins>
      <w:r w:rsidR="00D83DFA">
        <w:instrText>ADDIN CSL_CITATION { "citationItems" : [ { "id" : "ITEM-1", "itemData" : { "DOI" : "DOI:", "ISBN" : "1840640812", "ISSN" : "1840640812", "abstract" : "The concept of path dependence refers to a property of contingent, non-reversible dynamical processes, including a wide array of biological and social processes that can properly be described as \u2018evolutionary\u2019. To dispel existing confusions in the literature, and clarify the meaning and significance of path dependence for economists, the paper formulates definitions that relate the phenomenon to the property of non-ergodicity in stochastic processes; it examines the nature of the relationship between between path dependence and \u2018market failure\u2019, and discusses the meaning of \u2018lock-in\u2019. Unlike tests for the presence of non-ergodicity, assessments of the economic significance of path dependence are shown to involve difficult issues of counterfactual specification, and the welfare evaluation of alternative dynamic paths rather than terminal states. The policy implications of the existence of path dependence are shown to be more subtle and, as a rule, quite different from those which have been presumed by critics of the concept. A concluding section applies the notion of \u2018lock-in\u2019 reflexively to the evolution of economic analysis, suggesting that resistence to historical economics is a manifestation of \u2018sunk cost hysteresis\u2019 in the sphere of human cognitive development.", "author" : [ { "dropping-particle" : "", "family" : "David", "given" : "Paul a.", "non-dropping-particle" : "", "parse-names" : false, "suffix" : "" } ], "chapter-number" : "2", "container-title" : "Evolution and Path Dependence in Economic Ideas: Past and Present", "editor" : [ { "dropping-particle" : "", "family" : "Garrouste", "given" : "Pierre", "non-dropping-particle" : "", "parse-names" : false, "suffix" : "" }, { "dropping-particle" : "", "family" : "Ioannides", "given" : "Stavros", "non-dropping-particle" : "", "parse-names" : false, "suffix" : "" } ], "id" : "ITEM-1", "issued" : { "date-parts" : [ [ "2000" ] ] }, "page" : "15-36", "publisher" : "Edward Elgar", "publisher-place" : "Chelthenham, UK", "title" : "Path dependence, its critics and the quest for \u2018historical economics\u2019", "type" : "chapter" }, "uris" : [ "http://www.mendeley.com/documents/?uuid=66d80a62-e8f9-47da-9eb5-d300bde04523" ] }, { "id" : "ITEM-2", "itemData" : { "author" : [ { "dropping-particle" : "", "family" : "North", "given" : "Douglass C.", "non-dropping-particle" : "", "parse-names" : false, "suffix" : "" } ], "id" : "ITEM-2", "issued" : { "date-parts" : [ [ "1990" ] ] }, "publisher" : "Cambridge University Press", "publisher-place" : "Cambridge, UK", "title" : "Institutions, institutional change and economic performance", "type" : "book" }, "uris" : [ "http://www.mendeley.com/documents/?uuid=d00b8795-3589-4f49-9172-ac18d0e2df3f" ] }, { "id" : "ITEM-3", "itemData" : { "author" : [ { "dropping-particle" : "", "family" : "Pierson", "given" : "Paul", "non-dropping-particle" : "", "parse-names" : false, "suffix" : "" } ], "container-title" : "The American Political Science Review", "id" : "ITEM-3", "issue" : "2", "issued" : { "date-parts" : [ [ "2000" ] ] }, "page" : "251-267", "title" : "Increasing returns, path dependence, and the study of politics", "type" : "article-journal", "volume" : "94" }, "uris" : [ "http://www.mendeley.com/documents/?uuid=b1e09d32-0685-4f69-b2c2-3c3df06827dd" ] } ], "mendeley" : { "formattedCitation" : "&lt;sup&gt;16\u201318&lt;/sup&gt;", "plainTextFormattedCitation" : "16\u201318", "previouslyFormattedCitation" : "&lt;sup&gt;16\u201318&lt;/sup&gt;" }, "properties" : { "noteIndex" : 0 }, "schema" : "https://github.com/citation-style-language/schema/raw/master/csl-citation.json" }</w:instrText>
      </w:r>
      <w:ins w:id="61" w:author="Edward Tekwa" w:date="2017-07-22T12:03:00Z">
        <w:r w:rsidR="00E74503">
          <w:fldChar w:fldCharType="separate"/>
        </w:r>
      </w:ins>
      <w:r w:rsidR="0090387C" w:rsidRPr="0090387C">
        <w:rPr>
          <w:noProof/>
          <w:vertAlign w:val="superscript"/>
        </w:rPr>
        <w:t>16–18</w:t>
      </w:r>
      <w:ins w:id="62" w:author="Edward Tekwa" w:date="2017-07-22T12:03:00Z">
        <w:r w:rsidR="00E74503">
          <w:fldChar w:fldCharType="end"/>
        </w:r>
      </w:ins>
      <w:ins w:id="63" w:author="Edward Tekwa" w:date="2017-07-22T16:14:00Z">
        <w:r w:rsidR="00D94BE6">
          <w:t>.</w:t>
        </w:r>
      </w:ins>
      <w:ins w:id="64" w:author="Edward Tekwa" w:date="2017-07-22T11:52:00Z">
        <w:r w:rsidR="00D01E1B">
          <w:t xml:space="preserve"> </w:t>
        </w:r>
      </w:ins>
      <w:ins w:id="65" w:author="Edward Tekwa" w:date="2017-07-31T16:25:00Z">
        <w:r w:rsidR="003536A9">
          <w:t xml:space="preserve"> However, n</w:t>
        </w:r>
      </w:ins>
      <w:ins w:id="66" w:author="Edward Tekwa" w:date="2017-07-22T11:52:00Z">
        <w:r w:rsidR="001B4006">
          <w:t xml:space="preserve">o </w:t>
        </w:r>
      </w:ins>
      <w:ins w:id="67" w:author="Edward Tekwa" w:date="2017-08-01T14:48:00Z">
        <w:r w:rsidR="00184076">
          <w:t>quantitative</w:t>
        </w:r>
      </w:ins>
      <w:ins w:id="68" w:author="Edward Tekwa" w:date="2017-07-22T11:52:00Z">
        <w:r w:rsidR="001B4006">
          <w:t xml:space="preserve"> model</w:t>
        </w:r>
      </w:ins>
      <w:ins w:id="69" w:author="Edward Tekwa" w:date="2017-07-31T15:42:00Z">
        <w:r w:rsidR="00877AA4">
          <w:t xml:space="preserve"> of path dependence</w:t>
        </w:r>
      </w:ins>
      <w:ins w:id="70" w:author="Edward Tekwa" w:date="2017-07-22T11:52:00Z">
        <w:r w:rsidR="001B4006">
          <w:t xml:space="preserve"> </w:t>
        </w:r>
      </w:ins>
      <w:ins w:id="71" w:author="Edward Tekwa" w:date="2017-07-22T12:29:00Z">
        <w:r w:rsidR="00BE12AB">
          <w:t xml:space="preserve">has </w:t>
        </w:r>
      </w:ins>
      <w:ins w:id="72" w:author="Edward Tekwa" w:date="2017-07-22T11:52:00Z">
        <w:r w:rsidR="001B4006">
          <w:t xml:space="preserve">been tested </w:t>
        </w:r>
      </w:ins>
      <w:ins w:id="73" w:author="Edward Tekwa" w:date="2017-07-22T16:26:00Z">
        <w:r w:rsidR="00B66FCB">
          <w:t xml:space="preserve">across </w:t>
        </w:r>
      </w:ins>
      <w:ins w:id="74" w:author="Malin Pinsky" w:date="2017-08-01T11:05:00Z">
        <w:r w:rsidR="00DD5213">
          <w:t xml:space="preserve">natural </w:t>
        </w:r>
      </w:ins>
      <w:ins w:id="75" w:author="Edward Tekwa" w:date="2017-07-22T16:26:00Z">
        <w:r w:rsidR="00B66FCB">
          <w:t>systems</w:t>
        </w:r>
      </w:ins>
      <w:ins w:id="76" w:author="Malin Pinsky" w:date="2017-08-01T11:06:00Z">
        <w:r w:rsidR="00DD5213">
          <w:t xml:space="preserve"> outside the lab</w:t>
        </w:r>
      </w:ins>
      <w:ins w:id="77" w:author="Edward Tekwa" w:date="2017-07-22T11:52:00Z">
        <w:r w:rsidR="001B4006">
          <w:t>.</w:t>
        </w:r>
      </w:ins>
      <w:ins w:id="78" w:author="Edward Tekwa" w:date="2017-07-22T12:54:00Z">
        <w:r w:rsidR="00EA01F3">
          <w:t xml:space="preserve">  Marine fishery management is a promising</w:t>
        </w:r>
      </w:ins>
      <w:ins w:id="79" w:author="Edward Tekwa" w:date="2017-08-03T16:35:00Z">
        <w:r w:rsidR="00B13615">
          <w:t xml:space="preserve"> and </w:t>
        </w:r>
      </w:ins>
      <w:ins w:id="80" w:author="Edward Tekwa" w:date="2017-08-03T16:41:00Z">
        <w:r w:rsidR="004D70DE">
          <w:t>important</w:t>
        </w:r>
      </w:ins>
      <w:ins w:id="81" w:author="Edward Tekwa" w:date="2017-07-22T12:54:00Z">
        <w:r w:rsidR="00345440">
          <w:t xml:space="preserve"> </w:t>
        </w:r>
      </w:ins>
      <w:ins w:id="82" w:author="Edward Tekwa" w:date="2017-07-31T16:13:00Z">
        <w:r w:rsidR="00AF5348">
          <w:t>test case</w:t>
        </w:r>
      </w:ins>
      <w:ins w:id="83" w:author="Edward Tekwa" w:date="2017-07-22T12:54:00Z">
        <w:r w:rsidR="00345440">
          <w:t xml:space="preserve"> for path dependence </w:t>
        </w:r>
      </w:ins>
      <w:ins w:id="84" w:author="Edward Tekwa" w:date="2017-07-22T12:55:00Z">
        <w:r w:rsidR="00345440">
          <w:t>because</w:t>
        </w:r>
      </w:ins>
      <w:ins w:id="85" w:author="Edward Tekwa" w:date="2017-07-22T12:54:00Z">
        <w:r w:rsidR="00345440">
          <w:t xml:space="preserve"> </w:t>
        </w:r>
      </w:ins>
      <w:ins w:id="86" w:author="Edward Tekwa" w:date="2017-07-31T15:48:00Z">
        <w:r w:rsidR="000F22CE">
          <w:t xml:space="preserve">there are rich global datasets </w:t>
        </w:r>
        <w:r w:rsidR="0032709B">
          <w:t xml:space="preserve">with standardized </w:t>
        </w:r>
      </w:ins>
      <w:ins w:id="87" w:author="Edward Tekwa" w:date="2017-08-04T09:44:00Z">
        <w:r w:rsidR="004F12BB">
          <w:t xml:space="preserve">metrics for </w:t>
        </w:r>
      </w:ins>
      <w:ins w:id="88" w:author="Edward Tekwa" w:date="2017-07-31T15:47:00Z">
        <w:r w:rsidR="000F22CE">
          <w:t>ecological</w:t>
        </w:r>
      </w:ins>
      <w:ins w:id="89" w:author="Edward Tekwa" w:date="2017-07-31T16:24:00Z">
        <w:r w:rsidR="003536A9">
          <w:fldChar w:fldCharType="begin" w:fldLock="1"/>
        </w:r>
      </w:ins>
      <w:r w:rsidR="003536A9">
        <w:instrText>ADDIN CSL_CITATION { "citationItems" : [ { "id" : "ITEM-1", "itemData" : { "DOI" : "10.1111/j.1467-2979.2011.00435.x", "ISBN" : "1467-2960", "ISSN" : "14672960", "PMID" : "310273500002", "abstract" : "Meta-analyses of stock assessments can provide novel insight into marine population dynamics and the status of fished species, but the worlds main stock assessment database (the Myers Stock-Recruitment Database) is now outdated. To facilitate new analyses, we developed a new database, the RAM Legacy Stock Assessment Database, for commercially exploited marine fishes and invertebrates. Time series of total biomass, spawner biomass, recruits, fishing mortality and catch/landings form the core of the database. Assessments were assembled from 21 national and international management agencies for a total of 331 stocks (295 fish stocks representing 46 families and 36 invertebrate stocks representing 12 families), including nine of the worlds 10 largest fisheries. Stock assessments were available from 27 large marine ecosystems, the Caspian Sea and four High Seas regions, and include the Atlantic, Pacific, Indian, Arctic and Antarctic Oceans. Most assessments came from the USA, Europe, Canada, New Zealand and Australia. Assessed marine stocks represent a small proportion of harvested fish taxa (16%), and an even smaller proportion of marine fish biodiversity (1%), but provide high-quality data for intensively studied stocks. The database provides new insight into the status of exploited populations: 58% of stocks with reference points (n = 214) were estimated to be below the biomass resulting in maximum sustainable yield (BMSY) and 30% had exploitation levels above the exploitation rate resulting in maximum sustainable yield (UMSY). We anticipate that the database will facilitate new research in population dynamics and fishery management, and we encourage further data contributions from stock assessment scientists.", "author" : [ { "dropping-particle" : "", "family" : "Ricard", "given" : "Daniel", "non-dropping-particle" : "", "parse-names" : false, "suffix" : "" }, { "dropping-particle" : "", "family" : "Minto", "given" : "C\u00f3il\u00edn", "non-dropping-particle" : "", "parse-names" : false, "suffix" : "" }, { "dropping-particle" : "", "family" : "Jensen", "given" : "Olaf P.", "non-dropping-particle" : "", "parse-names" : false, "suffix" : "" }, { "dropping-particle" : "", "family" : "Baum", "given" : "Julia K.", "non-dropping-particle" : "", "parse-names" : false, "suffix" : "" } ], "container-title" : "Fish and Fisheries", "id" : "ITEM-1", "issue" : "4", "issued" : { "date-parts" : [ [ "2012" ] ] }, "page" : "380-398", "title" : "Examining the knowledge base and status of commercially exploited marine species with the RAM Legacy Stock Assessment Database", "type" : "article-journal", "volume" : "13" }, "uris" : [ "http://www.mendeley.com/documents/?uuid=43256160-bfc2-4525-bd69-04d2c10324b2" ] } ], "mendeley" : { "formattedCitation" : "&lt;sup&gt;19&lt;/sup&gt;", "plainTextFormattedCitation" : "19", "previouslyFormattedCitation" : "&lt;sup&gt;19&lt;/sup&gt;" }, "properties" : { "noteIndex" : 0 }, "schema" : "https://github.com/citation-style-language/schema/raw/master/csl-citation.json" }</w:instrText>
      </w:r>
      <w:r w:rsidR="003536A9">
        <w:fldChar w:fldCharType="separate"/>
      </w:r>
      <w:r w:rsidR="003536A9" w:rsidRPr="003536A9">
        <w:rPr>
          <w:noProof/>
          <w:vertAlign w:val="superscript"/>
        </w:rPr>
        <w:t>19</w:t>
      </w:r>
      <w:ins w:id="90" w:author="Edward Tekwa" w:date="2017-07-31T16:24:00Z">
        <w:r w:rsidR="003536A9">
          <w:fldChar w:fldCharType="end"/>
        </w:r>
      </w:ins>
      <w:ins w:id="91" w:author="Edward Tekwa" w:date="2017-07-31T15:47:00Z">
        <w:r w:rsidR="000F22CE">
          <w:t xml:space="preserve"> and economic</w:t>
        </w:r>
      </w:ins>
      <w:ins w:id="92" w:author="Edward Tekwa" w:date="2017-07-31T16:24:00Z">
        <w:r w:rsidR="003536A9">
          <w:fldChar w:fldCharType="begin" w:fldLock="1"/>
        </w:r>
      </w:ins>
      <w:r w:rsidR="00BF4D94">
        <w:instrText>ADDIN CSL_CITATION { "citationItems" : [ { "id" : "ITEM-1", "itemData" : { "DOI" : "10.1371/journal.pone.0040542", "ISBN" : "1932-6203", "ISSN" : "19326203", "PMID" : "22808187", "abstract" : "Global marine fisheries are currently underperforming, largely due to overfishing. An analysis of global databases finds that resource rent net of subsidies from rebuilt world fisheries could increase from the current negative US$13 billion to positive US$54 billion per year, resulting in a net gain of US$600 to US$1,400 billion in present value over fifty years after rebuilding. To realize this gain, governments need to implement a rebuilding program at a cost of about US$203 (US$130\u2013US$292) billion in present value. We estimate that it would take just 12 years after rebuilding begins for the benefits to surpass the cost. Even without accounting for the potential boost to recreational fisheries, and ignoring ancillary and non-market values that would likely increase, the potential benefits of rebuilding global fisheries far outweigh the costs.", "author" : [ { "dropping-particle" : "", "family" : "Sumaila", "given" : "Ussif Rashid", "non-dropping-particle" : "", "parse-names" : false, "suffix" : "" }, { "dropping-particle" : "", "family" : "Cheung", "given" : "William", "non-dropping-particle" : "", "parse-names" : false, "suffix" : "" }, { "dropping-particle" : "", "family" : "Dyck", "given" : "Andrew", "non-dropping-particle" : "", "parse-names" : false, "suffix" : "" }, { "dropping-particle" : "", "family" : "Gueye", "given" : "Kamal", "non-dropping-particle" : "", "parse-names" : false, "suffix" : "" }, { "dropping-particle" : "", "family" : "Huang", "given" : "Ling", "non-dropping-particle" : "", "parse-names" : false, "suffix" : "" }, { "dropping-particle" : "", "family" : "Lam", "given" : "Vicky", "non-dropping-particle" : "", "parse-names" : false, "suffix" : "" }, { "dropping-particle" : "", "family" : "Pauly", "given" : "Daniel", "non-dropping-particle" : "", "parse-names" : false, "suffix" : "" }, { "dropping-particle" : "", "family" : "Srinivasan", "given" : "Thara", "non-dropping-particle" : "", "parse-names" : false, "suffix" : "" }, { "dropping-particle" : "", "family" : "Swartz", "given" : "Wilf", "non-dropping-particle" : "", "parse-names" : false, "suffix" : "" }, { "dropping-particle" : "", "family" : "Watson", "given" : "Reginald", "non-dropping-particle" : "", "parse-names" : false, "suffix" : "" }, { "dropping-particle" : "", "family" : "Zeller", "given" : "Dirk", "non-dropping-particle" : "", "parse-names" : false, "suffix" : "" } ], "container-title" : "PLoS ONE", "id" : "ITEM-1", "issue" : "7", "issued" : { "date-parts" : [ [ "2012" ] ] }, "title" : "Benefits of rebuilding global marine fisheries outweigh costs", "type" : "article-journal", "volume" : "7" }, "uris" : [ "http://www.mendeley.com/documents/?uuid=5fb909a4-8827-4a53-88a3-0d9935826eff" ] } ], "mendeley" : { "formattedCitation" : "&lt;sup&gt;20&lt;/sup&gt;", "plainTextFormattedCitation" : "20", "previouslyFormattedCitation" : "&lt;sup&gt;20&lt;/sup&gt;" }, "properties" : { "noteIndex" : 0 }, "schema" : "https://github.com/citation-style-language/schema/raw/master/csl-citation.json" }</w:instrText>
      </w:r>
      <w:r w:rsidR="003536A9">
        <w:fldChar w:fldCharType="separate"/>
      </w:r>
      <w:r w:rsidR="003536A9" w:rsidRPr="003536A9">
        <w:rPr>
          <w:noProof/>
          <w:vertAlign w:val="superscript"/>
        </w:rPr>
        <w:t>20</w:t>
      </w:r>
      <w:ins w:id="93" w:author="Edward Tekwa" w:date="2017-07-31T16:24:00Z">
        <w:r w:rsidR="003536A9">
          <w:fldChar w:fldCharType="end"/>
        </w:r>
      </w:ins>
      <w:ins w:id="94" w:author="Edward Tekwa" w:date="2017-07-31T15:47:00Z">
        <w:r w:rsidR="000F22CE">
          <w:t xml:space="preserve"> </w:t>
        </w:r>
      </w:ins>
      <w:ins w:id="95" w:author="Edward Tekwa" w:date="2017-08-04T09:44:00Z">
        <w:r w:rsidR="004F12BB">
          <w:t>factors</w:t>
        </w:r>
      </w:ins>
      <w:del w:id="96" w:author="Edward Tekwa" w:date="2017-08-03T16:35:00Z">
        <w:r w:rsidR="00DD5213" w:rsidDel="00B13615">
          <w:rPr>
            <w:rStyle w:val="CommentReference"/>
          </w:rPr>
          <w:commentReference w:id="97"/>
        </w:r>
      </w:del>
      <w:ins w:id="98" w:author="Edward Tekwa" w:date="2017-07-31T16:16:00Z">
        <w:r w:rsidR="003268D6">
          <w:t>.</w:t>
        </w:r>
      </w:ins>
      <w:ins w:id="99" w:author="Edward Tekwa" w:date="2017-07-31T16:15:00Z">
        <w:r w:rsidR="003268D6">
          <w:t xml:space="preserve"> </w:t>
        </w:r>
      </w:ins>
      <w:ins w:id="100" w:author="Edward Tekwa" w:date="2017-07-31T16:16:00Z">
        <w:r w:rsidR="003268D6">
          <w:t xml:space="preserve"> </w:t>
        </w:r>
      </w:ins>
      <w:ins w:id="101" w:author="Malin Pinsky" w:date="2017-08-01T11:08:00Z">
        <w:r w:rsidR="00115BFC">
          <w:t xml:space="preserve">Here we show that a </w:t>
        </w:r>
        <w:commentRangeStart w:id="102"/>
        <w:commentRangeStart w:id="103"/>
        <w:r w:rsidR="00115BFC">
          <w:t>one</w:t>
        </w:r>
      </w:ins>
      <w:commentRangeEnd w:id="102"/>
      <w:ins w:id="104" w:author="Malin Pinsky" w:date="2017-08-01T11:09:00Z">
        <w:r w:rsidR="00115BFC">
          <w:rPr>
            <w:rStyle w:val="CommentReference"/>
          </w:rPr>
          <w:commentReference w:id="102"/>
        </w:r>
      </w:ins>
      <w:commentRangeEnd w:id="103"/>
      <w:r w:rsidR="001E19BF">
        <w:rPr>
          <w:rStyle w:val="CommentReference"/>
        </w:rPr>
        <w:commentReference w:id="103"/>
      </w:r>
      <w:ins w:id="105" w:author="Malin Pinsky" w:date="2017-08-01T11:08:00Z">
        <w:r w:rsidR="00115BFC">
          <w:t>-parameter model</w:t>
        </w:r>
      </w:ins>
      <w:ins w:id="106" w:author="Edward Tekwa" w:date="2017-08-03T16:36:00Z">
        <w:r w:rsidR="001D3817">
          <w:t>,</w:t>
        </w:r>
      </w:ins>
      <w:ins w:id="107" w:author="Malin Pinsky" w:date="2017-08-01T11:08:00Z">
        <w:r w:rsidR="00115BFC">
          <w:t xml:space="preserve"> incorporating </w:t>
        </w:r>
      </w:ins>
      <w:ins w:id="108" w:author="Edward Tekwa" w:date="2017-07-22T12:41:00Z">
        <w:r w:rsidR="00840DE4">
          <w:t xml:space="preserve">the </w:t>
        </w:r>
      </w:ins>
      <w:ins w:id="109" w:author="Malin Pinsky" w:date="2017-08-01T11:08:00Z">
        <w:r w:rsidR="00115BFC">
          <w:t>principles</w:t>
        </w:r>
      </w:ins>
      <w:ins w:id="110" w:author="Edward Tekwa" w:date="2017-07-22T12:41:00Z">
        <w:r w:rsidR="00840DE4">
          <w:t xml:space="preserve"> </w:t>
        </w:r>
        <w:r w:rsidR="00CD2C45">
          <w:t>of gradual institutional change and</w:t>
        </w:r>
        <w:r w:rsidR="00840DE4">
          <w:t xml:space="preserve"> </w:t>
        </w:r>
      </w:ins>
      <w:ins w:id="111" w:author="Edward Tekwa" w:date="2017-07-22T12:53:00Z">
        <w:r w:rsidR="00345440">
          <w:t>exclusive resource access</w:t>
        </w:r>
      </w:ins>
      <w:ins w:id="112" w:author="Edward Tekwa" w:date="2017-08-03T16:36:00Z">
        <w:r w:rsidR="001D3817">
          <w:t>,</w:t>
        </w:r>
      </w:ins>
      <w:ins w:id="113" w:author="Malin Pinsky" w:date="2017-08-01T11:09:00Z">
        <w:r w:rsidR="00115BFC">
          <w:t xml:space="preserve"> can explain </w:t>
        </w:r>
      </w:ins>
      <w:ins w:id="114" w:author="Malin Pinsky" w:date="2017-08-01T11:10:00Z">
        <w:r w:rsidR="001247F8">
          <w:t xml:space="preserve">a substantial fraction </w:t>
        </w:r>
      </w:ins>
      <w:ins w:id="115" w:author="Malin Pinsky" w:date="2017-08-01T11:09:00Z">
        <w:r w:rsidR="00115BFC">
          <w:t xml:space="preserve">of global fishing patterns. </w:t>
        </w:r>
      </w:ins>
      <w:ins w:id="116" w:author="Malin Pinsky" w:date="2017-08-01T11:10:00Z">
        <w:r w:rsidR="001247F8">
          <w:t>Our theory</w:t>
        </w:r>
      </w:ins>
      <w:r w:rsidR="00345440">
        <w:t xml:space="preserve"> predicts</w:t>
      </w:r>
      <w:r w:rsidR="005D78F5">
        <w:t xml:space="preserve"> </w:t>
      </w:r>
      <w:r w:rsidR="00DF3090">
        <w:t>that when</w:t>
      </w:r>
      <w:r w:rsidR="005D78F5">
        <w:t xml:space="preserve"> fish </w:t>
      </w:r>
      <w:ins w:id="117" w:author="Malin Pinsky" w:date="2017-08-01T11:10:00Z">
        <w:r w:rsidR="001247F8">
          <w:t>are</w:t>
        </w:r>
      </w:ins>
      <w:ins w:id="118" w:author="Edward Tekwa" w:date="2017-07-22T12:56:00Z">
        <w:r w:rsidR="005D78F5">
          <w:t xml:space="preserve"> ecologically desirable but </w:t>
        </w:r>
      </w:ins>
      <w:ins w:id="119" w:author="Edward Tekwa" w:date="2017-07-22T12:57:00Z">
        <w:r w:rsidR="00BE5318">
          <w:t>relatively costly</w:t>
        </w:r>
      </w:ins>
      <w:ins w:id="120" w:author="Edward Tekwa" w:date="2017-08-04T09:45:00Z">
        <w:r w:rsidR="00F9568D">
          <w:t xml:space="preserve"> to harvest</w:t>
        </w:r>
      </w:ins>
      <w:ins w:id="121" w:author="Edward Tekwa" w:date="2017-07-22T13:01:00Z">
        <w:r w:rsidR="00DF3090">
          <w:t xml:space="preserve">, </w:t>
        </w:r>
      </w:ins>
      <w:ins w:id="122" w:author="Malin Pinsky" w:date="2017-08-01T11:10:00Z">
        <w:r w:rsidR="001247F8">
          <w:t xml:space="preserve">fisheries should exhibit strong path dependence, </w:t>
        </w:r>
      </w:ins>
      <w:ins w:id="123" w:author="Edward Tekwa" w:date="2017-07-22T13:01:00Z">
        <w:r w:rsidR="00DF3090">
          <w:t>harvest</w:t>
        </w:r>
      </w:ins>
      <w:ins w:id="124" w:author="Malin Pinsky" w:date="2017-08-01T11:10:00Z">
        <w:r w:rsidR="001247F8">
          <w:t>ing</w:t>
        </w:r>
      </w:ins>
      <w:ins w:id="125" w:author="Edward Tekwa" w:date="2017-07-22T13:02:00Z">
        <w:r w:rsidR="003C214A">
          <w:t xml:space="preserve"> at </w:t>
        </w:r>
      </w:ins>
      <w:ins w:id="126" w:author="Malin Pinsky" w:date="2017-08-01T11:11:00Z">
        <w:r w:rsidR="001247F8">
          <w:t>either</w:t>
        </w:r>
      </w:ins>
      <w:ins w:id="127" w:author="Edward Tekwa" w:date="2017-07-22T13:02:00Z">
        <w:r w:rsidR="003C214A">
          <w:t xml:space="preserve"> low </w:t>
        </w:r>
      </w:ins>
      <w:ins w:id="128" w:author="Malin Pinsky" w:date="2017-08-01T11:11:00Z">
        <w:r w:rsidR="001247F8">
          <w:t>or high rates in a history-dependent manner</w:t>
        </w:r>
      </w:ins>
      <w:ins w:id="129" w:author="Edward Tekwa" w:date="2017-07-22T12:50:00Z">
        <w:r w:rsidR="00345440">
          <w:t>.</w:t>
        </w:r>
      </w:ins>
      <w:ins w:id="130" w:author="Edward Tekwa" w:date="2017-07-22T12:58:00Z">
        <w:r w:rsidR="001D51DB">
          <w:t xml:space="preserve">  </w:t>
        </w:r>
      </w:ins>
      <w:ins w:id="131" w:author="Malin Pinsky" w:date="2017-08-01T11:11:00Z">
        <w:r w:rsidR="001247F8">
          <w:t>We show that t</w:t>
        </w:r>
      </w:ins>
      <w:ins w:id="132" w:author="Edward Tekwa" w:date="2017-07-22T12:58:00Z">
        <w:r w:rsidR="001D51DB">
          <w:t>he p</w:t>
        </w:r>
      </w:ins>
      <w:ins w:id="133" w:author="Edward Tekwa" w:date="2017-07-22T12:59:00Z">
        <w:r w:rsidR="001D51DB">
          <w:t xml:space="preserve">redicted non-linear </w:t>
        </w:r>
      </w:ins>
      <w:ins w:id="134" w:author="Edward Tekwa" w:date="2017-07-31T16:21:00Z">
        <w:r w:rsidR="00CD2C45">
          <w:t>path dependence</w:t>
        </w:r>
      </w:ins>
      <w:ins w:id="135" w:author="Edward Tekwa" w:date="2017-07-22T12:59:00Z">
        <w:r w:rsidR="001D51DB">
          <w:t xml:space="preserve"> </w:t>
        </w:r>
      </w:ins>
      <w:ins w:id="136" w:author="Edward Tekwa" w:date="2017-07-22T13:13:00Z">
        <w:r w:rsidR="008B3FD6">
          <w:t>explain</w:t>
        </w:r>
      </w:ins>
      <w:ins w:id="137" w:author="Edward Tekwa" w:date="2017-07-31T16:21:00Z">
        <w:r w:rsidR="002E1F51">
          <w:t>s</w:t>
        </w:r>
      </w:ins>
      <w:ins w:id="138" w:author="Edward Tekwa" w:date="2017-07-22T13:13:00Z">
        <w:r w:rsidR="008B3FD6">
          <w:t xml:space="preserve"> a</w:t>
        </w:r>
      </w:ins>
      <w:ins w:id="139" w:author="Edward Tekwa" w:date="2017-07-31T16:21:00Z">
        <w:r w:rsidR="002E1F51">
          <w:t xml:space="preserve"> large and</w:t>
        </w:r>
      </w:ins>
      <w:ins w:id="140" w:author="Edward Tekwa" w:date="2017-07-22T13:13:00Z">
        <w:r w:rsidR="008B3FD6">
          <w:t xml:space="preserve"> </w:t>
        </w:r>
      </w:ins>
      <w:ins w:id="141" w:author="Malin Pinsky" w:date="2017-08-01T11:12:00Z">
        <w:r w:rsidR="001247F8">
          <w:t xml:space="preserve">statistically </w:t>
        </w:r>
      </w:ins>
      <w:ins w:id="142" w:author="Edward Tekwa" w:date="2017-07-22T13:13:00Z">
        <w:r w:rsidR="008B3FD6">
          <w:t>signific</w:t>
        </w:r>
        <w:r w:rsidR="0016017D">
          <w:t xml:space="preserve">ant portion of the variations </w:t>
        </w:r>
      </w:ins>
      <w:ins w:id="143" w:author="Malin Pinsky" w:date="2017-08-01T11:12:00Z">
        <w:r w:rsidR="001247F8">
          <w:t>in</w:t>
        </w:r>
        <w:del w:id="144" w:author="Edward Tekwa" w:date="2017-08-04T09:49:00Z">
          <w:r w:rsidR="001247F8" w:rsidDel="00ED67A1">
            <w:delText xml:space="preserve"> fishing</w:delText>
          </w:r>
        </w:del>
      </w:ins>
      <w:ins w:id="145" w:author="Edward Tekwa" w:date="2017-08-04T09:49:00Z">
        <w:r w:rsidR="00ED67A1">
          <w:t xml:space="preserve"> harvest</w:t>
        </w:r>
      </w:ins>
      <w:ins w:id="146" w:author="Malin Pinsky" w:date="2017-08-01T11:12:00Z">
        <w:r w:rsidR="001247F8">
          <w:t xml:space="preserve"> rates </w:t>
        </w:r>
      </w:ins>
      <w:ins w:id="147" w:author="Edward Tekwa" w:date="2017-07-22T13:13:00Z">
        <w:r w:rsidR="0016017D">
          <w:t>among</w:t>
        </w:r>
      </w:ins>
      <w:ins w:id="148" w:author="Edward Tekwa" w:date="2017-07-22T13:00:00Z">
        <w:r w:rsidR="00EE5690">
          <w:t xml:space="preserve"> </w:t>
        </w:r>
      </w:ins>
      <w:ins w:id="149" w:author="Edward Tekwa" w:date="2017-07-22T12:58:00Z">
        <w:r w:rsidR="001D51DB">
          <w:t xml:space="preserve">217 fisheries </w:t>
        </w:r>
      </w:ins>
      <w:ins w:id="150" w:author="Edward Tekwa" w:date="2017-07-22T13:14:00Z">
        <w:r w:rsidR="0016017D">
          <w:t xml:space="preserve">world-wide </w:t>
        </w:r>
      </w:ins>
      <w:ins w:id="151" w:author="Edward Tekwa" w:date="2017-07-22T13:03:00Z">
        <w:r w:rsidR="00EE5690">
          <w:rPr>
            <w:rFonts w:eastAsia="Times New Roman" w:cs="Times New Roman"/>
          </w:rPr>
          <w:t>(R</w:t>
        </w:r>
        <w:r w:rsidR="00EE5690">
          <w:rPr>
            <w:rFonts w:eastAsia="Times New Roman" w:cs="Times New Roman"/>
            <w:vertAlign w:val="superscript"/>
          </w:rPr>
          <w:t>2</w:t>
        </w:r>
        <w:r w:rsidR="00EE5690">
          <w:rPr>
            <w:rFonts w:eastAsia="Times New Roman" w:cs="Times New Roman"/>
          </w:rPr>
          <w:t>=0.311, p=3.0e-5).</w:t>
        </w:r>
      </w:ins>
      <w:ins w:id="152" w:author="Edward Tekwa" w:date="2017-07-22T12:50:00Z">
        <w:r w:rsidR="002E1F51">
          <w:t xml:space="preserve">  The</w:t>
        </w:r>
        <w:r w:rsidR="00561BF0">
          <w:t xml:space="preserve"> result</w:t>
        </w:r>
        <w:r w:rsidR="00345440">
          <w:t xml:space="preserve"> </w:t>
        </w:r>
      </w:ins>
      <w:ins w:id="153" w:author="Edward Tekwa" w:date="2017-07-31T16:21:00Z">
        <w:r w:rsidR="002E1F51">
          <w:t>move</w:t>
        </w:r>
      </w:ins>
      <w:ins w:id="154" w:author="Edward Tekwa" w:date="2017-07-31T21:56:00Z">
        <w:r w:rsidR="00561BF0">
          <w:t>s</w:t>
        </w:r>
      </w:ins>
      <w:ins w:id="155" w:author="Edward Tekwa" w:date="2017-07-31T16:21:00Z">
        <w:r w:rsidR="002E1F51">
          <w:t xml:space="preserve"> </w:t>
        </w:r>
      </w:ins>
      <w:ins w:id="156" w:author="Edward Tekwa" w:date="2017-07-22T12:50:00Z">
        <w:r w:rsidR="002E1F51">
          <w:t xml:space="preserve">path dependence from a </w:t>
        </w:r>
      </w:ins>
      <w:ins w:id="157" w:author="Edward Tekwa" w:date="2017-08-04T09:46:00Z">
        <w:r w:rsidR="00A567ED">
          <w:t xml:space="preserve">descriptive, </w:t>
        </w:r>
        <w:r w:rsidR="00F634E7">
          <w:t>heuristic</w:t>
        </w:r>
      </w:ins>
      <w:ins w:id="158" w:author="Edward Tekwa" w:date="2017-07-22T12:50:00Z">
        <w:r w:rsidR="002E1F51">
          <w:t xml:space="preserve"> concept</w:t>
        </w:r>
      </w:ins>
      <w:ins w:id="159" w:author="Edward Tekwa" w:date="2017-07-31T16:22:00Z">
        <w:r w:rsidR="002E1F51">
          <w:t xml:space="preserve"> to a </w:t>
        </w:r>
      </w:ins>
      <w:ins w:id="160" w:author="Edward Tekwa" w:date="2017-08-03T16:41:00Z">
        <w:r w:rsidR="00C202FC">
          <w:t xml:space="preserve">quantitative </w:t>
        </w:r>
      </w:ins>
      <w:ins w:id="161" w:author="Edward Tekwa" w:date="2017-07-31T16:22:00Z">
        <w:r w:rsidR="002E1F51">
          <w:t xml:space="preserve">framework, and shows that complex phenomena can arise from relatively simple </w:t>
        </w:r>
      </w:ins>
      <w:ins w:id="162" w:author="Edward Tekwa" w:date="2017-07-31T21:56:00Z">
        <w:r w:rsidR="005B375E">
          <w:t>agents</w:t>
        </w:r>
      </w:ins>
      <w:ins w:id="163" w:author="Edward Tekwa" w:date="2017-07-31T21:57:00Z">
        <w:r w:rsidR="00BF4D94">
          <w:fldChar w:fldCharType="begin" w:fldLock="1"/>
        </w:r>
      </w:ins>
      <w:r w:rsidR="0072434B">
        <w:instrText>ADDIN CSL_CITATION { "citationItems" : [ { "id" : "ITEM-1", "itemData" : { "DOI" : "10.1017/S1355770X12000460", "ISBN" : "1355-770X", "ISSN" : "1355-770X", "abstract" : "Systems linking people and nature, known as social-ecological sys- tems, are increasingly understood as complex adaptive systems. Essential features of these complex adaptive systems \u2013 such as nonlinear feedbacks, strategic interactions, individual and spatial heterogeneity, and varying time scales \u2013 pose substantial chal- lenges for modeling. However, ignoring these characteristics can distort our picture of how these systems work, causing policies to be less effective or even counterproduc- tive. In this paper we present recent developments in modeling social-ecological systems, illustrate some of these challenges with examples related to coral reefs and grasslands, and identify the implications for economic and policy analysis.", "author" : [ { "dropping-particle" : "", "family" : "Levin", "given" : "Simon", "non-dropping-particle" : "", "parse-names" : false, "suffix" : "" }, { "dropping-particle" : "", "family" : "Xepapadeas", "given" : "Tasos", "non-dropping-particle" : "", "parse-names" : false, "suffix" : "" }, { "dropping-particle" : "", "family" : "Cr\u00e9pin", "given" : "Anne-Sophie", "non-dropping-particle" : "", "parse-names" : false, "suffix" : "" }, { "dropping-particle" : "", "family" : "Norberg", "given" : "Jon", "non-dropping-particle" : "", "parse-names" : false, "suffix" : "" }, { "dropping-particle" : "", "family" : "Zeeuw", "given" : "Aart", "non-dropping-particle" : "de", "parse-names" : false, "suffix" : "" }, { "dropping-particle" : "", "family" : "Folke", "given" : "Carl", "non-dropping-particle" : "", "parse-names" : false, "suffix" : "" }, { "dropping-particle" : "", "family" : "Hughes", "given" : "Terry", "non-dropping-particle" : "", "parse-names" : false, "suffix" : "" }, { "dropping-particle" : "", "family" : "Arrow", "given" : "Kenneth", "non-dropping-particle" : "", "parse-names" : false, "suffix" : "" }, { "dropping-particle" : "", "family" : "Barrett", "given" : "Scott", "non-dropping-particle" : "", "parse-names" : false, "suffix" : "" }, { "dropping-particle" : "", "family" : "Daily", "given" : "Gretchen", "non-dropping-particle" : "", "parse-names" : false, "suffix" : "" }, { "dropping-particle" : "", "family" : "Ehrlich", "given" : "Paul", "non-dropping-particle" : "", "parse-names" : false, "suffix" : "" }, { "dropping-particle" : "", "family" : "Kautsky", "given" : "Nils", "non-dropping-particle" : "", "parse-names" : false, "suffix" : "" }, { "dropping-particle" : "", "family" : "M\u00e4ler", "given" : "Karl-G\u00f6ran", "non-dropping-particle" : "", "parse-names" : false, "suffix" : "" }, { "dropping-particle" : "", "family" : "Polasky", "given" : "Steve", "non-dropping-particle" : "", "parse-names" : false, "suffix" : "" }, { "dropping-particle" : "", "family" : "Troell", "given" : "Max", "non-dropping-particle" : "", "parse-names" : false, "suffix" : "" }, { "dropping-particle" : "", "family" : "Vincent", "given" : "Jeffrey R.", "non-dropping-particle" : "", "parse-names" : false, "suffix" : "" }, { "dropping-particle" : "", "family" : "Walker", "given" : "Brian", "non-dropping-particle" : "", "parse-names" : false, "suffix" : "" } ], "container-title" : "Environment and Development Economics", "id" : "ITEM-1", "issue" : "2", "issued" : { "date-parts" : [ [ "2013" ] ] }, "page" : "111-132", "title" : "Social-ecological systems as complex adaptive systems: modeling and policy implications", "type" : "article-journal", "volume" : "18" }, "uris" : [ "http://www.mendeley.com/documents/?uuid=64633efb-3a6b-4e08-9b7c-101393e12db5" ] } ], "mendeley" : { "formattedCitation" : "&lt;sup&gt;2&lt;/sup&gt;", "plainTextFormattedCitation" : "2", "previouslyFormattedCitation" : "&lt;sup&gt;2&lt;/sup&gt;" }, "properties" : { "noteIndex" : 0 }, "schema" : "https://github.com/citation-style-language/schema/raw/master/csl-citation.json" }</w:instrText>
      </w:r>
      <w:r w:rsidR="00BF4D94">
        <w:fldChar w:fldCharType="separate"/>
      </w:r>
      <w:r w:rsidR="00BF4D94" w:rsidRPr="00BF4D94">
        <w:rPr>
          <w:noProof/>
          <w:vertAlign w:val="superscript"/>
        </w:rPr>
        <w:t>2</w:t>
      </w:r>
      <w:ins w:id="164" w:author="Edward Tekwa" w:date="2017-07-31T21:57:00Z">
        <w:r w:rsidR="00BF4D94">
          <w:fldChar w:fldCharType="end"/>
        </w:r>
      </w:ins>
      <w:ins w:id="165" w:author="Edward Tekwa" w:date="2017-07-31T16:22:00Z">
        <w:r w:rsidR="002E1F51">
          <w:t xml:space="preserve">. </w:t>
        </w:r>
      </w:ins>
      <w:ins w:id="166" w:author="Edward Tekwa" w:date="2017-07-31T16:27:00Z">
        <w:r w:rsidR="002D4404">
          <w:t xml:space="preserve"> </w:t>
        </w:r>
      </w:ins>
      <w:r w:rsidR="00A84922">
        <w:rPr>
          <w:rFonts w:eastAsia="Times New Roman" w:cs="Times New Roman"/>
        </w:rPr>
        <w:t xml:space="preserve">Path dependence </w:t>
      </w:r>
      <w:r w:rsidR="002E7FFC">
        <w:rPr>
          <w:rFonts w:eastAsia="Times New Roman" w:cs="Times New Roman"/>
        </w:rPr>
        <w:t xml:space="preserve">implies that undesirable policies can be hard to shake, but also leaves hope for </w:t>
      </w:r>
      <w:r w:rsidR="00FF7800">
        <w:rPr>
          <w:rFonts w:eastAsia="Times New Roman" w:cs="Times New Roman"/>
        </w:rPr>
        <w:t xml:space="preserve">nearly-irreversible </w:t>
      </w:r>
      <w:r w:rsidR="002E7FFC">
        <w:rPr>
          <w:rFonts w:eastAsia="Times New Roman" w:cs="Times New Roman"/>
        </w:rPr>
        <w:t>shifts toward</w:t>
      </w:r>
      <w:r w:rsidR="00832CC3">
        <w:rPr>
          <w:rFonts w:eastAsia="Times New Roman" w:cs="Times New Roman"/>
        </w:rPr>
        <w:t xml:space="preserve"> </w:t>
      </w:r>
      <w:r w:rsidR="002E7FFC">
        <w:rPr>
          <w:rFonts w:eastAsia="Times New Roman" w:cs="Times New Roman"/>
        </w:rPr>
        <w:t>desirable policies</w:t>
      </w:r>
      <w:r w:rsidR="00D74FB3">
        <w:rPr>
          <w:rFonts w:eastAsia="Times New Roman" w:cs="Times New Roman"/>
        </w:rPr>
        <w:t xml:space="preserve"> and </w:t>
      </w:r>
      <w:r w:rsidR="00CA6B98">
        <w:rPr>
          <w:rFonts w:eastAsia="Times New Roman" w:cs="Times New Roman"/>
        </w:rPr>
        <w:t>resource sustainability</w:t>
      </w:r>
      <w:r w:rsidR="002E7FFC">
        <w:rPr>
          <w:rFonts w:eastAsia="Times New Roman" w:cs="Times New Roman"/>
        </w:rPr>
        <w:t>.</w:t>
      </w:r>
    </w:p>
    <w:p w14:paraId="6B164F54" w14:textId="1CB34DC4" w:rsidR="0074771C" w:rsidRDefault="0074771C" w:rsidP="00BF699A">
      <w:pPr>
        <w:outlineLvl w:val="0"/>
      </w:pPr>
      <w:r>
        <w:tab/>
      </w:r>
      <w:r w:rsidR="00DF1007">
        <w:t>Surveying</w:t>
      </w:r>
      <w:r w:rsidR="0060280E">
        <w:t xml:space="preserve"> </w:t>
      </w:r>
      <w:r w:rsidR="0034722A">
        <w:t>marine fisher</w:t>
      </w:r>
      <w:r w:rsidR="0031368F">
        <w:t>y harvest patterns</w:t>
      </w:r>
      <w:r w:rsidR="00A0773C">
        <w:t xml:space="preserve"> and the related literature suggests </w:t>
      </w:r>
      <w:ins w:id="167" w:author="Fenichel, Eli" w:date="2017-07-16T12:53:00Z">
        <w:r w:rsidR="00DF1007">
          <w:t xml:space="preserve">that </w:t>
        </w:r>
      </w:ins>
      <w:r w:rsidR="00E806B1">
        <w:t>path dependen</w:t>
      </w:r>
      <w:r w:rsidR="00A0773C">
        <w:t>ce</w:t>
      </w:r>
      <w:r w:rsidR="002810E8">
        <w:t xml:space="preserve"> </w:t>
      </w:r>
      <w:ins w:id="168" w:author="Fenichel, Eli" w:date="2017-07-16T12:53:00Z">
        <w:r w:rsidR="00DF1007">
          <w:t xml:space="preserve">may </w:t>
        </w:r>
      </w:ins>
      <w:ins w:id="169" w:author="Edward Tekwa" w:date="2017-07-31T18:04:00Z">
        <w:r w:rsidR="009B405C">
          <w:t xml:space="preserve">partly </w:t>
        </w:r>
      </w:ins>
      <w:ins w:id="170" w:author="Fenichel, Eli" w:date="2017-07-16T12:54:00Z">
        <w:r w:rsidR="00DF1007">
          <w:t>explain the variation in fishery</w:t>
        </w:r>
      </w:ins>
      <w:r w:rsidR="00E64B56">
        <w:t xml:space="preserve"> harvest </w:t>
      </w:r>
      <w:commentRangeStart w:id="171"/>
      <w:r w:rsidR="00E64B56">
        <w:t>rates</w:t>
      </w:r>
      <w:commentRangeEnd w:id="171"/>
      <w:r w:rsidR="00DF1007">
        <w:rPr>
          <w:rStyle w:val="CommentReference"/>
        </w:rPr>
        <w:commentReference w:id="171"/>
      </w:r>
      <w:ins w:id="172" w:author="Edward Tekwa" w:date="2017-07-31T18:04:00Z">
        <w:r w:rsidR="00E26416">
          <w:t>, or the portion of the current stock that is harvested per year</w:t>
        </w:r>
        <w:r w:rsidR="00E26416">
          <w:fldChar w:fldCharType="begin" w:fldLock="1"/>
        </w:r>
      </w:ins>
      <w:r w:rsidR="0072434B">
        <w:instrText>ADDIN CSL_CITATION { "citationItems" : [ { "id" : "ITEM-1", "itemData" : { "DOI" : "10.1016/j.fishres.2008.01.003", "ISBN" : "0165-7836", "ISSN" : "01657836", "abstract" : "Harvest policies use control rules and associated policy parameters to dictate how fishing mortality or catch and yield levels are determined, and are necessary for rational management. Common control rules include constant catch, constant fishing mortality rate, constant escapement, or a few variations of these. The \"best\" among these control rules for meeting common fishery objectives (e.g., maximizing yield) is a source of controversy in the literature, and results are seemingly contradictory. To compare the ability of control rules to meet widely used fishery objectives and identify potential causes for these apparently contradictory results, we did a detailed review of relevant literature. The relative performance of control rules at meeting common fishery objectives is affected by: whether uncertainty in estimated stock sizes is included in analyses, whether the maximum recruitment level (e.g., the asymptote of a Beverton-Holt stock-recruit function) is varied in an autocorrelated fashion over time, fishery objectives, and the amount of compensation in the stock-recruit relationship. Few studies have compared control rules using optimal parameters (e.g., those that maximize some objective function) that were found while including assessment error. More commonly, parameters that are optimal without assessment error are used in a comparison of control rules that includes assessment error. This approach can produce misleading results. Ideally, selection of a control rule and policy parameters is done within the framework of a stochastic simulation that considers key uncertainties. If this is not feasible, an alternative option is to \"borrow\" control rules from a similar fishery and set policy parameters based on biological reference points developed for a species with similar taxonomy and life-history traits. More research is needed to compare control rules when accounting for uncertainty in key population parameters, when stock-recruitment or other population dynamic parameters vary over time, and for fisheries with non-yield-based or competing objectives. \u00a9 2008 Elsevier B.V. All rights reserved.", "author" : [ { "dropping-particle" : "", "family" : "Deroba", "given" : "Jonathan J.", "non-dropping-particle" : "", "parse-names" : false, "suffix" : "" }, { "dropping-particle" : "", "family" : "Bence", "given" : "James R.", "non-dropping-particle" : "", "parse-names" : false, "suffix" : "" } ], "container-title" : "Fisheries Research", "id" : "ITEM-1", "issue" : "3", "issued" : { "date-parts" : [ [ "2008" ] ] }, "page" : "210-223", "title" : "A review of harvest policies: Understanding relative performance of control rules", "type" : "article-journal", "volume" : "94" }, "uris" : [ "http://www.mendeley.com/documents/?uuid=6e096481-f149-47f6-b059-84442ce1107c" ] } ], "mendeley" : { "formattedCitation" : "&lt;sup&gt;21&lt;/sup&gt;", "plainTextFormattedCitation" : "21", "previouslyFormattedCitation" : "&lt;sup&gt;21&lt;/sup&gt;" }, "properties" : { "noteIndex" : 0 }, "schema" : "https://github.com/citation-style-language/schema/raw/master/csl-citation.json" }</w:instrText>
      </w:r>
      <w:ins w:id="173" w:author="Edward Tekwa" w:date="2017-07-31T18:04:00Z">
        <w:r w:rsidR="00E26416">
          <w:fldChar w:fldCharType="separate"/>
        </w:r>
      </w:ins>
      <w:r w:rsidR="00BF4D94" w:rsidRPr="00BF4D94">
        <w:rPr>
          <w:noProof/>
          <w:vertAlign w:val="superscript"/>
        </w:rPr>
        <w:t>21</w:t>
      </w:r>
      <w:ins w:id="174" w:author="Edward Tekwa" w:date="2017-07-31T18:04:00Z">
        <w:r w:rsidR="00E26416">
          <w:fldChar w:fldCharType="end"/>
        </w:r>
      </w:ins>
      <w:r w:rsidR="00BF699A">
        <w:t xml:space="preserve">.  </w:t>
      </w:r>
      <w:r w:rsidR="00A0773C">
        <w:t>In</w:t>
      </w:r>
      <w:r w:rsidR="00E806B1">
        <w:t xml:space="preserve"> an era where </w:t>
      </w:r>
      <w:commentRangeStart w:id="175"/>
      <w:commentRangeStart w:id="176"/>
      <w:ins w:id="177" w:author="Edward Tekwa" w:date="2017-08-03T16:42:00Z">
        <w:r w:rsidR="00C53298">
          <w:t>marine</w:t>
        </w:r>
        <w:r w:rsidR="00C53298">
          <w:t xml:space="preserve"> </w:t>
        </w:r>
      </w:ins>
      <w:r w:rsidR="00E806B1">
        <w:t xml:space="preserve">sustainability </w:t>
      </w:r>
      <w:commentRangeEnd w:id="175"/>
      <w:r w:rsidR="00AB1752">
        <w:rPr>
          <w:rStyle w:val="CommentReference"/>
        </w:rPr>
        <w:commentReference w:id="175"/>
      </w:r>
      <w:commentRangeEnd w:id="176"/>
      <w:r w:rsidR="000A08F4">
        <w:rPr>
          <w:rStyle w:val="CommentReference"/>
        </w:rPr>
        <w:commentReference w:id="176"/>
      </w:r>
      <w:r w:rsidR="00E806B1">
        <w:t>is increasingly recognized</w:t>
      </w:r>
      <w:r w:rsidR="00854D35">
        <w:fldChar w:fldCharType="begin" w:fldLock="1"/>
      </w:r>
      <w:r w:rsidR="0072434B">
        <w:instrText>ADDIN CSL_CITATION { "citationItems" : [ { "id" : "ITEM-1", "itemData" : { "DOI" : "ISBN 92-5-103834-5", "ISBN" : "92-5-103834-5", "abstract" : "Fisheries, including aquaculture, provide a vital source of food, employment, recreation, trade and economic well-being for people throughout the world, both for present and future generations and should therefore be conducted in a responsible manner. This Code sets out principles and international standards of behaviour for responsible practices with a view to ensuring the effective conservation, management and development of living aquatic resources, with due respect for the ecosystem and biodiversity. The Code recognizes the nutritional, economic, social, environmental and cultural importance of fisheries and the interests of all those concerned with the fishery sector. The Code takes into account the biological characteristics of the resources and their environment and the interests of consumers and other users. States and those involved in fisheries are encouraged to apply the Code and give effect to it.", "author" : [ { "dropping-particle" : "", "family" : "FAO", "given" : "", "non-dropping-particle" : "", "parse-names" : false, "suffix" : "" } ], "container-title" : "Food and Agriculture Organization of the United Nations", "id" : "ITEM-1", "issued" : { "date-parts" : [ [ "1995" ] ] }, "title" : "Code of Conduct for Responsible Fisheries", "type" : "article-journal" }, "uris" : [ "http://www.mendeley.com/documents/?uuid=dd535fc1-4ff8-4963-99c0-28472556bea7" ] } ], "mendeley" : { "formattedCitation" : "&lt;sup&gt;22&lt;/sup&gt;", "plainTextFormattedCitation" : "22", "previouslyFormattedCitation" : "&lt;sup&gt;22&lt;/sup&gt;" }, "properties" : { "noteIndex" : 0 }, "schema" : "https://github.com/citation-style-language/schema/raw/master/csl-citation.json" }</w:instrText>
      </w:r>
      <w:r w:rsidR="00854D35">
        <w:fldChar w:fldCharType="separate"/>
      </w:r>
      <w:r w:rsidR="00BF4D94" w:rsidRPr="00BF4D94">
        <w:rPr>
          <w:noProof/>
          <w:vertAlign w:val="superscript"/>
        </w:rPr>
        <w:t>22</w:t>
      </w:r>
      <w:r w:rsidR="00854D35">
        <w:fldChar w:fldCharType="end"/>
      </w:r>
      <w:r w:rsidR="0031368F">
        <w:t xml:space="preserve"> and mandated</w:t>
      </w:r>
      <w:r w:rsidR="00BF699A">
        <w:fldChar w:fldCharType="begin" w:fldLock="1"/>
      </w:r>
      <w:r w:rsidR="0072434B">
        <w:instrText>ADDIN CSL_CITATION { "citationItems" : [ { "id" : "ITEM-1", "itemData" : { "DOI" : "10.1126/science.277.5325.509", "ISBN" : "9437101043", "ISSN" : "00368075", "PMID" : "1480", "abstract" : "The global marine fish catch is approaching its upper limit. The number of overfished populations, as well as the indirect effects of fisheries on marine ecosystems, indicate that management has failed to achieve a principal goal, sustainability. This failure is primarily due to continually increasing harvest rates in response to incessant sociopolitical pressure for greater harvests and the intrinsic uncertainty in predicting the harvest that will cause population collapse. A more holistic approach incorporating interspecific interactions and physical environmental influences would contribute to greater sustainability by reducing the uncertainty in predictions. However, transforming the management process to reduce the influence of pressure for greater harvest holds more immediate promise.", "author" : [ { "dropping-particle" : "", "family" : "Botsford", "given" : "Louis W.", "non-dropping-particle" : "", "parse-names" : false, "suffix" : "" }, { "dropping-particle" : "", "family" : "Castilla", "given" : "Juan Carlos", "non-dropping-particle" : "", "parse-names" : false, "suffix" : "" }, { "dropping-particle" : "", "family" : "Peterson", "given" : "Charles H.", "non-dropping-particle" : "", "parse-names" : false, "suffix" : "" } ], "container-title" : "Science", "id" : "ITEM-1", "issue" : "5325", "issued" : { "date-parts" : [ [ "1997" ] ] }, "page" : "509-515", "title" : "The Management of Fisheries and Marine Ecosystems", "type" : "article-journal", "volume" : "277" }, "uris" : [ "http://www.mendeley.com/documents/?uuid=333f3b70-4f10-47bf-b974-89f10c6d292b" ] } ], "mendeley" : { "formattedCitation" : "&lt;sup&gt;23&lt;/sup&gt;", "plainTextFormattedCitation" : "23", "previouslyFormattedCitation" : "&lt;sup&gt;23&lt;/sup&gt;" }, "properties" : { "noteIndex" : 0 }, "schema" : "https://github.com/citation-style-language/schema/raw/master/csl-citation.json" }</w:instrText>
      </w:r>
      <w:r w:rsidR="00BF699A">
        <w:fldChar w:fldCharType="separate"/>
      </w:r>
      <w:r w:rsidR="00BF4D94" w:rsidRPr="00BF4D94">
        <w:rPr>
          <w:noProof/>
          <w:vertAlign w:val="superscript"/>
        </w:rPr>
        <w:t>23</w:t>
      </w:r>
      <w:r w:rsidR="00BF699A">
        <w:fldChar w:fldCharType="end"/>
      </w:r>
      <w:r w:rsidR="00E806B1">
        <w:t>,</w:t>
      </w:r>
      <w:r w:rsidR="00CB4C2C">
        <w:t xml:space="preserve"> harvest rates </w:t>
      </w:r>
      <w:ins w:id="178" w:author="Edward Tekwa" w:date="2017-07-18T13:59:00Z">
        <w:r w:rsidR="00FB5D24">
          <w:t>remain</w:t>
        </w:r>
        <w:r w:rsidR="00AA044B">
          <w:t xml:space="preserve"> </w:t>
        </w:r>
      </w:ins>
      <w:r w:rsidR="00CB4C2C">
        <w:t>highly heterogeneous, with</w:t>
      </w:r>
      <w:r w:rsidR="00E806B1">
        <w:t xml:space="preserve"> </w:t>
      </w:r>
      <w:r w:rsidR="004B2897">
        <w:t>31.4% of</w:t>
      </w:r>
      <w:r w:rsidR="00E806B1">
        <w:t xml:space="preserve"> global fisheries still overharvest</w:t>
      </w:r>
      <w:r w:rsidR="00CB4C2C">
        <w:t>ing</w:t>
      </w:r>
      <w:r w:rsidR="00BF699A">
        <w:fldChar w:fldCharType="begin" w:fldLock="1"/>
      </w:r>
      <w:r w:rsidR="0072434B">
        <w:instrText>ADDIN CSL_CITATION { "citationItems" : [ { "id" : "ITEM-1", "itemData" : { "ISBN" : "9789251091852", "ISSN" : "1020-5489", "author" : [ { "dropping-particle" : "", "family" : "FAO", "given" : "", "non-dropping-particle" : "", "parse-names" : false, "suffix" : "" } ], "id" : "ITEM-1", "issued" : { "date-parts" : [ [ "2016" ] ] }, "publisher-place" : "Rome", "title" : "The State of World Fisheries and Aquaculture", "type" : "book" }, "uris" : [ "http://www.mendeley.com/documents/?uuid=2add8afc-99ad-4e5a-b8bd-1c2473956127" ] } ], "mendeley" : { "formattedCitation" : "&lt;sup&gt;24&lt;/sup&gt;", "plainTextFormattedCitation" : "24", "previouslyFormattedCitation" : "&lt;sup&gt;24&lt;/sup&gt;" }, "properties" : { "noteIndex" : 0 }, "schema" : "https://github.com/citation-style-language/schema/raw/master/csl-citation.json" }</w:instrText>
      </w:r>
      <w:r w:rsidR="00BF699A">
        <w:fldChar w:fldCharType="separate"/>
      </w:r>
      <w:r w:rsidR="00BF4D94" w:rsidRPr="00BF4D94">
        <w:rPr>
          <w:noProof/>
          <w:vertAlign w:val="superscript"/>
        </w:rPr>
        <w:t>24</w:t>
      </w:r>
      <w:r w:rsidR="00BF699A">
        <w:fldChar w:fldCharType="end"/>
      </w:r>
      <w:r w:rsidR="00BF699A">
        <w:t>.</w:t>
      </w:r>
      <w:ins w:id="179" w:author="Edward Tekwa" w:date="2017-07-18T11:52:00Z">
        <w:r w:rsidR="00790BB1">
          <w:t xml:space="preserve">  </w:t>
        </w:r>
        <w:r w:rsidR="00B3552A">
          <w:t>Path dependent harvest rate is different from the issue of multiple stability in fish stock</w:t>
        </w:r>
      </w:ins>
      <w:ins w:id="180" w:author="Edward Tekwa" w:date="2017-07-31T15:46:00Z">
        <w:r w:rsidR="00EA01F3">
          <w:fldChar w:fldCharType="begin" w:fldLock="1"/>
        </w:r>
      </w:ins>
      <w:r w:rsidR="0072434B">
        <w:instrText>ADDIN CSL_CITATION { "citationItems" : [ { "id" : "ITEM-1", "itemData" : { "DOI" : "10.1016/j.pocean.2004.02.004", "ISBN" : "0079-6611", "ISSN" : "00796611", "PMID" : "5891753", "abstract" : "The discussions in the Villefranche Workshop covered a wide range of issues. The term regime shift was originally confined to spatial or temporal correspondences between climatic indices and population abundance. The body of evidence for physical-biological coupling has certainly generated a much better appreciation of the natural decadal scale variability in marine systems. It is difficult, however, to deduce from these time series, the mechanisms or trophic pathways that produce the correspondence. Ideally, we would need experimental manipulations such as those used in small lakes, to unravel the causal connections. Since this is impossible in the open sea, we must use comparisons between systems subject to different types of perturbation or stress. We focused at the Workshop on the effects of over-fishing in different marine regimes. The consequences of large scale changes in community structure imposed by excessive fishing give valuable case studies. Coral reefs, rocky shores, freshwater and terrestrial ecosystems provide other examples. The possible existence of similar processes across such diverse systems raises corresponding questions about common ecological principles. The adaptive benefits of maximizing resilience (defined as minimizing the largest eigenvalue of the perturbed system) were considered. The corollary of this assumption is that, at the limits of adaptation, there will be switching between communities, providing a potential ground for a broad definition of regime shifts. ?? 2004 Elsevier Ltd. All rights reserved.", "author" : [ { "dropping-particle" : "", "family" : "Steele", "given" : "John H.", "non-dropping-particle" : "", "parse-names" : false, "suffix" : "" } ], "container-title" : "Progress in Oceanography", "id" : "ITEM-1", "issue" : "2-4", "issued" : { "date-parts" : [ [ "2004" ] ] }, "page" : "135-141", "title" : "Regime shifts in the ocean: Reconciling observations and theory", "type" : "article-journal", "volume" : "60" }, "uris" : [ "http://www.mendeley.com/documents/?uuid=033269b8-a6d5-496a-943a-48899e45352f" ] }, { "id" : "ITEM-2", "itemData" : { "DOI" : "10.1002/fee.1284", "ISSN" : "15409309", "abstract" : "Some ecosystems can undergo regime shifts to alternative compositions of species. Although ecological indicators can identify approaching regime shifts, we propose that rapid changes in the social drivers underlying ecosystem change may provide additional and potentially earlier indicators of impending shifts. We demonstrate this by reconstructing the underlying social drivers of four iconic marine regime shifts: Pacific kelp forests, Northwest Atlantic continental shelf, Jamaican coral reefs, and the Chesapeake Bay estuary. In all cases, a range of social drivers \u2013 including opening of lucrative markets, technological innovations, and policies that enhanced the driver \u2013 ultimately prompted these ecosystem shifts. Drawing on examples emerging from environmental management practice, we present three practical recommendations for using social drivers as early indicators: monitor social change, determine social trigger points, and identify policy responses. We argue that accounting for the underlying social drivers of ecosystem change could improve decision making.", "author" : [ { "dropping-particle" : "", "family" : "Hicks", "given" : "Christina C.", "non-dropping-particle" : "", "parse-names" : false, "suffix" : "" }, { "dropping-particle" : "", "family" : "Crowder", "given" : "Larry B.", "non-dropping-particle" : "", "parse-names" : false, "suffix" : "" }, { "dropping-particle" : "", "family" : "Graham", "given" : "Nicholas A J", "non-dropping-particle" : "", "parse-names" : false, "suffix" : "" }, { "dropping-particle" : "", "family" : "Kittinger", "given" : "John N.", "non-dropping-particle" : "", "parse-names" : false, "suffix" : "" }, { "dropping-particle" : "", "family" : "Cornu", "given" : "Elodie", "non-dropping-particle" : "Le", "parse-names" : false, "suffix" : "" } ], "container-title" : "Frontiers in Ecology and the Environment", "id" : "ITEM-2", "issue" : "5", "issued" : { "date-parts" : [ [ "2016" ] ] }, "page" : "252-260", "title" : "Social drivers forewarn of marine regime shifts", "type" : "article-journal", "volume" : "14" }, "uris" : [ "http://www.mendeley.com/documents/?uuid=d18f4b19-43dd-45d4-848e-819364099468" ] }, { "id" : "ITEM-3", "itemData" : { "DOI" : "10.1073/pnas.1504954112", "ISBN" : "0027-8424", "ISSN" : "1091-6490", "PMID" : "26283344", "abstract" : "Regime shifts triggered by human activities and environmental changes have led to significant ecological and socioeconomic consequences in marine and terrestrial ecosystems worldwide. Ecological processes and feedbacks associated with regime shifts have received considerable attention, but human individual and collective behavior is rarely treated as an integrated component of such shifts. Here, we used generalized modeling to develop a coupled social-ecological model that integrated rich social and ecological data to investigate the role of social dynamics in the 1980s Baltic Sea cod boom and collapse. We showed that psychological, economic, and regulatory aspects of fisher decision making, in addition to ecological interactions, contributed both to the temporary persistence of the cod boom and to its subsequent collapse. These features of the social-ecological system also would have limited the effectiveness of stronger fishery regulations. Our results provide quantitative, empirical evidence that incorporating social dynamics into models of natural resources is critical for understanding how resources can be managed sustainably. We also show that generalized modeling, which is well-suited to collaborative model development and does not require detailed specification of causal relationships between system variables, can help tackle the complexities involved in creating and analyzing social-ecological models.", "author" : [ { "dropping-particle" : "", "family" : "Lade", "given" : "Steven J", "non-dropping-particle" : "", "parse-names" : false, "suffix" : "" }, { "dropping-particle" : "", "family" : "Niiranen", "given" : "Susa", "non-dropping-particle" : "", "parse-names" : false, "suffix" : "" }, { "dropping-particle" : "", "family" : "Hentati-Sundberg", "given" : "Jonas", "non-dropping-particle" : "", "parse-names" : false, "suffix" : "" }, { "dropping-particle" : "", "family" : "Blenckner", "given" : "Thorsten", "non-dropping-particle" : "", "parse-names" : false, "suffix" : "" }, { "dropping-particle" : "", "family" : "Boonstra", "given" : "Wiebren J", "non-dropping-particle" : "", "parse-names" : false, "suffix" : "" }, { "dropping-particle" : "", "family" : "Orach", "given" : "Kirill", "non-dropping-particle" : "", "parse-names" : false, "suffix" : "" }, { "dropping-particle" : "", "family" : "Quaas", "given" : "Martin F", "non-dropping-particle" : "", "parse-names" : false, "suffix" : "" }, { "dropping-particle" : "", "family" : "\u00d6sterblom", "given" : "Henrik", "non-dropping-particle" : "", "parse-names" : false, "suffix" : "" }, { "dropping-particle" : "", "family" : "Schl\u00fcter", "given" : "Maja", "non-dropping-particle" : "", "parse-names" : false, "suffix" : "" } ], "container-title" : "Proceedings of the National Academy of Sciences of the United States of America", "id" : "ITEM-3", "issue" : "35", "issued" : { "date-parts" : [ [ "2015" ] ] }, "page" : "11120-5", "title" : "An empirical model of the Baltic Sea reveals the importance of social dynamics for ecological regime shifts.", "type" : "article-journal", "volume" : "112" }, "uris" : [ "http://www.mendeley.com/documents/?uuid=8b2e457c-e327-48e0-9412-16b637e443fd" ] } ], "mendeley" : { "formattedCitation" : "&lt;sup&gt;25\u201327&lt;/sup&gt;", "plainTextFormattedCitation" : "25\u201327", "previouslyFormattedCitation" : "&lt;sup&gt;25\u201327&lt;/sup&gt;" }, "properties" : { "noteIndex" : 0 }, "schema" : "https://github.com/citation-style-language/schema/raw/master/csl-citation.json" }</w:instrText>
      </w:r>
      <w:ins w:id="181" w:author="Edward Tekwa" w:date="2017-07-31T15:46:00Z">
        <w:r w:rsidR="00EA01F3">
          <w:fldChar w:fldCharType="separate"/>
        </w:r>
      </w:ins>
      <w:r w:rsidR="00BF4D94" w:rsidRPr="00BF4D94">
        <w:rPr>
          <w:noProof/>
          <w:vertAlign w:val="superscript"/>
        </w:rPr>
        <w:t>25–27</w:t>
      </w:r>
      <w:ins w:id="182" w:author="Edward Tekwa" w:date="2017-07-31T15:46:00Z">
        <w:r w:rsidR="00EA01F3">
          <w:fldChar w:fldCharType="end"/>
        </w:r>
      </w:ins>
      <w:ins w:id="183" w:author="Edward Tekwa" w:date="2017-07-18T11:54:00Z">
        <w:r w:rsidR="00B3552A">
          <w:t xml:space="preserve"> </w:t>
        </w:r>
      </w:ins>
      <w:ins w:id="184" w:author="Edward Tekwa" w:date="2017-07-18T12:07:00Z">
        <w:r w:rsidR="001C708F">
          <w:t xml:space="preserve">due to </w:t>
        </w:r>
      </w:ins>
      <w:ins w:id="185" w:author="Edward Tekwa" w:date="2017-07-18T11:53:00Z">
        <w:r w:rsidR="00573CF3">
          <w:t>complex</w:t>
        </w:r>
      </w:ins>
      <w:ins w:id="186" w:author="Edward Tekwa" w:date="2017-07-18T12:12:00Z">
        <w:r w:rsidR="003228BE">
          <w:t xml:space="preserve"> (non-unimodal)</w:t>
        </w:r>
      </w:ins>
      <w:ins w:id="187" w:author="Edward Tekwa" w:date="2017-07-18T12:05:00Z">
        <w:r w:rsidR="00573CF3">
          <w:t xml:space="preserve"> growth dynamics</w:t>
        </w:r>
      </w:ins>
      <w:ins w:id="188" w:author="Edward Tekwa" w:date="2017-07-18T12:07:00Z">
        <w:r w:rsidR="001C708F">
          <w:fldChar w:fldCharType="begin" w:fldLock="1"/>
        </w:r>
      </w:ins>
      <w:r w:rsidR="0072434B">
        <w:instrText>ADDIN CSL_CITATION { "citationItems" : [ { "id" : "ITEM-1", "itemData" : { "DOI" : "10.1016/j.pocean.2004.02.013", "ISBN" : "0079-6611", "ISSN" : "00796611", "abstract" : "\"Regime shifts\" are considered here to be low-frequency, high-amplitude changes in oceanic conditions that may be especially pronounced in biological variables and propagate through several trophic levels. Three different types of regime shift (smooth, abrupt and discontinuous) are identified on the basis of different patterns in the relationship between the response of an ecosystem variable (usually biotic) and some external forcing or condition (control variable). The smooth regime shift is represented by a quasi-linear relationship between the response and control variables. The abrupt regime shift exhibits a nonlinear relationship between the response and control variables, and the discontinuous regime shift is characterized by the trajectory of the response variable differing when the forcing variable increases compared to when it decreases (i.e., the occurrence of alternative \"stable\" states). Most often, oceanic regime shifts are identified from time series of biotic variables (often commercial fish), but this approach does not allow the identification of discontinuous regime shifts. Recognizing discontinuous regime shifts is, however, particularly important as evidence from terrestrial and freshwater ecosystems suggests that such regime shifts may not be immediately reversible. Based on a review of various generic classes of mathematical models, we conclude that regime shifts arise from the interaction between population processes and external forcing variables. The shift between ecosystem states can be caused by gradual, cumulative changes in the forcing variable(s) or it can be triggered by acute disturbances, either anthropogenic or natural. A protocol for diagnosing the type of regime shift encountered is described and applied to a data set on Georges Bank haddock, from which it is concluded that a discontinuous regime shift in the abundance of haddock may have occurred. It is acknowledged that few, if any, marine data are available to confirm the occurrence of discontinuous regime shifts in the ocean. Nevertheless, we argue that there is good theoretical evidence for their occurrence as well as some anecdotal evidence from data collection campaigns and that the possibility of their occurrence should be recognized in the development of natural resource management strategies. \u00a9 2004 Elsevier Ltd. All rights reserved.", "author" : [ { "dropping-particle" : "", "family" : "Collie", "given" : "Jeremy S.", "non-dropping-particle" : "", "parse-names" : false, "suffix" : "" }, { "dropping-particle" : "", "family" : "Richardson", "given" : "Katherine", "non-dropping-particle" : "", "parse-names" : false, "suffix" : "" }, { "dropping-particle" : "", "family" : "Steele", "given" : "John H.", "non-dropping-particle" : "", "parse-names" : false, "suffix" : "" } ], "container-title" : "Progress in Oceanography", "id" : "ITEM-1", "issue" : "2-4", "issued" : { "date-parts" : [ [ "2004" ] ] }, "page" : "281-302", "title" : "Regime shifts: Can ecological theory illuminate the mechanisms?", "type" : "article-journal", "volume" : "60" }, "uris" : [ "http://www.mendeley.com/documents/?uuid=1ff0c676-0af5-4cd0-a1fa-27b1a251276d" ] } ], "mendeley" : { "formattedCitation" : "&lt;sup&gt;28&lt;/sup&gt;", "plainTextFormattedCitation" : "28", "previouslyFormattedCitation" : "&lt;sup&gt;28&lt;/sup&gt;" }, "properties" : { "noteIndex" : 0 }, "schema" : "https://github.com/citation-style-language/schema/raw/master/csl-citation.json" }</w:instrText>
      </w:r>
      <w:r w:rsidR="001C708F">
        <w:fldChar w:fldCharType="separate"/>
      </w:r>
      <w:r w:rsidR="00BF4D94" w:rsidRPr="00BF4D94">
        <w:rPr>
          <w:noProof/>
          <w:vertAlign w:val="superscript"/>
        </w:rPr>
        <w:t>28</w:t>
      </w:r>
      <w:ins w:id="189" w:author="Edward Tekwa" w:date="2017-07-18T12:07:00Z">
        <w:r w:rsidR="001C708F">
          <w:fldChar w:fldCharType="end"/>
        </w:r>
      </w:ins>
      <w:ins w:id="190" w:author="Edward Tekwa" w:date="2017-07-18T11:53:00Z">
        <w:r w:rsidR="00573CF3">
          <w:t xml:space="preserve"> </w:t>
        </w:r>
        <w:r w:rsidR="00B3552A">
          <w:t xml:space="preserve">or </w:t>
        </w:r>
      </w:ins>
      <w:ins w:id="191" w:author="Edward Tekwa" w:date="2017-07-18T12:08:00Z">
        <w:r w:rsidR="00990C04">
          <w:t xml:space="preserve">a </w:t>
        </w:r>
      </w:ins>
      <w:ins w:id="192" w:author="Edward Tekwa" w:date="2017-07-18T11:53:00Z">
        <w:r w:rsidR="00B3552A">
          <w:lastRenderedPageBreak/>
          <w:t>constant harvest policy</w:t>
        </w:r>
      </w:ins>
      <w:ins w:id="193" w:author="Edward Tekwa" w:date="2017-07-18T12:07:00Z">
        <w:r w:rsidR="001C708F">
          <w:fldChar w:fldCharType="begin" w:fldLock="1"/>
        </w:r>
      </w:ins>
      <w:r w:rsidR="0072434B">
        <w:instrText>ADDIN CSL_CITATION { "citationItems" : [ { "id" : "ITEM-1", "itemData" : { "DOI" : "10.1073/pnas.93.10.5078", "ISBN" : "0027-8424", "ISSN" : "00278424", "PMID" : "11607680", "abstract" : "With the collapse of fisheries in many parts of the world causing widespread economic harm, attention is focused on a possible cause and remedy of fishery collapse. Economic theory for managing a renewable resource, such as a fishery, leads to an ecologically unstable equilibrium as difficult to maintain as balancing a marble on top of a dome. A fishery should be managed for ecological stability instead--in the analogy, as easy to maintain as keeping a marble near the base of a bowl. The goal of ecological stability is achieved if the target stock is above that producing maximum sustainable yield and harvested at less than the maximum sustainable yield. The cost of managing for ecological stability, termed \"natural insurance,\" is low if the fishery is sufficiently productive. This cost is shown to pay for itself over the long term in a variable and uncertain environment. An ecologically stable target stock may be attained either with annually variable quotas following current practice or, preferably, through a market mechanism whereby fish are taxed at dockside if caught when the stock was below target and are untaxed otherwise. In this regulatory environment, the goal of maximizing short-term revenue coincides with the goal of ecological stability, thereby also maximizing long-term revenue. This new approach to fishery management is illustrated with the recently collapsed Newfoundland fishing industry. The Newfoundland cod fishery is expected to rebuild to an ecologically stable level in about 9 years and thereafter support an annual harvest of about 75% of the 1981-1990 average.", "author" : [ { "dropping-particle" : "", "family" : "Roughgarden", "given" : "J", "non-dropping-particle" : "", "parse-names" : false, "suffix" : "" }, { "dropping-particle" : "", "family" : "Smith", "given" : "F", "non-dropping-particle" : "", "parse-names" : false, "suffix" : "" } ], "container-title" : "Proceedings of the National Academy of Sciences of the United States of America", "id" : "ITEM-1", "issue" : "10", "issued" : { "date-parts" : [ [ "1996" ] ] }, "page" : "5078-5083", "title" : "Why fisheries collapse and what to do about it.", "type" : "article-journal", "volume" : "93" }, "uris" : [ "http://www.mendeley.com/documents/?uuid=290b745b-e62b-40cf-979c-ae9d7da31ccd" ] } ], "mendeley" : { "formattedCitation" : "&lt;sup&gt;29&lt;/sup&gt;", "plainTextFormattedCitation" : "29", "previouslyFormattedCitation" : "&lt;sup&gt;29&lt;/sup&gt;" }, "properties" : { "noteIndex" : 0 }, "schema" : "https://github.com/citation-style-language/schema/raw/master/csl-citation.json" }</w:instrText>
      </w:r>
      <w:r w:rsidR="001C708F">
        <w:fldChar w:fldCharType="separate"/>
      </w:r>
      <w:r w:rsidR="00BF4D94" w:rsidRPr="00BF4D94">
        <w:rPr>
          <w:noProof/>
          <w:vertAlign w:val="superscript"/>
        </w:rPr>
        <w:t>29</w:t>
      </w:r>
      <w:ins w:id="194" w:author="Edward Tekwa" w:date="2017-07-18T12:07:00Z">
        <w:r w:rsidR="001C708F">
          <w:fldChar w:fldCharType="end"/>
        </w:r>
      </w:ins>
      <w:ins w:id="195" w:author="Edward Tekwa" w:date="2017-07-18T11:53:00Z">
        <w:r w:rsidR="00B3552A">
          <w:t>.</w:t>
        </w:r>
      </w:ins>
      <w:ins w:id="196" w:author="Edward Tekwa" w:date="2017-07-18T12:08:00Z">
        <w:r w:rsidR="007E2671">
          <w:t xml:space="preserve">  The possibility of high harvest rate policies where a lower optimum exists is</w:t>
        </w:r>
        <w:r w:rsidR="008D7582">
          <w:t xml:space="preserve"> </w:t>
        </w:r>
      </w:ins>
      <w:ins w:id="197" w:author="Edward Tekwa" w:date="2017-07-18T12:09:00Z">
        <w:r w:rsidR="007E2671">
          <w:t>o</w:t>
        </w:r>
      </w:ins>
      <w:r w:rsidR="00771676">
        <w:t>ften</w:t>
      </w:r>
      <w:ins w:id="198" w:author="Edward Tekwa" w:date="2017-07-18T12:09:00Z">
        <w:r w:rsidR="007E2671">
          <w:t xml:space="preserve"> explained using</w:t>
        </w:r>
      </w:ins>
      <w:ins w:id="199" w:author="Edward Tekwa" w:date="2017-07-22T16:20:00Z">
        <w:r w:rsidR="000A392F">
          <w:t xml:space="preserve"> ins</w:t>
        </w:r>
        <w:r w:rsidR="00924432">
          <w:t>titutional differences, such as</w:t>
        </w:r>
        <w:r w:rsidR="000A392F">
          <w:t xml:space="preserve"> </w:t>
        </w:r>
      </w:ins>
      <w:ins w:id="200" w:author="Edward Tekwa" w:date="2017-08-03T16:43:00Z">
        <w:r w:rsidR="00924432">
          <w:t>weak</w:t>
        </w:r>
      </w:ins>
      <w:ins w:id="201" w:author="Edward Tekwa" w:date="2017-07-22T16:21:00Z">
        <w:r w:rsidR="000A392F">
          <w:t xml:space="preserve"> management leading to </w:t>
        </w:r>
      </w:ins>
      <w:ins w:id="202" w:author="Edward Tekwa" w:date="2017-07-22T16:20:00Z">
        <w:r w:rsidR="000A392F">
          <w:t>open access</w:t>
        </w:r>
      </w:ins>
      <w:ins w:id="203" w:author="Edward Tekwa" w:date="2017-07-22T16:22:00Z">
        <w:r w:rsidR="000A392F">
          <w:fldChar w:fldCharType="begin" w:fldLock="1"/>
        </w:r>
      </w:ins>
      <w:r w:rsidR="0072434B">
        <w:instrText>ADDIN CSL_CITATION { "citationItems" : [ { "id" : "ITEM-1", "itemData" : { "author" : [ { "dropping-particle" : "", "family" : "Ostrom", "given" : "Elinor", "non-dropping-particle" : "", "parse-names" : false, "suffix" : "" } ], "id" : "ITEM-1", "issued" : { "date-parts" : [ [ "1990" ] ] }, "publisher" : "Cambridge University Press", "publisher-place" : "Cambridge, UK", "title" : "Governing the Commons: The Evolution of Institutions for Collective Action", "type" : "book" }, "uris" : [ "http://www.mendeley.com/documents/?uuid=1470e3c8-093f-4d03-8c1b-55e316f7b704" ] } ], "mendeley" : { "formattedCitation" : "&lt;sup&gt;30&lt;/sup&gt;", "plainTextFormattedCitation" : "30", "previouslyFormattedCitation" : "&lt;sup&gt;30&lt;/sup&gt;" }, "properties" : { "noteIndex" : 0 }, "schema" : "https://github.com/citation-style-language/schema/raw/master/csl-citation.json" }</w:instrText>
      </w:r>
      <w:ins w:id="204" w:author="Edward Tekwa" w:date="2017-07-22T16:22:00Z">
        <w:r w:rsidR="000A392F">
          <w:fldChar w:fldCharType="separate"/>
        </w:r>
      </w:ins>
      <w:r w:rsidR="00BF4D94" w:rsidRPr="00BF4D94">
        <w:rPr>
          <w:noProof/>
          <w:vertAlign w:val="superscript"/>
        </w:rPr>
        <w:t>30</w:t>
      </w:r>
      <w:ins w:id="205" w:author="Edward Tekwa" w:date="2017-07-22T16:22:00Z">
        <w:r w:rsidR="000A392F">
          <w:fldChar w:fldCharType="end"/>
        </w:r>
      </w:ins>
      <w:ins w:id="206" w:author="Edward Tekwa" w:date="2017-07-22T16:21:00Z">
        <w:r w:rsidR="000A392F">
          <w:t xml:space="preserve">, </w:t>
        </w:r>
      </w:ins>
      <w:ins w:id="207" w:author="Edward Tekwa" w:date="2017-07-22T16:22:00Z">
        <w:r w:rsidR="000A392F">
          <w:t>or</w:t>
        </w:r>
      </w:ins>
      <w:ins w:id="208" w:author="Edward Tekwa" w:date="2017-07-22T16:21:00Z">
        <w:r w:rsidR="000A392F">
          <w:t xml:space="preserve"> </w:t>
        </w:r>
      </w:ins>
      <w:ins w:id="209" w:author="Edward Tekwa" w:date="2017-08-03T16:43:00Z">
        <w:r w:rsidR="00924432">
          <w:t>failing to value</w:t>
        </w:r>
      </w:ins>
      <w:ins w:id="210" w:author="Edward Tekwa" w:date="2017-07-22T16:22:00Z">
        <w:r w:rsidR="000A392F">
          <w:t xml:space="preserve"> the future </w:t>
        </w:r>
      </w:ins>
      <w:ins w:id="211" w:author="Edward Tekwa" w:date="2017-07-22T16:23:00Z">
        <w:r w:rsidR="000A392F">
          <w:t>manifesting in</w:t>
        </w:r>
      </w:ins>
      <w:ins w:id="212" w:author="Edward Tekwa" w:date="2017-07-22T16:21:00Z">
        <w:r w:rsidR="000A392F">
          <w:t xml:space="preserve"> </w:t>
        </w:r>
      </w:ins>
      <w:r w:rsidR="00B770B3">
        <w:t>high discounting</w:t>
      </w:r>
      <w:r w:rsidR="00AA530E">
        <w:fldChar w:fldCharType="begin" w:fldLock="1"/>
      </w:r>
      <w:r w:rsidR="0072434B">
        <w:instrText>ADDIN CSL_CITATION { "citationItems" : [ { "id" : "ITEM-1", "itemData" : { "author" : [ { "dropping-particle" : "", "family" : "Clark", "given" : "Colin W.", "non-dropping-particle" : "", "parse-names" : false, "suffix" : "" } ], "container-title" : "Science", "id" : "ITEM-1", "issue" : "4100", "issued" : { "date-parts" : [ [ "1973" ] ] }, "page" : "630-634", "title" : "The economics of overexploitation", "type" : "article-journal", "volume" : "181" }, "uris" : [ "http://www.mendeley.com/documents/?uuid=d2430a6b-5321-4464-9e70-7954781d6761" ] } ], "mendeley" : { "formattedCitation" : "&lt;sup&gt;31&lt;/sup&gt;", "plainTextFormattedCitation" : "31", "previouslyFormattedCitation" : "&lt;sup&gt;31&lt;/sup&gt;" }, "properties" : { "noteIndex" : 0 }, "schema" : "https://github.com/citation-style-language/schema/raw/master/csl-citation.json" }</w:instrText>
      </w:r>
      <w:r w:rsidR="00AA530E">
        <w:fldChar w:fldCharType="separate"/>
      </w:r>
      <w:r w:rsidR="00BF4D94" w:rsidRPr="00BF4D94">
        <w:rPr>
          <w:noProof/>
          <w:vertAlign w:val="superscript"/>
        </w:rPr>
        <w:t>31</w:t>
      </w:r>
      <w:r w:rsidR="00AA530E">
        <w:fldChar w:fldCharType="end"/>
      </w:r>
      <w:r w:rsidR="00771676">
        <w:t xml:space="preserve">.  </w:t>
      </w:r>
      <w:r w:rsidR="00A0773C">
        <w:t xml:space="preserve">However, another line of reasoning seeks to explain overharvesting without </w:t>
      </w:r>
      <w:del w:id="213" w:author="Edward Tekwa" w:date="2017-08-04T10:50:00Z">
        <w:r w:rsidR="00A0773C" w:rsidDel="006B2C60">
          <w:delText xml:space="preserve">directly </w:delText>
        </w:r>
      </w:del>
      <w:r w:rsidR="00A0773C">
        <w:t>invoking</w:t>
      </w:r>
      <w:ins w:id="214" w:author="Edward Tekwa" w:date="2017-08-04T10:50:00Z">
        <w:r w:rsidR="006B2C60">
          <w:t xml:space="preserve"> individual fishery differences</w:t>
        </w:r>
      </w:ins>
      <w:del w:id="215" w:author="Edward Tekwa" w:date="2017-08-04T10:50:00Z">
        <w:r w:rsidR="00A0773C" w:rsidDel="006B2C60">
          <w:delText xml:space="preserve"> discounting and cooperation</w:delText>
        </w:r>
      </w:del>
      <w:r w:rsidR="0050331A">
        <w:t>, and indeed alludes to</w:t>
      </w:r>
      <w:del w:id="216" w:author="Edward Tekwa" w:date="2017-08-04T10:53:00Z">
        <w:r w:rsidR="0050331A" w:rsidDel="00A03060">
          <w:delText xml:space="preserve"> </w:delText>
        </w:r>
      </w:del>
      <w:ins w:id="217" w:author="Edward Tekwa" w:date="2017-08-04T10:51:00Z">
        <w:r w:rsidR="009D70DA">
          <w:t xml:space="preserve"> </w:t>
        </w:r>
      </w:ins>
      <w:r w:rsidR="0050331A">
        <w:t>path dependence</w:t>
      </w:r>
      <w:r w:rsidR="00771676">
        <w:t xml:space="preserve">.  </w:t>
      </w:r>
      <w:r w:rsidR="00F60EE6">
        <w:t xml:space="preserve">This is articulated </w:t>
      </w:r>
      <w:ins w:id="218" w:author="simon levin" w:date="2017-07-16T20:07:00Z">
        <w:r w:rsidR="00C33E6C">
          <w:t xml:space="preserve">as a </w:t>
        </w:r>
      </w:ins>
      <w:r w:rsidR="00F60EE6" w:rsidRPr="00FC577E">
        <w:rPr>
          <w:i/>
          <w:iCs/>
        </w:rPr>
        <w:t>s</w:t>
      </w:r>
      <w:r w:rsidR="007341E9" w:rsidRPr="00FC577E">
        <w:rPr>
          <w:i/>
          <w:iCs/>
        </w:rPr>
        <w:t>hifting baseline</w:t>
      </w:r>
      <w:r w:rsidR="00384146">
        <w:fldChar w:fldCharType="begin" w:fldLock="1"/>
      </w:r>
      <w:r w:rsidR="0072434B">
        <w:instrText>ADDIN CSL_CITATION { "citationItems" : [ { "id" : "ITEM-1", "itemData" : { "author" : [ { "dropping-particle" : "", "family" : "Pauly", "given" : "Daniel", "non-dropping-particle" : "", "parse-names" : false, "suffix" : "" } ], "container-title" : "Trends in Ecology and Evolution", "id" : "ITEM-1", "issue" : "10", "issued" : { "date-parts" : [ [ "1995" ] ] }, "page" : "430", "title" : "Anecdotes and the shifting baseline syndrome of fisheries", "type" : "article-journal", "volume" : "10" }, "uris" : [ "http://www.mendeley.com/documents/?uuid=264b1601-9af8-4d61-9f5b-c39619036619" ] } ], "mendeley" : { "formattedCitation" : "&lt;sup&gt;32&lt;/sup&gt;", "plainTextFormattedCitation" : "32", "previouslyFormattedCitation" : "&lt;sup&gt;32&lt;/sup&gt;" }, "properties" : { "noteIndex" : 0 }, "schema" : "https://github.com/citation-style-language/schema/raw/master/csl-citation.json" }</w:instrText>
      </w:r>
      <w:r w:rsidR="00384146">
        <w:fldChar w:fldCharType="separate"/>
      </w:r>
      <w:r w:rsidR="00BF4D94" w:rsidRPr="00BF4D94">
        <w:rPr>
          <w:noProof/>
          <w:vertAlign w:val="superscript"/>
        </w:rPr>
        <w:t>32</w:t>
      </w:r>
      <w:r w:rsidR="00384146">
        <w:fldChar w:fldCharType="end"/>
      </w:r>
      <w:r w:rsidR="00E87D9D">
        <w:t>, where fishery managements</w:t>
      </w:r>
      <w:r w:rsidR="007341E9">
        <w:t xml:space="preserve"> </w:t>
      </w:r>
      <w:ins w:id="219" w:author="Edward Tekwa" w:date="2017-07-18T14:28:00Z">
        <w:r w:rsidR="008748D2">
          <w:t>set</w:t>
        </w:r>
      </w:ins>
      <w:r w:rsidR="007341E9">
        <w:t xml:space="preserve"> targets</w:t>
      </w:r>
      <w:ins w:id="220" w:author="Edward Tekwa" w:date="2017-07-18T14:28:00Z">
        <w:r w:rsidR="008748D2">
          <w:t xml:space="preserve"> and limits</w:t>
        </w:r>
      </w:ins>
      <w:r w:rsidR="00E87D9D">
        <w:t xml:space="preserve"> </w:t>
      </w:r>
      <w:ins w:id="221" w:author="Edward Tekwa" w:date="2017-07-18T14:29:00Z">
        <w:r w:rsidR="008748D2">
          <w:t xml:space="preserve">based on </w:t>
        </w:r>
        <w:r w:rsidR="00080E39">
          <w:t>the prevailing harvest</w:t>
        </w:r>
        <w:r w:rsidR="000D1A84">
          <w:t>s</w:t>
        </w:r>
      </w:ins>
      <w:r w:rsidR="00E87D9D">
        <w:t>,</w:t>
      </w:r>
      <w:r w:rsidR="00384146">
        <w:t xml:space="preserve"> </w:t>
      </w:r>
      <w:ins w:id="222" w:author="simon levin" w:date="2017-07-16T20:07:00Z">
        <w:r w:rsidR="00C33E6C">
          <w:t xml:space="preserve">or as a </w:t>
        </w:r>
      </w:ins>
      <w:r w:rsidR="00384146" w:rsidRPr="00FC577E">
        <w:rPr>
          <w:i/>
          <w:iCs/>
        </w:rPr>
        <w:t>ratchet effect</w:t>
      </w:r>
      <w:r w:rsidR="00384146">
        <w:fldChar w:fldCharType="begin" w:fldLock="1"/>
      </w:r>
      <w:r w:rsidR="0072434B">
        <w:instrText>ADDIN CSL_CITATION { "citationItems" : [ { "id" : "ITEM-1", "itemData" : { "DOI" : "10.1126/science.277.5325.509", "ISBN" : "9437101043", "ISSN" : "00368075", "PMID" : "1480", "abstract" : "The global marine fish catch is approaching its upper limit. The number of overfished populations, as well as the indirect effects of fisheries on marine ecosystems, indicate that management has failed to achieve a principal goal, sustainability. This failure is primarily due to continually increasing harvest rates in response to incessant sociopolitical pressure for greater harvests and the intrinsic uncertainty in predicting the harvest that will cause population collapse. A more holistic approach incorporating interspecific interactions and physical environmental influences would contribute to greater sustainability by reducing the uncertainty in predictions. However, transforming the management process to reduce the influence of pressure for greater harvest holds more immediate promise.", "author" : [ { "dropping-particle" : "", "family" : "Botsford", "given" : "Louis W.", "non-dropping-particle" : "", "parse-names" : false, "suffix" : "" }, { "dropping-particle" : "", "family" : "Castilla", "given" : "Juan Carlos", "non-dropping-particle" : "", "parse-names" : false, "suffix" : "" }, { "dropping-particle" : "", "family" : "Peterson", "given" : "Charles H.", "non-dropping-particle" : "", "parse-names" : false, "suffix" : "" } ], "container-title" : "Science", "id" : "ITEM-1", "issue" : "5325", "issued" : { "date-parts" : [ [ "1997" ] ] }, "page" : "509-515", "title" : "The Management of Fisheries and Marine Ecosystems", "type" : "article-journal", "volume" : "277" }, "uris" : [ "http://www.mendeley.com/documents/?uuid=333f3b70-4f10-47bf-b974-89f10c6d292b" ] } ], "mendeley" : { "formattedCitation" : "&lt;sup&gt;23&lt;/sup&gt;", "plainTextFormattedCitation" : "23", "previouslyFormattedCitation" : "&lt;sup&gt;23&lt;/sup&gt;" }, "properties" : { "noteIndex" : 0 }, "schema" : "https://github.com/citation-style-language/schema/raw/master/csl-citation.json" }</w:instrText>
      </w:r>
      <w:r w:rsidR="00384146">
        <w:fldChar w:fldCharType="separate"/>
      </w:r>
      <w:r w:rsidR="00BF4D94" w:rsidRPr="00BF4D94">
        <w:rPr>
          <w:noProof/>
          <w:vertAlign w:val="superscript"/>
        </w:rPr>
        <w:t>23</w:t>
      </w:r>
      <w:r w:rsidR="00384146">
        <w:fldChar w:fldCharType="end"/>
      </w:r>
      <w:r w:rsidR="00E87D9D">
        <w:t xml:space="preserve">, where institutions are politically pressured against decreasing </w:t>
      </w:r>
      <w:r w:rsidR="00F60EE6">
        <w:t xml:space="preserve">established </w:t>
      </w:r>
      <w:r w:rsidR="00E87D9D">
        <w:t>harvest rate</w:t>
      </w:r>
      <w:r w:rsidR="001C6FC3">
        <w:t>s</w:t>
      </w:r>
      <w:r w:rsidR="00E87D9D">
        <w:t xml:space="preserve"> even when it is otherwise socioeconomically desirable.</w:t>
      </w:r>
      <w:r w:rsidR="00F4365B">
        <w:t xml:space="preserve"> </w:t>
      </w:r>
      <w:r w:rsidR="00B5025C">
        <w:t xml:space="preserve"> In </w:t>
      </w:r>
      <w:r w:rsidR="000C0A14">
        <w:t xml:space="preserve">formal </w:t>
      </w:r>
      <w:r w:rsidR="00B5025C">
        <w:t>economic theory, rational managers are expected to arrive at a single optimal harvest rate</w:t>
      </w:r>
      <w:r w:rsidR="005B3BC0">
        <w:fldChar w:fldCharType="begin" w:fldLock="1"/>
      </w:r>
      <w:r w:rsidR="0072434B">
        <w:instrText>ADDIN CSL_CITATION { "citationItems" : [ { "id" : "ITEM-1", "itemData" : { "author" : [ { "dropping-particle" : "", "family" : "Heal", "given" : "Geoffrey M.", "non-dropping-particle" : "", "parse-names" : false, "suffix" : "" } ], "id" : "ITEM-1", "issued" : { "date-parts" : [ [ "1998" ] ] }, "publisher" : "Columbia University Press", "publisher-place" : "New York", "title" : "Economic Theory and Sustainability", "type" : "book" }, "uris" : [ "http://www.mendeley.com/documents/?uuid=878f22dd-7f36-42d0-a106-699558ffdd8c" ] } ], "mendeley" : { "formattedCitation" : "&lt;sup&gt;33&lt;/sup&gt;", "plainTextFormattedCitation" : "33", "previouslyFormattedCitation" : "&lt;sup&gt;33&lt;/sup&gt;" }, "properties" : { "noteIndex" : 0 }, "schema" : "https://github.com/citation-style-language/schema/raw/master/csl-citation.json" }</w:instrText>
      </w:r>
      <w:r w:rsidR="005B3BC0">
        <w:fldChar w:fldCharType="separate"/>
      </w:r>
      <w:r w:rsidR="00BF4D94" w:rsidRPr="00BF4D94">
        <w:rPr>
          <w:noProof/>
          <w:vertAlign w:val="superscript"/>
        </w:rPr>
        <w:t>33</w:t>
      </w:r>
      <w:r w:rsidR="005B3BC0">
        <w:fldChar w:fldCharType="end"/>
      </w:r>
      <w:r w:rsidR="00B5025C">
        <w:t xml:space="preserve">, but </w:t>
      </w:r>
      <w:r w:rsidR="007341E9">
        <w:t>limited management control can lead to</w:t>
      </w:r>
      <w:r w:rsidR="00B5025C">
        <w:t xml:space="preserve"> multiple attractors</w:t>
      </w:r>
      <w:r w:rsidR="007341E9">
        <w:fldChar w:fldCharType="begin" w:fldLock="1"/>
      </w:r>
      <w:r w:rsidR="00D83DFA">
        <w:instrText>ADDIN CSL_CITATION { "citationItems" : [ { "id" : "ITEM-1", "itemData" : { "DOI" : "10.1073/pnas.1005431108", "ISBN" : "1005431108", "ISSN" : "0027-8424", "PMID" : "21502517", "abstract" : "Many ecosystems appear subject to regime shifts--abrupt changes from one state to another after crossing a threshold or tipping point. Thresholds and their associated stability landscapes are determined within a coupled socioeconomic-ecological system (SES) where human choices, including those of managers, are feedback responses. Prior work has made one of two assumptions about managers: that they face no institutional constraints, in which case the SES may be managed to be fairly robust to shocks and tipping points are of little importance, or that managers are rigidly constrained with no flexibility to adapt, in which case the inferred thresholds may poorly reflect actual managerial flexibility. We model a multidimensional SES to investigate how alternative institutions affect SES stability landscapes and alter tipping points. With institutionally dependent human feedbacks, the stability landscape depends on institutional arrangements. Strong institutions that account for feedback responses create the possibility for desirable states of the world and can cause undesirable states to cease to exist. Intermediate institutions interact with ecological relationships to determine the existence and nature of tipping points. Finally, weak institutions can eliminate tipping points so that only undesirable states of the world remain.", "author" : [ { "dropping-particle" : "", "family" : "Horan", "given" : "Richard D", "non-dropping-particle" : "", "parse-names" : false, "suffix" : "" }, { "dropping-particle" : "", "family" : "Fenichel", "given" : "Eli P", "non-dropping-particle" : "", "parse-names" : false, "suffix" : "" }, { "dropping-particle" : "", "family" : "Drury", "given" : "Kevin L S", "non-dropping-particle" : "", "parse-names" : false, "suffix" : "" }, { "dropping-particle" : "", "family" : "Lodge", "given" : "David M", "non-dropping-particle" : "", "parse-names" : false, "suffix" : "" } ], "container-title" : "Proceedings of the National Academy of Sciences of the United States of America", "id" : "ITEM-1", "issue" : "18", "issued" : { "date-parts" : [ [ "2011" ] ] }, "page" : "7333-7338", "title" : "Managing ecological thresholds in coupled environmental-human systems.", "type" : "article-journal", "volume" : "108" }, "uris" : [ "http://www.mendeley.com/documents/?uuid=fbd250ba-cd8e-41bb-9422-766cee457447" ] }, { "id" : "ITEM-2", "itemData" : { "DOI" : "10.1016/j.jebo.2016.06.014", "ISBN" : "2011670233", "ISSN" : "01672681", "abstract" : "Thresholds and tipping points that are characteristic of dynamic multi-stability are increasingly prominent touchstones of the science-policy interface. Prior economic work has shown thresholds arising in convex-concave ecological models that exclude humans may disappear in models of coupled economic-ecological systems when economic agents are included as part of the system. Less well-understood is how this result may depend on the ability of humans to manage complex systems. We examine the role of institutions that condition the available management choices. We find institutional restrictions do not generate non-convexities when the ecological system is well-behaved, but that these restrictions may generate non-convexities when the ecological system is convex-concave. These results are tied to the concept of path controllability, which is when managers have sufficient controls to guide the system across the state space. Path controllability is the dynamic version of the Tinbergen rule, and generally requires separate controls to manage each possible ecological externality. We link the concepts of ecosystem externalities, thresholds, and path controllability to provide new economic insights into problems with the potential for multi-stability, and we illustrate the importance of institutions for managing convex-concave systems.", "author" : [ { "dropping-particle" : "", "family" : "Fenichel", "given" : "Eli P.", "non-dropping-particle" : "", "parse-names" : false, "suffix" : "" }, { "dropping-particle" : "", "family" : "Horan", "given" : "Richard D.", "non-dropping-particle" : "", "parse-names" : false, "suffix" : "" } ], "container-title" : "Journal of Economic Behavior and Organization", "id" : "ITEM-2", "issued" : { "date-parts" : [ [ "2016" ] ] }, "publisher" : "Elsevier B.V.", "title" : "Tinbergen and tipping points: Could some thresholds be policy-induced?", "type" : "article-journal" }, "uris" : [ "http://www.mendeley.com/documents/?uuid=61b4550a-3a61-4273-8a3e-737d5c53c3de" ] } ], "mendeley" : { "formattedCitation" : "&lt;sup&gt;3,4&lt;/sup&gt;", "plainTextFormattedCitation" : "3,4", "previouslyFormattedCitation" : "&lt;sup&gt;3,4&lt;/sup&gt;" }, "properties" : { "noteIndex" : 0 }, "schema" : "https://github.com/citation-style-language/schema/raw/master/csl-citation.json" }</w:instrText>
      </w:r>
      <w:r w:rsidR="007341E9">
        <w:fldChar w:fldCharType="separate"/>
      </w:r>
      <w:r w:rsidR="0090387C" w:rsidRPr="0090387C">
        <w:rPr>
          <w:noProof/>
          <w:vertAlign w:val="superscript"/>
        </w:rPr>
        <w:t>3,4</w:t>
      </w:r>
      <w:r w:rsidR="007341E9">
        <w:fldChar w:fldCharType="end"/>
      </w:r>
      <w:ins w:id="223" w:author="Edward Tekwa" w:date="2017-08-04T10:53:00Z">
        <w:r w:rsidR="0040192E">
          <w:t xml:space="preserve"> and path dependence</w:t>
        </w:r>
      </w:ins>
      <w:r w:rsidR="007341E9">
        <w:t>.</w:t>
      </w:r>
      <w:r w:rsidR="000C0A14">
        <w:t xml:space="preserve">  In the following single-stock model, management limitation comes</w:t>
      </w:r>
      <w:ins w:id="224" w:author="simon levin" w:date="2017-07-16T20:08:00Z">
        <w:r w:rsidR="00C33E6C">
          <w:t xml:space="preserve"> through</w:t>
        </w:r>
      </w:ins>
      <w:r w:rsidR="000C0A14">
        <w:t xml:space="preserve"> attraction to local peaks in rent</w:t>
      </w:r>
      <w:r w:rsidR="00DC733D">
        <w:t xml:space="preserve"> (benefit minus cost)</w:t>
      </w:r>
      <w:r w:rsidR="000C0A14">
        <w:t xml:space="preserve"> as a function of harvest rate, </w:t>
      </w:r>
      <w:r w:rsidR="00772C61">
        <w:t xml:space="preserve">rather </w:t>
      </w:r>
      <w:ins w:id="225" w:author="simon levin" w:date="2017-07-16T20:08:00Z">
        <w:r w:rsidR="00C33E6C">
          <w:t xml:space="preserve">than through </w:t>
        </w:r>
      </w:ins>
      <w:r w:rsidR="00772C61">
        <w:t>convergence to a globally optimal strategy.</w:t>
      </w:r>
    </w:p>
    <w:p w14:paraId="34BF3AAB" w14:textId="30D1DBC6" w:rsidR="009746D5" w:rsidRPr="00BC540E" w:rsidRDefault="00B626EF" w:rsidP="00545ED8">
      <w:pPr>
        <w:ind w:firstLine="720"/>
        <w:outlineLvl w:val="0"/>
      </w:pPr>
      <w:r>
        <w:t>In our model, w</w:t>
      </w:r>
      <w:r w:rsidR="000C0A14">
        <w:t xml:space="preserve">e </w:t>
      </w:r>
      <w:r w:rsidR="000A447F">
        <w:t>ass</w:t>
      </w:r>
      <w:r w:rsidR="000C0A14">
        <w:t>ume</w:t>
      </w:r>
      <w:r w:rsidR="000A447F">
        <w:t xml:space="preserve"> that </w:t>
      </w:r>
      <w:r w:rsidR="005F67E8">
        <w:t>each</w:t>
      </w:r>
      <w:r w:rsidR="00824317">
        <w:t xml:space="preserve"> </w:t>
      </w:r>
      <w:r w:rsidR="0022778D">
        <w:t>fishery</w:t>
      </w:r>
      <w:r w:rsidR="00824317">
        <w:t xml:space="preserve"> </w:t>
      </w:r>
      <w:r w:rsidR="005F67E8">
        <w:t xml:space="preserve">has </w:t>
      </w:r>
      <w:commentRangeStart w:id="226"/>
      <w:r w:rsidR="005F67E8">
        <w:t>exclusive access to</w:t>
      </w:r>
      <w:r w:rsidR="00C67DF1">
        <w:t xml:space="preserve"> a</w:t>
      </w:r>
      <w:r w:rsidR="000A447F">
        <w:t xml:space="preserve"> fish stock, </w:t>
      </w:r>
      <w:commentRangeEnd w:id="226"/>
      <w:r w:rsidR="0099662B">
        <w:rPr>
          <w:rStyle w:val="CommentReference"/>
        </w:rPr>
        <w:commentReference w:id="226"/>
      </w:r>
      <w:r w:rsidR="000A447F">
        <w:t>that stock</w:t>
      </w:r>
      <w:r w:rsidR="00744646">
        <w:t>s quickly equilibrate</w:t>
      </w:r>
      <w:r w:rsidR="000A447F">
        <w:t xml:space="preserve"> in response to harvest, and that </w:t>
      </w:r>
      <w:r w:rsidR="0022778D">
        <w:t>fisheries</w:t>
      </w:r>
      <w:r w:rsidR="000A447F">
        <w:t xml:space="preserve"> change their harvest rates slowly by small increments</w:t>
      </w:r>
      <w:r w:rsidR="0047489C">
        <w:t>.</w:t>
      </w:r>
      <w:r w:rsidR="00FD5E76">
        <w:t xml:space="preserve">  With no discounting, these appear to be ideal conditions for managers to implement</w:t>
      </w:r>
      <w:ins w:id="227" w:author="Edward Tekwa" w:date="2017-07-31T21:46:00Z">
        <w:r w:rsidR="00AC0643">
          <w:t xml:space="preserve"> socially</w:t>
        </w:r>
      </w:ins>
      <w:r w:rsidR="00FD5E76">
        <w:t xml:space="preserve"> </w:t>
      </w:r>
      <w:ins w:id="228" w:author="Edward Tekwa" w:date="2017-07-19T10:29:00Z">
        <w:r w:rsidR="00521B36">
          <w:t xml:space="preserve">optimal </w:t>
        </w:r>
      </w:ins>
      <w:r w:rsidR="00FD5E76">
        <w:t>policies.</w:t>
      </w:r>
      <w:r w:rsidR="00490A43">
        <w:t xml:space="preserve"> </w:t>
      </w:r>
      <w:r w:rsidR="00E26416">
        <w:t xml:space="preserve"> </w:t>
      </w:r>
      <w:r w:rsidR="0022778D">
        <w:t>The fishery includes fishers and governing bodies of the stock, thus rents are defined as landing value minus variable operating cost and government subsidy</w:t>
      </w:r>
      <w:r w:rsidR="001802B5">
        <w:fldChar w:fldCharType="begin" w:fldLock="1"/>
      </w:r>
      <w:r w:rsidR="00BF4D94">
        <w:instrText>ADDIN CSL_CITATION { "citationItems" : [ { "id" : "ITEM-1", "itemData" : { "DOI" : "10.1371/journal.pone.0040542", "ISBN" : "1932-6203", "ISSN" : "19326203", "PMID" : "22808187", "abstract" : "Global marine fisheries are currently underperforming, largely due to overfishing. An analysis of global databases finds that resource rent net of subsidies from rebuilt world fisheries could increase from the current negative US$13 billion to positive US$54 billion per year, resulting in a net gain of US$600 to US$1,400 billion in present value over fifty years after rebuilding. To realize this gain, governments need to implement a rebuilding program at a cost of about US$203 (US$130\u2013US$292) billion in present value. We estimate that it would take just 12 years after rebuilding begins for the benefits to surpass the cost. Even without accounting for the potential boost to recreational fisheries, and ignoring ancillary and non-market values that would likely increase, the potential benefits of rebuilding global fisheries far outweigh the costs.", "author" : [ { "dropping-particle" : "", "family" : "Sumaila", "given" : "Ussif Rashid", "non-dropping-particle" : "", "parse-names" : false, "suffix" : "" }, { "dropping-particle" : "", "family" : "Cheung", "given" : "William", "non-dropping-particle" : "", "parse-names" : false, "suffix" : "" }, { "dropping-particle" : "", "family" : "Dyck", "given" : "Andrew", "non-dropping-particle" : "", "parse-names" : false, "suffix" : "" }, { "dropping-particle" : "", "family" : "Gueye", "given" : "Kamal", "non-dropping-particle" : "", "parse-names" : false, "suffix" : "" }, { "dropping-particle" : "", "family" : "Huang", "given" : "Ling", "non-dropping-particle" : "", "parse-names" : false, "suffix" : "" }, { "dropping-particle" : "", "family" : "Lam", "given" : "Vicky", "non-dropping-particle" : "", "parse-names" : false, "suffix" : "" }, { "dropping-particle" : "", "family" : "Pauly", "given" : "Daniel", "non-dropping-particle" : "", "parse-names" : false, "suffix" : "" }, { "dropping-particle" : "", "family" : "Srinivasan", "given" : "Thara", "non-dropping-particle" : "", "parse-names" : false, "suffix" : "" }, { "dropping-particle" : "", "family" : "Swartz", "given" : "Wilf", "non-dropping-particle" : "", "parse-names" : false, "suffix" : "" }, { "dropping-particle" : "", "family" : "Watson", "given" : "Reginald", "non-dropping-particle" : "", "parse-names" : false, "suffix" : "" }, { "dropping-particle" : "", "family" : "Zeller", "given" : "Dirk", "non-dropping-particle" : "", "parse-names" : false, "suffix" : "" } ], "container-title" : "PLoS ONE", "id" : "ITEM-1", "issue" : "7", "issued" : { "date-parts" : [ [ "2012" ] ] }, "title" : "Benefits of rebuilding global marine fisheries outweigh costs", "type" : "article-journal", "volume" : "7" }, "uris" : [ "http://www.mendeley.com/documents/?uuid=5fb909a4-8827-4a53-88a3-0d9935826eff" ] } ], "mendeley" : { "formattedCitation" : "&lt;sup&gt;20&lt;/sup&gt;", "plainTextFormattedCitation" : "20", "previouslyFormattedCitation" : "&lt;sup&gt;20&lt;/sup&gt;" }, "properties" : { "noteIndex" : 0 }, "schema" : "https://github.com/citation-style-language/schema/raw/master/csl-citation.json" }</w:instrText>
      </w:r>
      <w:r w:rsidR="001802B5">
        <w:fldChar w:fldCharType="separate"/>
      </w:r>
      <w:r w:rsidR="003536A9" w:rsidRPr="003536A9">
        <w:rPr>
          <w:noProof/>
          <w:vertAlign w:val="superscript"/>
        </w:rPr>
        <w:t>20</w:t>
      </w:r>
      <w:r w:rsidR="001802B5">
        <w:fldChar w:fldCharType="end"/>
      </w:r>
      <w:r w:rsidR="0022778D">
        <w:t xml:space="preserve">. </w:t>
      </w:r>
      <w:r w:rsidR="004D7BC6">
        <w:t xml:space="preserve"> The stock grows logistically, while the benefit from harvest exhibits diminishing return</w:t>
      </w:r>
      <w:ins w:id="229" w:author="Edward Tekwa" w:date="2017-08-03T16:46:00Z">
        <w:r w:rsidR="00FF6520">
          <w:t xml:space="preserve"> (</w:t>
        </w:r>
      </w:ins>
      <w:ins w:id="230" w:author="Edward Tekwa" w:date="2017-08-03T16:47:00Z">
        <w:r w:rsidR="00FF6520">
          <w:t>natural log of harvest</w:t>
        </w:r>
      </w:ins>
      <w:ins w:id="231" w:author="Edward Tekwa" w:date="2017-08-03T16:46:00Z">
        <w:r w:rsidR="00FF6520">
          <w:t>)</w:t>
        </w:r>
      </w:ins>
      <w:r w:rsidR="004D7BC6">
        <w:t>.</w:t>
      </w:r>
      <w:r w:rsidR="002E3E46">
        <w:t xml:space="preserve"> </w:t>
      </w:r>
      <w:del w:id="232" w:author="Edward Tekwa" w:date="2017-08-04T09:52:00Z">
        <w:r w:rsidR="002E3E46" w:rsidDel="00C449F3">
          <w:delText xml:space="preserve"> </w:delText>
        </w:r>
      </w:del>
      <w:ins w:id="233" w:author="Edward Tekwa" w:date="2017-08-04T09:52:00Z">
        <w:r w:rsidR="00C449F3">
          <w:t xml:space="preserve"> </w:t>
        </w:r>
      </w:ins>
      <w:del w:id="234" w:author="Edward Tekwa" w:date="2017-08-04T09:52:00Z">
        <w:r w:rsidR="002E3E46" w:rsidDel="00C449F3">
          <w:delText>T</w:delText>
        </w:r>
        <w:r w:rsidR="004D7BC6" w:rsidDel="00C449F3">
          <w:delText xml:space="preserve">his </w:delText>
        </w:r>
        <w:r w:rsidR="002E3E46" w:rsidDel="00C449F3">
          <w:delText>scenario exhibits the hallmar</w:delText>
        </w:r>
        <w:r w:rsidR="00DC0606" w:rsidDel="00C449F3">
          <w:delText xml:space="preserve">ks of </w:delText>
        </w:r>
        <w:r w:rsidR="002E6B80" w:rsidDel="00C449F3">
          <w:delText>complex adaptive system</w:delText>
        </w:r>
        <w:r w:rsidR="00DC0606" w:rsidDel="00C449F3">
          <w:delText>s</w:delText>
        </w:r>
        <w:r w:rsidR="00F82C39" w:rsidDel="00C449F3">
          <w:fldChar w:fldCharType="begin" w:fldLock="1"/>
        </w:r>
        <w:r w:rsidR="00D83DFA" w:rsidDel="00C449F3">
          <w:delInstrText>ADDIN CSL_CITATION { "citationItems" : [ { "id" : "ITEM-1", "itemData" : { "DOI" : "10.1017/S1355770X12000460", "ISBN" : "1355-770X", "ISSN" : "1355-770X", "abstract" : "Systems linking people and nature, known as social-ecological sys- tems, are increasingly understood as complex adaptive systems. Essential features of these complex adaptive systems \u2013 such as nonlinear feedbacks, strategic interactions, individual and spatial heterogeneity, and varying time scales \u2013 pose substantial chal- lenges for modeling. However, ignoring these characteristics can distort our picture of how these systems work, causing policies to be less effective or even counterproduc- tive. In this paper we present recent developments in modeling social-ecological systems, illustrate some of these challenges with examples related to coral reefs and grasslands, and identify the implications for economic and policy analysis.", "author" : [ { "dropping-particle" : "", "family" : "Levin", "given" : "Simon", "non-dropping-particle" : "", "parse-names" : false, "suffix" : "" }, { "dropping-particle" : "", "family" : "Xepapadeas", "given" : "Tasos", "non-dropping-particle" : "", "parse-names" : false, "suffix" : "" }, { "dropping-particle" : "", "family" : "Cr\u00e9pin", "given" : "Anne-Sophie", "non-dropping-particle" : "", "parse-names" : false, "suffix" : "" }, { "dropping-particle" : "", "family" : "Norberg", "given" : "Jon", "non-dropping-particle" : "", "parse-names" : false, "suffix" : "" }, { "dropping-particle" : "", "family" : "Zeeuw", "given" : "Aart", "non-dropping-particle" : "de", "parse-names" : false, "suffix" : "" }, { "dropping-particle" : "", "family" : "Folke", "given" : "Carl", "non-dropping-particle" : "", "parse-names" : false, "suffix" : "" }, { "dropping-particle" : "", "family" : "Hughes", "given" : "Terry", "non-dropping-particle" : "", "parse-names" : false, "suffix" : "" }, { "dropping-particle" : "", "family" : "Arrow", "given" : "Kenneth", "non-dropping-particle" : "", "parse-names" : false, "suffix" : "" }, { "dropping-particle" : "", "family" : "Barrett", "given" : "Scott", "non-dropping-particle" : "", "parse-names" : false, "suffix" : "" }, { "dropping-particle" : "", "family" : "Daily", "given" : "Gretchen", "non-dropping-particle" : "", "parse-names" : false, "suffix" : "" }, { "dropping-particle" : "", "family" : "Ehrlich", "given" : "Paul", "non-dropping-particle" : "", "parse-names" : false, "suffix" : "" }, { "dropping-particle" : "", "family" : "Kautsky", "given" : "Nils", "non-dropping-particle" : "", "parse-names" : false, "suffix" : "" }, { "dropping-particle" : "", "family" : "M\u00e4ler", "given" : "Karl-G\u00f6ran", "non-dropping-particle" : "", "parse-names" : false, "suffix" : "" }, { "dropping-particle" : "", "family" : "Polasky", "given" : "Steve", "non-dropping-particle" : "", "parse-names" : false, "suffix" : "" }, { "dropping-particle" : "", "family" : "Troell", "given" : "Max", "non-dropping-particle" : "", "parse-names" : false, "suffix" : "" }, { "dropping-particle" : "", "family" : "Vincent", "given" : "Jeffrey R.", "non-dropping-particle" : "", "parse-names" : false, "suffix" : "" }, { "dropping-particle" : "", "family" : "Walker", "given" : "Brian", "non-dropping-particle" : "", "parse-names" : false, "suffix" : "" } ], "container-title" : "Environment and Development Economics", "id" : "ITEM-1", "issue" : "2", "issued" : { "date-parts" : [ [ "2013" ] ] }, "page" : "111-132", "title" : "Social-ecological systems as complex adaptive systems: modeling and policy implications", "type" : "article-journal", "volume" : "18" }, "uris" : [ "http://www.mendeley.com/documents/?uuid=64633efb-3a6b-4e08-9b7c-101393e12db5" ] } ], "mendeley" : { "formattedCitation" : "&lt;sup&gt;2&lt;/sup&gt;", "plainTextFormattedCitation" : "2", "previouslyFormattedCitation" : "&lt;sup&gt;2&lt;/sup&gt;" }, "properties" : { "noteIndex" : 0 }, "schema" : "https://github.com/citation-style-language/schema/raw/master/csl-citation.json" }</w:delInstrText>
        </w:r>
        <w:r w:rsidR="00F82C39" w:rsidDel="00C449F3">
          <w:fldChar w:fldCharType="separate"/>
        </w:r>
        <w:r w:rsidR="0090387C" w:rsidRPr="0090387C" w:rsidDel="00C449F3">
          <w:rPr>
            <w:noProof/>
            <w:vertAlign w:val="superscript"/>
          </w:rPr>
          <w:delText>2</w:delText>
        </w:r>
        <w:r w:rsidR="00F82C39" w:rsidDel="00C449F3">
          <w:fldChar w:fldCharType="end"/>
        </w:r>
        <w:r w:rsidR="002E3E46" w:rsidDel="00C449F3">
          <w:delText xml:space="preserve">: </w:delText>
        </w:r>
        <w:r w:rsidR="00E91BE0" w:rsidDel="00C449F3">
          <w:delText>individual fisheries</w:delText>
        </w:r>
        <w:r w:rsidR="002E3E46" w:rsidDel="00C449F3">
          <w:delText xml:space="preserve"> adapt</w:delText>
        </w:r>
        <w:r w:rsidR="00F82C39" w:rsidDel="00C449F3">
          <w:delText xml:space="preserve"> </w:delText>
        </w:r>
        <w:r w:rsidR="0058410E" w:rsidDel="00C449F3">
          <w:delText>locally, with a time-scale separation between resource and strategy dynamics</w:delText>
        </w:r>
        <w:r w:rsidR="00696877" w:rsidDel="00C449F3">
          <w:delText xml:space="preserve">, resulting in </w:delText>
        </w:r>
        <w:r w:rsidR="000342F2" w:rsidDel="00C449F3">
          <w:delText>global patterns</w:delText>
        </w:r>
        <w:r w:rsidR="00696877" w:rsidDel="00C449F3">
          <w:delText xml:space="preserve"> that </w:delText>
        </w:r>
        <w:r w:rsidR="00ED03FC" w:rsidDel="00C449F3">
          <w:delText>are not necessarily optimal</w:delText>
        </w:r>
        <w:r w:rsidR="00DC0606" w:rsidDel="00C449F3">
          <w:delText xml:space="preserve"> or unimodal</w:delText>
        </w:r>
        <w:r w:rsidR="0058410E" w:rsidDel="00C449F3">
          <w:delText>.</w:delText>
        </w:r>
        <w:r w:rsidR="00C97313" w:rsidDel="00C449F3">
          <w:delText xml:space="preserve">  </w:delText>
        </w:r>
      </w:del>
      <w:r w:rsidR="00C97313">
        <w:t>The model solutions</w:t>
      </w:r>
      <w:ins w:id="235" w:author="Edward Tekwa" w:date="2017-07-18T14:01:00Z">
        <w:r w:rsidR="00D3768F">
          <w:t xml:space="preserve"> (see Methods</w:t>
        </w:r>
      </w:ins>
      <w:ins w:id="236" w:author="Edward Tekwa" w:date="2017-08-03T16:48:00Z">
        <w:r w:rsidR="00AF2126">
          <w:t xml:space="preserve"> for derivations</w:t>
        </w:r>
      </w:ins>
      <w:ins w:id="237" w:author="Edward Tekwa" w:date="2017-07-18T14:01:00Z">
        <w:r w:rsidR="00D3768F">
          <w:t>)</w:t>
        </w:r>
      </w:ins>
      <w:r w:rsidR="00C97313">
        <w:t xml:space="preserve"> are expressed in </w:t>
      </w:r>
      <w:r w:rsidR="00C97313">
        <w:fldChar w:fldCharType="begin"/>
      </w:r>
      <w:r w:rsidR="00C97313">
        <w:instrText xml:space="preserve"> REF _Ref485396183 \h </w:instrText>
      </w:r>
      <w:r w:rsidR="00C97313">
        <w:fldChar w:fldCharType="separate"/>
      </w:r>
      <w:r w:rsidR="00F44A84">
        <w:t xml:space="preserve">Equation </w:t>
      </w:r>
      <w:r w:rsidR="00F44A84">
        <w:rPr>
          <w:noProof/>
        </w:rPr>
        <w:t>1</w:t>
      </w:r>
      <w:r w:rsidR="00C97313">
        <w:fldChar w:fldCharType="end"/>
      </w:r>
      <w:r w:rsidR="00C97313">
        <w:t xml:space="preserve"> as </w:t>
      </w:r>
      <m:oMath>
        <m:acc>
          <m:accPr>
            <m:ctrlPr>
              <w:rPr>
                <w:rFonts w:ascii="Cambria Math" w:hAnsi="Cambria Math"/>
                <w:i/>
              </w:rPr>
            </m:ctrlPr>
          </m:accPr>
          <m:e>
            <m:sSup>
              <m:sSupPr>
                <m:ctrlPr>
                  <w:rPr>
                    <w:rFonts w:ascii="Cambria Math" w:hAnsi="Cambria Math"/>
                    <w:i/>
                  </w:rPr>
                </m:ctrlPr>
              </m:sSupPr>
              <m:e>
                <m:r>
                  <w:rPr>
                    <w:rFonts w:ascii="Cambria Math" w:hAnsi="Cambria Math"/>
                  </w:rPr>
                  <m:t>F</m:t>
                </m:r>
              </m:e>
              <m:sup>
                <m:r>
                  <w:rPr>
                    <w:rFonts w:ascii="Cambria Math" w:hAnsi="Cambria Math"/>
                  </w:rPr>
                  <m:t>*</m:t>
                </m:r>
              </m:sup>
            </m:sSup>
          </m:e>
        </m:acc>
      </m:oMath>
      <w:r w:rsidR="00C97313">
        <w:t>=log</w:t>
      </w:r>
      <w:r w:rsidR="00C97313">
        <w:rPr>
          <w:vertAlign w:val="subscript"/>
        </w:rPr>
        <w:t>2</w:t>
      </w:r>
      <w:r w:rsidR="00C97313">
        <w:t>(</w:t>
      </w:r>
      <w:r w:rsidR="00C97313">
        <w:rPr>
          <w:i/>
        </w:rPr>
        <w:t>F</w:t>
      </w:r>
      <w:r w:rsidR="00C97313">
        <w:rPr>
          <w:i/>
          <w:vertAlign w:val="superscript"/>
        </w:rPr>
        <w:t>*</w:t>
      </w:r>
      <w:r w:rsidR="00C97313">
        <w:t>/</w:t>
      </w:r>
      <w:commentRangeStart w:id="238"/>
      <w:r w:rsidR="00C97313">
        <w:rPr>
          <w:i/>
        </w:rPr>
        <w:t>F</w:t>
      </w:r>
      <w:r w:rsidR="00C97313">
        <w:rPr>
          <w:i/>
          <w:vertAlign w:val="subscript"/>
        </w:rPr>
        <w:t>MSY</w:t>
      </w:r>
      <w:commentRangeEnd w:id="238"/>
      <w:r w:rsidR="00C33E6C">
        <w:rPr>
          <w:rStyle w:val="CommentReference"/>
        </w:rPr>
        <w:commentReference w:id="238"/>
      </w:r>
      <w:r w:rsidR="00C97313">
        <w:t xml:space="preserve">), or the log ratio of harvest rates </w:t>
      </w:r>
      <w:r w:rsidR="00C97313">
        <w:rPr>
          <w:i/>
        </w:rPr>
        <w:t>F</w:t>
      </w:r>
      <w:r w:rsidR="00C97313">
        <w:rPr>
          <w:i/>
          <w:vertAlign w:val="superscript"/>
        </w:rPr>
        <w:t>*</w:t>
      </w:r>
      <w:r w:rsidR="00C97313">
        <w:t xml:space="preserve"> over the </w:t>
      </w:r>
      <w:r w:rsidR="00C646F4">
        <w:t xml:space="preserve">harvest rate of </w:t>
      </w:r>
      <w:r w:rsidR="00C97313">
        <w:t>maximum sustainable yield (</w:t>
      </w:r>
      <w:r w:rsidR="00C97313">
        <w:rPr>
          <w:i/>
        </w:rPr>
        <w:t>F</w:t>
      </w:r>
      <w:r w:rsidR="00C97313">
        <w:rPr>
          <w:i/>
          <w:vertAlign w:val="subscript"/>
        </w:rPr>
        <w:t>MSY</w:t>
      </w:r>
      <w:r w:rsidR="00C97313">
        <w:t>)</w:t>
      </w:r>
      <w:r w:rsidR="00D703D1">
        <w:t>, the rate that results in the highest possible sustained harvest</w:t>
      </w:r>
      <w:r w:rsidR="00C97313">
        <w:t>.</w:t>
      </w:r>
      <w:r w:rsidR="00490A43">
        <w:t xml:space="preserve">  This </w:t>
      </w:r>
      <w:r w:rsidR="00B85C80">
        <w:t xml:space="preserve">normalized </w:t>
      </w:r>
      <w:r w:rsidR="00490A43">
        <w:t>form makes different fisheries comparable</w:t>
      </w:r>
      <w:ins w:id="239" w:author="simon levin" w:date="2017-07-16T20:11:00Z">
        <w:r w:rsidR="00C33E6C">
          <w:t xml:space="preserve">; </w:t>
        </w:r>
      </w:ins>
      <w:r w:rsidR="00D703D1">
        <w:t>conveniently</w:t>
      </w:r>
      <w:ins w:id="240" w:author="simon levin" w:date="2017-07-16T20:11:00Z">
        <w:r w:rsidR="00C33E6C">
          <w:t>, it</w:t>
        </w:r>
      </w:ins>
      <w:r w:rsidR="00D703D1">
        <w:t xml:space="preserve"> takes the valu</w:t>
      </w:r>
      <w:r w:rsidR="00C646F4">
        <w:t>e of 0 when the fishery harvests</w:t>
      </w:r>
      <w:r w:rsidR="00D703D1">
        <w:t xml:space="preserve"> at </w:t>
      </w:r>
      <w:r w:rsidR="00D703D1">
        <w:rPr>
          <w:i/>
        </w:rPr>
        <w:t>F</w:t>
      </w:r>
      <w:r w:rsidR="00D703D1">
        <w:rPr>
          <w:i/>
          <w:vertAlign w:val="subscript"/>
        </w:rPr>
        <w:t>MSY</w:t>
      </w:r>
      <w:r w:rsidR="00C646F4">
        <w:t>, is negative</w:t>
      </w:r>
      <w:r w:rsidR="00C93B42">
        <w:t xml:space="preserve"> </w:t>
      </w:r>
      <w:r w:rsidR="002F138C">
        <w:t xml:space="preserve">when harvesting </w:t>
      </w:r>
      <w:r w:rsidR="00C646F4">
        <w:t xml:space="preserve">below </w:t>
      </w:r>
      <w:r w:rsidR="00C646F4">
        <w:rPr>
          <w:i/>
        </w:rPr>
        <w:t>F</w:t>
      </w:r>
      <w:r w:rsidR="00C646F4">
        <w:rPr>
          <w:i/>
          <w:vertAlign w:val="subscript"/>
        </w:rPr>
        <w:t>MSY</w:t>
      </w:r>
      <w:r w:rsidR="00EF002B">
        <w:t>, and is positive</w:t>
      </w:r>
      <w:r w:rsidR="00C93B42">
        <w:t xml:space="preserve"> </w:t>
      </w:r>
      <w:r w:rsidR="002F138C">
        <w:t xml:space="preserve">when harvesting </w:t>
      </w:r>
      <w:r w:rsidR="00C93B42">
        <w:t>a</w:t>
      </w:r>
      <w:r w:rsidR="002F138C">
        <w:t xml:space="preserve">bove </w:t>
      </w:r>
      <w:r w:rsidR="002F138C">
        <w:rPr>
          <w:i/>
        </w:rPr>
        <w:t>F</w:t>
      </w:r>
      <w:r w:rsidR="002F138C">
        <w:rPr>
          <w:i/>
          <w:vertAlign w:val="subscript"/>
        </w:rPr>
        <w:t>MSY</w:t>
      </w:r>
      <w:ins w:id="241" w:author="Edward Tekwa" w:date="2017-07-19T10:31:00Z">
        <w:r w:rsidR="0089385C">
          <w:t xml:space="preserve"> (</w:t>
        </w:r>
      </w:ins>
      <m:oMath>
        <m:acc>
          <m:accPr>
            <m:ctrlPr>
              <w:ins w:id="242" w:author="Edward Tekwa" w:date="2017-07-19T10:32:00Z">
                <w:rPr>
                  <w:rFonts w:ascii="Cambria Math" w:hAnsi="Cambria Math"/>
                  <w:i/>
                </w:rPr>
              </w:ins>
            </m:ctrlPr>
          </m:accPr>
          <m:e>
            <m:sSup>
              <m:sSupPr>
                <m:ctrlPr>
                  <w:ins w:id="243" w:author="Edward Tekwa" w:date="2017-07-19T10:32:00Z">
                    <w:rPr>
                      <w:rFonts w:ascii="Cambria Math" w:hAnsi="Cambria Math"/>
                      <w:i/>
                    </w:rPr>
                  </w:ins>
                </m:ctrlPr>
              </m:sSupPr>
              <m:e>
                <w:ins w:id="244" w:author="Edward Tekwa" w:date="2017-07-19T10:32:00Z">
                  <m:r>
                    <w:rPr>
                      <w:rFonts w:ascii="Cambria Math" w:hAnsi="Cambria Math"/>
                    </w:rPr>
                    <m:t>F</m:t>
                  </m:r>
                </w:ins>
              </m:e>
              <m:sup>
                <w:ins w:id="245" w:author="Edward Tekwa" w:date="2017-07-19T10:32:00Z">
                  <m:r>
                    <w:rPr>
                      <w:rFonts w:ascii="Cambria Math" w:hAnsi="Cambria Math"/>
                    </w:rPr>
                    <m:t>*</m:t>
                  </m:r>
                </w:ins>
              </m:sup>
            </m:sSup>
          </m:e>
        </m:acc>
      </m:oMath>
      <w:ins w:id="246" w:author="Edward Tekwa" w:date="2017-07-19T10:32:00Z">
        <w:r w:rsidR="00937352">
          <w:t>=</w:t>
        </w:r>
      </w:ins>
      <w:ins w:id="247" w:author="Edward Tekwa" w:date="2017-07-18T12:18:00Z">
        <w:r w:rsidR="00DB50FF">
          <w:t xml:space="preserve">1 </w:t>
        </w:r>
      </w:ins>
      <w:ins w:id="248" w:author="Edward Tekwa" w:date="2017-07-18T12:19:00Z">
        <w:r w:rsidR="0096354D">
          <w:t>if the stock is deterministically harvested to extinction</w:t>
        </w:r>
        <w:r w:rsidR="00AB133D">
          <w:t xml:space="preserve"> in</w:t>
        </w:r>
        <w:r w:rsidR="0096354D">
          <w:t xml:space="preserve"> finite time</w:t>
        </w:r>
      </w:ins>
      <w:ins w:id="249" w:author="Edward Tekwa" w:date="2017-07-19T10:31:00Z">
        <w:r w:rsidR="0089385C">
          <w:t>)</w:t>
        </w:r>
      </w:ins>
      <w:ins w:id="250" w:author="Edward Tekwa" w:date="2017-07-18T12:19:00Z">
        <w:r w:rsidR="0096354D">
          <w:t>.</w:t>
        </w:r>
      </w:ins>
      <w:r w:rsidR="00605C83">
        <w:t xml:space="preserve">  Th</w:t>
      </w:r>
      <w:r w:rsidR="002E0468">
        <w:t xml:space="preserve">e solutions </w:t>
      </w:r>
      <w:r w:rsidR="00BC540E">
        <w:t xml:space="preserve">are </w:t>
      </w:r>
      <w:r w:rsidR="002E0468">
        <w:t xml:space="preserve">determined by three factors: </w:t>
      </w:r>
      <w:r w:rsidR="00605C83">
        <w:t xml:space="preserve">1.) ln(MSY[kg]), 2.) </w:t>
      </w:r>
      <w:r w:rsidR="00BC540E" w:rsidRPr="00AB3E61">
        <w:rPr>
          <w:i/>
        </w:rPr>
        <w:sym w:font="Symbol" w:char="F067"/>
      </w:r>
      <w:r w:rsidR="00BC540E">
        <w:t xml:space="preserve"> , the cost/benefit ratio (operating </w:t>
      </w:r>
      <w:proofErr w:type="spellStart"/>
      <w:r w:rsidR="00BC540E">
        <w:t>cost+subsidy</w:t>
      </w:r>
      <w:proofErr w:type="spellEnd"/>
      <w:r w:rsidR="00BC540E">
        <w:t xml:space="preserve">)/landing value), and 3.) a scaling factor </w:t>
      </w:r>
      <w:r w:rsidR="00BC540E" w:rsidRPr="00644855">
        <w:rPr>
          <w:i/>
        </w:rPr>
        <w:sym w:font="Symbol" w:char="F078"/>
      </w:r>
      <w:ins w:id="251" w:author="Edward Tekwa" w:date="2017-07-18T12:22:00Z">
        <w:r w:rsidR="00FB0E77">
          <w:t xml:space="preserve"> that approximates the number of fisheries</w:t>
        </w:r>
      </w:ins>
      <w:ins w:id="252" w:author="Edward Tekwa" w:date="2017-07-18T12:23:00Z">
        <w:r w:rsidR="004D5EF8">
          <w:t xml:space="preserve"> in </w:t>
        </w:r>
      </w:ins>
      <w:r w:rsidR="001A5EF3">
        <w:t>each</w:t>
      </w:r>
      <w:ins w:id="253" w:author="Edward Tekwa" w:date="2017-07-18T12:23:00Z">
        <w:r w:rsidR="004D5EF8">
          <w:t xml:space="preserve"> </w:t>
        </w:r>
        <w:r w:rsidR="00144765">
          <w:t>geopolitical region</w:t>
        </w:r>
        <w:r w:rsidR="00FB0E77">
          <w:t xml:space="preserve"> (see Methods)</w:t>
        </w:r>
      </w:ins>
      <w:r w:rsidR="00BC540E">
        <w:t>.</w:t>
      </w:r>
    </w:p>
    <w:p w14:paraId="175D6D5A" w14:textId="77777777" w:rsidR="00B85C80" w:rsidRDefault="00B85C80" w:rsidP="00545ED8">
      <w:pPr>
        <w:ind w:firstLine="720"/>
        <w:outlineLvl w:val="0"/>
      </w:pPr>
    </w:p>
    <w:p w14:paraId="6C4750EF" w14:textId="77777777" w:rsidR="00B85C80" w:rsidRDefault="00B85C80" w:rsidP="00B85C80">
      <w:pPr>
        <w:pStyle w:val="Caption"/>
        <w:keepNext/>
      </w:pPr>
      <w:bookmarkStart w:id="254" w:name="_Ref485396183"/>
      <w:r>
        <w:t xml:space="preserve">Equation </w:t>
      </w:r>
      <w:fldSimple w:instr=" SEQ Equation \* ARABIC ">
        <w:r w:rsidR="00F44A84">
          <w:rPr>
            <w:noProof/>
          </w:rPr>
          <w:t>1</w:t>
        </w:r>
      </w:fldSimple>
      <w:bookmarkEnd w:id="254"/>
    </w:p>
    <w:p w14:paraId="06F8D232" w14:textId="3ABF0311" w:rsidR="00B85C80" w:rsidRPr="00BC540E" w:rsidRDefault="00B7505F" w:rsidP="00B85C80">
      <w:pPr>
        <w:outlineLvl w:val="0"/>
        <w:rPr>
          <w:rFonts w:eastAsiaTheme="minorEastAsia"/>
        </w:rPr>
      </w:pPr>
      <m:oMathPara>
        <m:oMath>
          <m:acc>
            <m:accPr>
              <m:ctrlPr>
                <w:rPr>
                  <w:rFonts w:ascii="Cambria Math" w:hAnsi="Cambria Math"/>
                  <w:i/>
                </w:rPr>
              </m:ctrlPr>
            </m:accPr>
            <m:e>
              <m:sSup>
                <m:sSupPr>
                  <m:ctrlPr>
                    <w:rPr>
                      <w:rFonts w:ascii="Cambria Math" w:hAnsi="Cambria Math"/>
                      <w:i/>
                    </w:rPr>
                  </m:ctrlPr>
                </m:sSupPr>
                <m:e>
                  <m:r>
                    <w:rPr>
                      <w:rFonts w:ascii="Cambria Math" w:hAnsi="Cambria Math"/>
                    </w:rPr>
                    <m:t>F</m:t>
                  </m:r>
                </m:e>
                <m:sup>
                  <m:r>
                    <w:rPr>
                      <w:rFonts w:ascii="Cambria Math" w:hAnsi="Cambria Math"/>
                    </w:rPr>
                    <m:t>*</m:t>
                  </m:r>
                </m:sup>
              </m:sSup>
            </m:e>
          </m:acc>
          <m:r>
            <w:rPr>
              <w:rFonts w:ascii="Cambria Math" w:hAnsi="Cambria Math"/>
            </w:rPr>
            <m:t>=0,</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m:rPr>
                          <m:sty m:val="p"/>
                        </m:rPr>
                        <w:rPr>
                          <w:rFonts w:ascii="Cambria Math" w:hAnsi="Cambria Math"/>
                        </w:rPr>
                        <m:t>ξ</m:t>
                      </m:r>
                    </m:num>
                    <m:den>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MSY[kg]</m:t>
                              </m:r>
                            </m:e>
                          </m:d>
                        </m:e>
                      </m:func>
                      <m:r>
                        <w:rPr>
                          <w:rFonts w:ascii="Cambria Math" w:hAnsi="Cambria Math"/>
                        </w:rPr>
                        <m:t>γ</m:t>
                      </m:r>
                    </m:den>
                  </m:f>
                </m:e>
              </m:rad>
              <m:r>
                <m:rPr>
                  <m:sty m:val="p"/>
                </m:rPr>
                <w:rPr>
                  <w:rStyle w:val="CommentReference"/>
                </w:rPr>
                <w:commentReference w:id="255"/>
              </m:r>
              <m:r>
                <m:rPr>
                  <m:sty m:val="p"/>
                </m:rPr>
                <w:rPr>
                  <w:rStyle w:val="CommentReference"/>
                </w:rPr>
                <w:commentReference w:id="256"/>
              </m:r>
            </m:e>
          </m:d>
        </m:oMath>
      </m:oMathPara>
    </w:p>
    <w:p w14:paraId="2034D55D" w14:textId="7BA73F3E" w:rsidR="00120BBD" w:rsidRDefault="00BC540E" w:rsidP="00120BBD">
      <w:pPr>
        <w:ind w:firstLine="720"/>
        <w:outlineLvl w:val="0"/>
      </w:pPr>
      <w:r>
        <w:rPr>
          <w:rFonts w:eastAsiaTheme="minorEastAsia"/>
        </w:rPr>
        <w:t>The</w:t>
      </w:r>
      <w:ins w:id="257" w:author="Edward Tekwa" w:date="2017-08-03T16:49:00Z">
        <w:r w:rsidR="00097683">
          <w:rPr>
            <w:rFonts w:eastAsiaTheme="minorEastAsia"/>
          </w:rPr>
          <w:t xml:space="preserve"> three</w:t>
        </w:r>
      </w:ins>
      <w:r>
        <w:rPr>
          <w:rFonts w:eastAsiaTheme="minorEastAsia"/>
        </w:rPr>
        <w:t xml:space="preserve"> harvest rate solutions</w:t>
      </w:r>
      <w:ins w:id="258" w:author="Edward Tekwa" w:date="2017-08-03T16:49:00Z">
        <w:r w:rsidR="00D6269C">
          <w:rPr>
            <w:rFonts w:eastAsiaTheme="minorEastAsia"/>
          </w:rPr>
          <w:t xml:space="preserve"> are </w:t>
        </w:r>
        <w:r w:rsidR="002F301E">
          <w:rPr>
            <w:rFonts w:eastAsiaTheme="minorEastAsia"/>
          </w:rPr>
          <w:t xml:space="preserve">0 and the + or – form of the second expression </w:t>
        </w:r>
      </w:ins>
      <w:ins w:id="259" w:author="Edward Tekwa" w:date="2017-08-04T09:53:00Z">
        <w:r w:rsidR="004000F3">
          <w:rPr>
            <w:rFonts w:eastAsiaTheme="minorEastAsia"/>
          </w:rPr>
          <w:t xml:space="preserve">on the </w:t>
        </w:r>
        <w:proofErr w:type="gramStart"/>
        <w:r w:rsidR="004000F3">
          <w:rPr>
            <w:rFonts w:eastAsiaTheme="minorEastAsia"/>
          </w:rPr>
          <w:t>right hand</w:t>
        </w:r>
        <w:proofErr w:type="gramEnd"/>
        <w:r w:rsidR="004000F3">
          <w:rPr>
            <w:rFonts w:eastAsiaTheme="minorEastAsia"/>
          </w:rPr>
          <w:t xml:space="preserve"> side of</w:t>
        </w:r>
      </w:ins>
      <w:ins w:id="260" w:author="Edward Tekwa" w:date="2017-08-03T16:49:00Z">
        <w:r w:rsidR="002F301E">
          <w:rPr>
            <w:rFonts w:eastAsiaTheme="minorEastAsia"/>
          </w:rPr>
          <w:t xml:space="preserve"> </w:t>
        </w:r>
        <w:r w:rsidR="002F301E">
          <w:fldChar w:fldCharType="begin"/>
        </w:r>
        <w:r w:rsidR="002F301E">
          <w:instrText xml:space="preserve"> REF _Ref485396183 \h </w:instrText>
        </w:r>
        <w:r w:rsidR="002F301E">
          <w:fldChar w:fldCharType="separate"/>
        </w:r>
      </w:ins>
      <w:r w:rsidR="002F301E">
        <w:t xml:space="preserve">Equation </w:t>
      </w:r>
      <w:r w:rsidR="002F301E">
        <w:rPr>
          <w:noProof/>
        </w:rPr>
        <w:t>1</w:t>
      </w:r>
      <w:ins w:id="261" w:author="Edward Tekwa" w:date="2017-08-03T16:49:00Z">
        <w:r w:rsidR="002F301E">
          <w:fldChar w:fldCharType="end"/>
        </w:r>
        <w:r w:rsidR="00D6269C">
          <w:rPr>
            <w:rFonts w:eastAsiaTheme="minorEastAsia"/>
          </w:rPr>
          <w:t>, which we will call</w:t>
        </w:r>
      </w:ins>
      <w:ins w:id="262" w:author="Edward Tekwa" w:date="2017-08-03T16:50:00Z">
        <w:r w:rsidR="00D6269C">
          <w:rPr>
            <w:rFonts w:eastAsiaTheme="minorEastAsia"/>
          </w:rPr>
          <w:t xml:space="preserve"> </w:t>
        </w:r>
        <w:r w:rsidR="00D6269C">
          <w:rPr>
            <w:i/>
          </w:rPr>
          <w:t>F</w:t>
        </w:r>
        <w:r w:rsidR="00D6269C">
          <w:rPr>
            <w:i/>
            <w:vertAlign w:val="superscript"/>
          </w:rPr>
          <w:t>*+</w:t>
        </w:r>
        <w:r w:rsidR="00D6269C">
          <w:t xml:space="preserve"> and </w:t>
        </w:r>
        <w:r w:rsidR="00D6269C">
          <w:rPr>
            <w:i/>
          </w:rPr>
          <w:t>F</w:t>
        </w:r>
        <w:r w:rsidR="00D6269C">
          <w:rPr>
            <w:i/>
            <w:vertAlign w:val="superscript"/>
          </w:rPr>
          <w:t>*-</w:t>
        </w:r>
        <w:r w:rsidR="00D6269C">
          <w:t>.</w:t>
        </w:r>
      </w:ins>
      <w:ins w:id="263" w:author="Edward Tekwa" w:date="2017-08-03T16:51:00Z">
        <w:r w:rsidR="00D6269C">
          <w:rPr>
            <w:rFonts w:eastAsiaTheme="minorEastAsia"/>
          </w:rPr>
          <w:t xml:space="preserve">  T</w:t>
        </w:r>
      </w:ins>
      <w:r>
        <w:rPr>
          <w:rFonts w:eastAsiaTheme="minorEastAsia"/>
        </w:rPr>
        <w:t xml:space="preserve">heir stabilities are illustrated in </w:t>
      </w:r>
      <w:r>
        <w:rPr>
          <w:rFonts w:eastAsiaTheme="minorEastAsia"/>
        </w:rPr>
        <w:fldChar w:fldCharType="begin"/>
      </w:r>
      <w:r>
        <w:rPr>
          <w:rFonts w:eastAsiaTheme="minorEastAsia"/>
        </w:rPr>
        <w:instrText xml:space="preserve"> REF _Ref485392136 \h </w:instrText>
      </w:r>
      <w:r>
        <w:rPr>
          <w:rFonts w:eastAsiaTheme="minorEastAsia"/>
        </w:rPr>
      </w:r>
      <w:r>
        <w:rPr>
          <w:rFonts w:eastAsiaTheme="minorEastAsia"/>
        </w:rPr>
        <w:fldChar w:fldCharType="separate"/>
      </w:r>
      <w:ins w:id="264" w:author="Edward Tekwa" w:date="2017-07-23T11:52:00Z">
        <w:r w:rsidR="00F44A84">
          <w:t xml:space="preserve">Figure </w:t>
        </w:r>
        <w:r w:rsidR="00F44A84">
          <w:rPr>
            <w:i/>
            <w:iCs/>
            <w:noProof/>
          </w:rPr>
          <w:t>1</w:t>
        </w:r>
      </w:ins>
      <w:r>
        <w:rPr>
          <w:rFonts w:eastAsiaTheme="minorEastAsia"/>
        </w:rPr>
        <w:fldChar w:fldCharType="end"/>
      </w:r>
      <w:r>
        <w:rPr>
          <w:rFonts w:eastAsiaTheme="minorEastAsia"/>
        </w:rPr>
        <w:t>a</w:t>
      </w:r>
      <w:ins w:id="265" w:author="Edward Tekwa" w:date="2017-08-03T16:51:00Z">
        <w:r w:rsidR="00ED3FD8">
          <w:rPr>
            <w:rFonts w:eastAsiaTheme="minorEastAsia"/>
          </w:rPr>
          <w:t xml:space="preserve"> and derived in the Supplementary</w:t>
        </w:r>
      </w:ins>
      <w:ins w:id="266" w:author="Edward Tekwa" w:date="2017-08-03T16:52:00Z">
        <w:r w:rsidR="00ED3FD8">
          <w:rPr>
            <w:rFonts w:eastAsiaTheme="minorEastAsia"/>
          </w:rPr>
          <w:t xml:space="preserve"> Material</w:t>
        </w:r>
      </w:ins>
      <w:ins w:id="267" w:author="Edward Tekwa" w:date="2017-08-03T16:51:00Z">
        <w:r w:rsidR="00ED3FD8">
          <w:rPr>
            <w:rFonts w:eastAsiaTheme="minorEastAsia"/>
          </w:rPr>
          <w:t xml:space="preserve">.  </w:t>
        </w:r>
      </w:ins>
      <w:r>
        <w:rPr>
          <w:rFonts w:eastAsiaTheme="minorEastAsia"/>
        </w:rPr>
        <w:t xml:space="preserve">At low MSY and </w:t>
      </w:r>
      <w:r w:rsidRPr="00AB3E61">
        <w:rPr>
          <w:i/>
        </w:rPr>
        <w:sym w:font="Symbol" w:char="F067"/>
      </w:r>
      <w:r>
        <w:t xml:space="preserve">, </w:t>
      </w:r>
      <w:r>
        <w:rPr>
          <w:i/>
        </w:rPr>
        <w:t>F</w:t>
      </w:r>
      <w:r>
        <w:rPr>
          <w:i/>
          <w:vertAlign w:val="subscript"/>
        </w:rPr>
        <w:t>MSY</w:t>
      </w:r>
      <w:r>
        <w:t xml:space="preserve"> </w:t>
      </w:r>
      <w:ins w:id="268" w:author="Edward Tekwa" w:date="2017-08-03T16:52:00Z">
        <w:r w:rsidR="00E84E14">
          <w:t xml:space="preserve">(or </w:t>
        </w:r>
        <m:oMath>
          <m:acc>
            <m:accPr>
              <m:ctrlPr>
                <w:rPr>
                  <w:rFonts w:ascii="Cambria Math" w:hAnsi="Cambria Math"/>
                  <w:i/>
                </w:rPr>
              </m:ctrlPr>
            </m:accPr>
            <m:e>
              <m:sSup>
                <m:sSupPr>
                  <m:ctrlPr>
                    <w:rPr>
                      <w:rFonts w:ascii="Cambria Math" w:hAnsi="Cambria Math"/>
                      <w:i/>
                    </w:rPr>
                  </m:ctrlPr>
                </m:sSupPr>
                <m:e>
                  <m:r>
                    <w:rPr>
                      <w:rFonts w:ascii="Cambria Math" w:hAnsi="Cambria Math"/>
                    </w:rPr>
                    <m:t>F</m:t>
                  </m:r>
                </m:e>
                <m:sup>
                  <m:r>
                    <w:rPr>
                      <w:rFonts w:ascii="Cambria Math" w:hAnsi="Cambria Math"/>
                    </w:rPr>
                    <m:t>*</m:t>
                  </m:r>
                </m:sup>
              </m:sSup>
            </m:e>
          </m:acc>
          <m:r>
            <w:rPr>
              <w:rFonts w:ascii="Cambria Math" w:hAnsi="Cambria Math"/>
            </w:rPr>
            <m:t>=0</m:t>
          </m:r>
        </m:oMath>
        <w:r w:rsidR="00E84E14">
          <w:t xml:space="preserve">) </w:t>
        </w:r>
      </w:ins>
      <w:r>
        <w:t xml:space="preserve">is the single attractor.  At high MSY and </w:t>
      </w:r>
      <w:r w:rsidRPr="00AB3E61">
        <w:rPr>
          <w:i/>
        </w:rPr>
        <w:sym w:font="Symbol" w:char="F067"/>
      </w:r>
      <w:r>
        <w:t xml:space="preserve"> (</w:t>
      </w:r>
      <w:ins w:id="269" w:author="Edward Tekwa" w:date="2017-07-22T10:58:00Z">
        <w:r w:rsidR="00B10B18" w:rsidRPr="0092639C">
          <w:rPr>
            <w:i/>
          </w:rPr>
          <w:sym w:font="Symbol" w:char="F067"/>
        </w:r>
      </w:ins>
      <w:ins w:id="270" w:author="Edward Tekwa" w:date="2017-07-18T10:39:00Z">
        <w:r w:rsidR="003D51A3" w:rsidRPr="00B8276E">
          <w:t>ln</w:t>
        </w:r>
        <w:r w:rsidR="003D51A3">
          <w:t>(MSY)</w:t>
        </w:r>
      </w:ins>
      <w:r>
        <w:t>=</w:t>
      </w:r>
      <w:r w:rsidRPr="00644855">
        <w:rPr>
          <w:i/>
        </w:rPr>
        <w:sym w:font="Symbol" w:char="F078"/>
      </w:r>
      <w:ins w:id="271" w:author="Edward Tekwa" w:date="2017-07-18T10:38:00Z">
        <w:r w:rsidR="002F00BA">
          <w:t>),</w:t>
        </w:r>
      </w:ins>
      <w:r>
        <w:t xml:space="preserve"> the solutions are </w:t>
      </w:r>
      <w:r w:rsidR="00077F73">
        <w:t xml:space="preserve">path dependent, with basins of attraction at </w:t>
      </w:r>
      <w:r w:rsidR="00077F73">
        <w:rPr>
          <w:i/>
        </w:rPr>
        <w:t>F</w:t>
      </w:r>
      <w:r w:rsidR="00077F73">
        <w:rPr>
          <w:i/>
          <w:vertAlign w:val="superscript"/>
        </w:rPr>
        <w:t>*+</w:t>
      </w:r>
      <w:r w:rsidR="00077F73">
        <w:t xml:space="preserve"> and </w:t>
      </w:r>
      <w:r w:rsidR="00077F73">
        <w:rPr>
          <w:i/>
        </w:rPr>
        <w:t>F</w:t>
      </w:r>
      <w:r w:rsidR="00077F73">
        <w:rPr>
          <w:i/>
          <w:vertAlign w:val="superscript"/>
        </w:rPr>
        <w:t>*-</w:t>
      </w:r>
      <w:r w:rsidR="00077F73">
        <w:t xml:space="preserve"> now divided by the </w:t>
      </w:r>
      <w:proofErr w:type="spellStart"/>
      <w:r w:rsidR="00077F73">
        <w:t>repeller</w:t>
      </w:r>
      <w:proofErr w:type="spellEnd"/>
      <w:r w:rsidR="00077F73">
        <w:t xml:space="preserve"> </w:t>
      </w:r>
      <w:r w:rsidR="00077F73">
        <w:rPr>
          <w:i/>
        </w:rPr>
        <w:t>F</w:t>
      </w:r>
      <w:r w:rsidR="00077F73">
        <w:rPr>
          <w:i/>
          <w:vertAlign w:val="subscript"/>
        </w:rPr>
        <w:t>MSY</w:t>
      </w:r>
      <w:r w:rsidR="00077F73">
        <w:t>.</w:t>
      </w:r>
      <w:r w:rsidR="00B2275E">
        <w:t xml:space="preserve">  These solutions</w:t>
      </w:r>
      <w:r w:rsidR="00B56ABC">
        <w:t xml:space="preserve"> form a pitchfork bifurcation</w:t>
      </w:r>
      <w:ins w:id="272" w:author="Edward Tekwa" w:date="2017-07-18T12:24:00Z">
        <w:r w:rsidR="00D96E82">
          <w:t xml:space="preserve"> with a critical point </w:t>
        </w:r>
        <w:r w:rsidR="00D96E82" w:rsidRPr="00644855">
          <w:rPr>
            <w:i/>
          </w:rPr>
          <w:sym w:font="Symbol" w:char="F078"/>
        </w:r>
      </w:ins>
      <w:r w:rsidR="00B56ABC">
        <w:t>, and</w:t>
      </w:r>
      <w:r w:rsidR="00B2275E">
        <w:t xml:space="preserve"> can be understood using </w:t>
      </w:r>
      <w:r w:rsidR="000411C5">
        <w:t>a</w:t>
      </w:r>
      <w:r w:rsidR="000A7AB4">
        <w:t>n economic</w:t>
      </w:r>
      <w:r w:rsidR="00B2275E">
        <w:t xml:space="preserve"> phase diagram (</w:t>
      </w:r>
      <w:r w:rsidR="00B2275E">
        <w:fldChar w:fldCharType="begin"/>
      </w:r>
      <w:r w:rsidR="00B2275E">
        <w:instrText xml:space="preserve"> REF _Ref485392136 \h </w:instrText>
      </w:r>
      <w:r w:rsidR="00BC5EC7">
        <w:instrText xml:space="preserve"> \* MERGEFORMAT </w:instrText>
      </w:r>
      <w:r w:rsidR="00B2275E">
        <w:fldChar w:fldCharType="separate"/>
      </w:r>
      <w:ins w:id="273" w:author="Edward Tekwa" w:date="2017-07-23T11:52:00Z">
        <w:r w:rsidR="00F44A84">
          <w:t xml:space="preserve">Figure </w:t>
        </w:r>
        <w:r w:rsidR="00F44A84" w:rsidRPr="00B8276E">
          <w:rPr>
            <w:iCs/>
            <w:noProof/>
          </w:rPr>
          <w:t>1</w:t>
        </w:r>
      </w:ins>
      <w:r w:rsidR="00B2275E">
        <w:fldChar w:fldCharType="end"/>
      </w:r>
      <w:r w:rsidR="00B2275E">
        <w:t xml:space="preserve">b). </w:t>
      </w:r>
      <w:r w:rsidR="000411C5">
        <w:t xml:space="preserve"> From a rent perspective, the optimal economic yield</w:t>
      </w:r>
      <w:r w:rsidR="00F31801">
        <w:t xml:space="preserve"> (OE</w:t>
      </w:r>
      <w:r w:rsidR="000411C5">
        <w:t>Y) is determined by cost and benefit (</w:t>
      </w:r>
      <w:r w:rsidR="000411C5" w:rsidRPr="00AB3E61">
        <w:rPr>
          <w:i/>
        </w:rPr>
        <w:sym w:font="Symbol" w:char="F067"/>
      </w:r>
      <w:r w:rsidR="000411C5">
        <w:t xml:space="preserve">).  When cost is relatively low, a fishery would like to harvest a lot but is limited by </w:t>
      </w:r>
      <w:r w:rsidR="00AB486F">
        <w:t>resource recruitment, or how fast the stock can grow</w:t>
      </w:r>
      <w:r w:rsidR="000411C5">
        <w:t xml:space="preserve"> (MSY</w:t>
      </w:r>
      <w:ins w:id="274" w:author="Edward Tekwa" w:date="2017-07-21T11:01:00Z">
        <w:r w:rsidR="00BC5EC7">
          <w:t xml:space="preserve">, or the height of the growth curve in </w:t>
        </w:r>
        <w:r w:rsidR="00BC5EC7">
          <w:fldChar w:fldCharType="begin"/>
        </w:r>
        <w:r w:rsidR="00BC5EC7">
          <w:instrText xml:space="preserve"> REF _Ref485392136 \h </w:instrText>
        </w:r>
      </w:ins>
      <w:r w:rsidR="00BC5EC7">
        <w:instrText xml:space="preserve"> \* MERGEFORMAT </w:instrText>
      </w:r>
      <w:ins w:id="275" w:author="Edward Tekwa" w:date="2017-07-21T11:01:00Z">
        <w:r w:rsidR="00BC5EC7">
          <w:fldChar w:fldCharType="separate"/>
        </w:r>
      </w:ins>
      <w:ins w:id="276" w:author="Edward Tekwa" w:date="2017-07-23T11:52:00Z">
        <w:r w:rsidR="00F44A84">
          <w:t xml:space="preserve">Figure </w:t>
        </w:r>
        <w:r w:rsidR="00F44A84" w:rsidRPr="00B8276E">
          <w:rPr>
            <w:iCs/>
            <w:noProof/>
          </w:rPr>
          <w:t>1</w:t>
        </w:r>
      </w:ins>
      <w:ins w:id="277" w:author="Edward Tekwa" w:date="2017-07-21T11:01:00Z">
        <w:r w:rsidR="00BC5EC7">
          <w:fldChar w:fldCharType="end"/>
        </w:r>
        <w:r w:rsidR="00BC5EC7">
          <w:t>b</w:t>
        </w:r>
      </w:ins>
      <w:r w:rsidR="000411C5">
        <w:t xml:space="preserve">).  Thus, at low </w:t>
      </w:r>
      <w:r w:rsidR="000411C5" w:rsidRPr="00AB3E61">
        <w:rPr>
          <w:i/>
        </w:rPr>
        <w:sym w:font="Symbol" w:char="F067"/>
      </w:r>
      <w:r w:rsidR="000411C5">
        <w:t xml:space="preserve">, the fishery is </w:t>
      </w:r>
      <w:ins w:id="278" w:author="Edward Tekwa" w:date="2017-07-22T11:14:00Z">
        <w:r w:rsidR="0018051B">
          <w:t>ecologically constrained</w:t>
        </w:r>
      </w:ins>
      <w:r w:rsidR="000411C5">
        <w:t xml:space="preserve"> and operate</w:t>
      </w:r>
      <w:r w:rsidR="00AB486F">
        <w:t>s</w:t>
      </w:r>
      <w:r w:rsidR="000411C5">
        <w:t xml:space="preserve"> at </w:t>
      </w:r>
      <w:r w:rsidR="000411C5">
        <w:rPr>
          <w:i/>
        </w:rPr>
        <w:t>F</w:t>
      </w:r>
      <w:r w:rsidR="000411C5">
        <w:rPr>
          <w:i/>
          <w:vertAlign w:val="subscript"/>
        </w:rPr>
        <w:t>MSY</w:t>
      </w:r>
      <w:r w:rsidR="000411C5">
        <w:t xml:space="preserve">.  As the </w:t>
      </w:r>
      <w:r w:rsidR="000411C5">
        <w:lastRenderedPageBreak/>
        <w:t xml:space="preserve">relative cost goes up, </w:t>
      </w:r>
      <w:ins w:id="279" w:author="simon levin" w:date="2017-07-16T20:17:00Z">
        <w:r w:rsidR="00C33E6C">
          <w:t>the</w:t>
        </w:r>
      </w:ins>
      <w:ins w:id="280" w:author="Edward Tekwa" w:date="2017-07-22T11:15:00Z">
        <w:r w:rsidR="00845488">
          <w:t xml:space="preserve"> fishery becomes economically constrained, with</w:t>
        </w:r>
        <w:r w:rsidR="00E36233">
          <w:t xml:space="preserve"> the</w:t>
        </w:r>
      </w:ins>
      <w:ins w:id="281" w:author="simon levin" w:date="2017-07-16T20:17:00Z">
        <w:r w:rsidR="00C33E6C">
          <w:t xml:space="preserve"> </w:t>
        </w:r>
      </w:ins>
      <w:r w:rsidR="00AB486F">
        <w:t>OEY mov</w:t>
      </w:r>
      <w:ins w:id="282" w:author="Edward Tekwa" w:date="2017-07-22T11:15:00Z">
        <w:r w:rsidR="00845488">
          <w:t>ing</w:t>
        </w:r>
      </w:ins>
      <w:r w:rsidR="00AB486F">
        <w:t xml:space="preserve"> down</w:t>
      </w:r>
      <w:r w:rsidR="00120BBD">
        <w:t xml:space="preserve"> past MSY along the resource recruitment y-axis, intercepting the hump-shaped stock growth curve at two points that correspond to </w:t>
      </w:r>
      <w:r w:rsidR="00120BBD">
        <w:rPr>
          <w:i/>
        </w:rPr>
        <w:t>S</w:t>
      </w:r>
      <w:r w:rsidR="00120BBD">
        <w:rPr>
          <w:i/>
          <w:vertAlign w:val="superscript"/>
        </w:rPr>
        <w:t>F*</w:t>
      </w:r>
      <w:proofErr w:type="gramStart"/>
      <w:r w:rsidR="00120BBD">
        <w:rPr>
          <w:i/>
          <w:vertAlign w:val="superscript"/>
        </w:rPr>
        <w:t>+</w:t>
      </w:r>
      <w:ins w:id="283" w:author="Edward Tekwa" w:date="2017-08-04T10:57:00Z">
        <w:r w:rsidR="00E81611">
          <w:t>(</w:t>
        </w:r>
      </w:ins>
      <w:proofErr w:type="gramEnd"/>
      <w:r w:rsidR="00120BBD">
        <w:t>higher than MSY stock (</w:t>
      </w:r>
      <w:r w:rsidR="00120BBD">
        <w:rPr>
          <w:i/>
        </w:rPr>
        <w:t>S</w:t>
      </w:r>
      <w:r w:rsidR="00120BBD">
        <w:rPr>
          <w:i/>
          <w:vertAlign w:val="subscript"/>
        </w:rPr>
        <w:t>MSY</w:t>
      </w:r>
      <w:r w:rsidR="00120BBD">
        <w:t>)</w:t>
      </w:r>
      <w:ins w:id="284" w:author="Edward Tekwa" w:date="2017-08-04T10:57:00Z">
        <w:r w:rsidR="00E81611">
          <w:t>),</w:t>
        </w:r>
      </w:ins>
      <w:r w:rsidR="00120BBD">
        <w:t xml:space="preserve"> and </w:t>
      </w:r>
      <w:r w:rsidR="00120BBD">
        <w:rPr>
          <w:i/>
        </w:rPr>
        <w:t>S</w:t>
      </w:r>
      <w:r w:rsidR="00120BBD">
        <w:rPr>
          <w:i/>
          <w:vertAlign w:val="superscript"/>
        </w:rPr>
        <w:t>F*-</w:t>
      </w:r>
      <w:r w:rsidR="00120BBD">
        <w:t xml:space="preserve"> </w:t>
      </w:r>
      <w:ins w:id="285" w:author="Edward Tekwa" w:date="2017-08-04T10:57:00Z">
        <w:r w:rsidR="00E81611">
          <w:t>(</w:t>
        </w:r>
      </w:ins>
      <w:r w:rsidR="00120BBD">
        <w:t xml:space="preserve">lower than </w:t>
      </w:r>
      <w:ins w:id="286" w:author="Edward Tekwa" w:date="2017-08-04T10:58:00Z">
        <w:r w:rsidR="00E81611">
          <w:rPr>
            <w:i/>
          </w:rPr>
          <w:t>S</w:t>
        </w:r>
        <w:r w:rsidR="00E81611">
          <w:rPr>
            <w:i/>
            <w:vertAlign w:val="subscript"/>
          </w:rPr>
          <w:t>MSY</w:t>
        </w:r>
        <w:r w:rsidR="00E81611">
          <w:t>)</w:t>
        </w:r>
      </w:ins>
      <w:r w:rsidR="00120BBD">
        <w:t xml:space="preserve">.  These can be achieved using two linear consumption paths, defined by the harvest rates </w:t>
      </w:r>
      <w:r w:rsidR="00120BBD">
        <w:rPr>
          <w:i/>
        </w:rPr>
        <w:t>F</w:t>
      </w:r>
      <w:r w:rsidR="00120BBD">
        <w:rPr>
          <w:i/>
          <w:vertAlign w:val="superscript"/>
        </w:rPr>
        <w:t>*+</w:t>
      </w:r>
      <w:r w:rsidR="00120BBD">
        <w:t xml:space="preserve"> and </w:t>
      </w:r>
      <w:r w:rsidR="00120BBD">
        <w:rPr>
          <w:i/>
        </w:rPr>
        <w:t>F</w:t>
      </w:r>
      <w:r w:rsidR="00120BBD">
        <w:rPr>
          <w:i/>
          <w:vertAlign w:val="superscript"/>
        </w:rPr>
        <w:t>*-</w:t>
      </w:r>
      <w:r w:rsidR="00120BBD">
        <w:t xml:space="preserve"> respectively.  Both strategies are ecologically and strategically </w:t>
      </w:r>
      <w:ins w:id="287" w:author="simon levin" w:date="2017-07-16T20:17:00Z">
        <w:r w:rsidR="00C33E6C">
          <w:t>attracting</w:t>
        </w:r>
      </w:ins>
      <w:r w:rsidR="00120BBD">
        <w:t xml:space="preserve"> in the long run, and can be obtained using traditional economic techniques</w:t>
      </w:r>
      <w:r w:rsidR="00120BBD">
        <w:fldChar w:fldCharType="begin" w:fldLock="1"/>
      </w:r>
      <w:r w:rsidR="0072434B">
        <w:instrText>ADDIN CSL_CITATION { "citationItems" : [ { "id" : "ITEM-1", "itemData" : { "author" : [ { "dropping-particle" : "", "family" : "Smith", "given" : "Vernon L.", "non-dropping-particle" : "", "parse-names" : false, "suffix" : "" } ], "container-title" : "The American Economic Review", "id" : "ITEM-1", "issue" : "3", "issued" : { "date-parts" : [ [ "1968" ] ] }, "page" : "409-431", "title" : "Economics of production from natural resources", "type" : "article-journal", "volume" : "58" }, "uris" : [ "http://www.mendeley.com/documents/?uuid=6d550906-210c-4390-85a5-ea4eec4602b7" ] } ], "mendeley" : { "formattedCitation" : "&lt;sup&gt;34&lt;/sup&gt;", "plainTextFormattedCitation" : "34", "previouslyFormattedCitation" : "&lt;sup&gt;34&lt;/sup&gt;" }, "properties" : { "noteIndex" : 0 }, "schema" : "https://github.com/citation-style-language/schema/raw/master/csl-citation.json" }</w:instrText>
      </w:r>
      <w:r w:rsidR="00120BBD">
        <w:fldChar w:fldCharType="separate"/>
      </w:r>
      <w:r w:rsidR="00BF4D94" w:rsidRPr="00BF4D94">
        <w:rPr>
          <w:noProof/>
          <w:vertAlign w:val="superscript"/>
        </w:rPr>
        <w:t>34</w:t>
      </w:r>
      <w:r w:rsidR="00120BBD">
        <w:fldChar w:fldCharType="end"/>
      </w:r>
      <w:r w:rsidR="00120BBD">
        <w:t xml:space="preserve"> (see </w:t>
      </w:r>
      <w:ins w:id="288" w:author="simon levin" w:date="2017-07-16T20:17:00Z">
        <w:r w:rsidR="00C33E6C">
          <w:t>Supplementary Material</w:t>
        </w:r>
      </w:ins>
      <w:r w:rsidR="00120BBD">
        <w:t>).  This is in fact a less sophisticated approach than modern economic optimization</w:t>
      </w:r>
      <w:r w:rsidR="00120BBD">
        <w:fldChar w:fldCharType="begin" w:fldLock="1"/>
      </w:r>
      <w:r w:rsidR="0072434B">
        <w:instrText>ADDIN CSL_CITATION { "citationItems" : [ { "id" : "ITEM-1", "itemData" : { "author" : [ { "dropping-particle" : "", "family" : "Clark", "given" : "C", "non-dropping-particle" : "", "parse-names" : false, "suffix" : "" }, { "dropping-particle" : "", "family" : "Munro", "given" : "G", "non-dropping-particle" : "", "parse-names" : false, "suffix" : "" } ], "container-title" : "Journal of Environmental Economics and Management", "id" : "ITEM-1", "issue" : "2", "issued" : { "date-parts" : [ [ "1975" ] ] }, "page" : "92\u2013106", "title" : "The economics of \ufb01shing and modern capital theory: a simpli\ufb01ed approach", "type" : "article-journal", "volume" : "2" }, "uris" : [ "http://www.mendeley.com/documents/?uuid=bdc193e5-e1da-40bc-8e88-bd7a7b4cd1d6" ] } ], "mendeley" : { "formattedCitation" : "&lt;sup&gt;35&lt;/sup&gt;", "plainTextFormattedCitation" : "35", "previouslyFormattedCitation" : "&lt;sup&gt;35&lt;/sup&gt;" }, "properties" : { "noteIndex" : 0 }, "schema" : "https://github.com/citation-style-language/schema/raw/master/csl-citation.json" }</w:instrText>
      </w:r>
      <w:r w:rsidR="00120BBD">
        <w:fldChar w:fldCharType="separate"/>
      </w:r>
      <w:r w:rsidR="00BF4D94" w:rsidRPr="00BF4D94">
        <w:rPr>
          <w:noProof/>
          <w:vertAlign w:val="superscript"/>
        </w:rPr>
        <w:t>35</w:t>
      </w:r>
      <w:r w:rsidR="00120BBD">
        <w:fldChar w:fldCharType="end"/>
      </w:r>
      <w:r w:rsidR="00120BBD">
        <w:t xml:space="preserve">, which generally produces a single, non-linear, and time-dependent consumption path that maximizes the present value of harvest at all time points.  The non-linear consumption path leads to a socially optimal harvest rate of </w:t>
      </w:r>
      <w:r w:rsidR="00120BBD">
        <w:rPr>
          <w:i/>
        </w:rPr>
        <w:t>F</w:t>
      </w:r>
      <w:r w:rsidR="00120BBD">
        <w:rPr>
          <w:i/>
          <w:vertAlign w:val="superscript"/>
        </w:rPr>
        <w:t>*-</w:t>
      </w:r>
      <w:r w:rsidR="00120BBD">
        <w:t>, or the lower equilibrium in our model</w:t>
      </w:r>
      <w:r w:rsidR="00120BBD">
        <w:fldChar w:fldCharType="begin" w:fldLock="1"/>
      </w:r>
      <w:r w:rsidR="0072434B">
        <w:instrText>ADDIN CSL_CITATION { "citationItems" : [ { "id" : "ITEM-1", "itemData" : { "author" : [ { "dropping-particle" : "", "family" : "Dasgupta", "given" : "Partha", "non-dropping-particle" : "", "parse-names" : false, "suffix" : "" }, { "dropping-particle" : "", "family" : "Mitra", "given" : "Tapan", "non-dropping-particle" : "", "parse-names" : false, "suffix" : "" }, { "dropping-particle" : "", "family" : "Sorger", "given" : "Gerhard", "non-dropping-particle" : "", "parse-names" : false, "suffix" : "" } ], "id" : "ITEM-1", "issued" : { "date-parts" : [ [ "2016" ] ] }, "page" : "1-36", "title" : "Harvesting the Commons", "type" : "article-journal" }, "uris" : [ "http://www.mendeley.com/documents/?uuid=038c2fbd-5167-4b74-8937-cc7d64653966" ] } ], "mendeley" : { "formattedCitation" : "&lt;sup&gt;36&lt;/sup&gt;", "plainTextFormattedCitation" : "36", "previouslyFormattedCitation" : "&lt;sup&gt;36&lt;/sup&gt;" }, "properties" : { "noteIndex" : 0 }, "schema" : "https://github.com/citation-style-language/schema/raw/master/csl-citation.json" }</w:instrText>
      </w:r>
      <w:r w:rsidR="00120BBD">
        <w:fldChar w:fldCharType="separate"/>
      </w:r>
      <w:r w:rsidR="00BF4D94" w:rsidRPr="00BF4D94">
        <w:rPr>
          <w:noProof/>
          <w:vertAlign w:val="superscript"/>
        </w:rPr>
        <w:t>36</w:t>
      </w:r>
      <w:r w:rsidR="00120BBD">
        <w:fldChar w:fldCharType="end"/>
      </w:r>
      <w:ins w:id="289" w:author="Edward Tekwa" w:date="2017-08-04T10:58:00Z">
        <w:r w:rsidR="008C6AAD">
          <w:t xml:space="preserve"> (see Supplementary Material)</w:t>
        </w:r>
      </w:ins>
      <w:r w:rsidR="00120BBD">
        <w:t xml:space="preserve">.  The difference </w:t>
      </w:r>
      <w:ins w:id="290" w:author="simon levin" w:date="2017-07-16T20:18:00Z">
        <w:r w:rsidR="00285F17">
          <w:t xml:space="preserve">in </w:t>
        </w:r>
      </w:ins>
      <w:r w:rsidR="00120BBD">
        <w:t xml:space="preserve">our </w:t>
      </w:r>
      <w:r w:rsidR="005239EF">
        <w:t>approach is the</w:t>
      </w:r>
      <w:r w:rsidR="00120BBD">
        <w:t xml:space="preserve"> assum</w:t>
      </w:r>
      <w:r w:rsidR="005239EF">
        <w:t>ption</w:t>
      </w:r>
      <w:r w:rsidR="00120BBD">
        <w:t xml:space="preserve"> that fisheries do not optimize through time, but rather gradually </w:t>
      </w:r>
      <w:r w:rsidR="003355D1">
        <w:t>change their strategies</w:t>
      </w:r>
      <w:r w:rsidR="00120BBD">
        <w:t xml:space="preserve"> based on </w:t>
      </w:r>
      <w:ins w:id="291" w:author="simon levin" w:date="2017-07-16T20:18:00Z">
        <w:r w:rsidR="00285F17">
          <w:t>long-</w:t>
        </w:r>
      </w:ins>
      <w:r w:rsidR="00AB38B7">
        <w:t>run rents</w:t>
      </w:r>
      <w:r w:rsidR="00120BBD">
        <w:t>.</w:t>
      </w:r>
      <w:r w:rsidR="00043355">
        <w:t xml:space="preserve">  The model can be generalized using more complex resource growth functions, diminishing return functions, and additional bias to strategy change, with no qualitative change in harvest rate predictions</w:t>
      </w:r>
      <w:r w:rsidR="00F66C30">
        <w:t xml:space="preserve"> (see </w:t>
      </w:r>
      <w:ins w:id="292" w:author="simon levin" w:date="2017-07-16T20:18:00Z">
        <w:r w:rsidR="00285F17">
          <w:t>Supplementary Material</w:t>
        </w:r>
      </w:ins>
      <w:r w:rsidR="00F66C30">
        <w:t>)</w:t>
      </w:r>
      <w:r w:rsidR="00043355">
        <w:t>.</w:t>
      </w:r>
    </w:p>
    <w:p w14:paraId="0E643DA4" w14:textId="4C52D150" w:rsidR="00BC540E" w:rsidRPr="00120BBD" w:rsidRDefault="00BC540E" w:rsidP="00B85C80">
      <w:pPr>
        <w:outlineLvl w:val="0"/>
        <w:rPr>
          <w:rFonts w:eastAsiaTheme="minorEastAsia"/>
        </w:rPr>
      </w:pPr>
    </w:p>
    <w:p w14:paraId="167370DB" w14:textId="39D90DD4" w:rsidR="00474C83" w:rsidRDefault="00DC4C68" w:rsidP="00474C83">
      <w:pPr>
        <w:keepNext/>
        <w:jc w:val="center"/>
        <w:outlineLvl w:val="0"/>
      </w:pPr>
      <w:r>
        <w:rPr>
          <w:noProof/>
        </w:rPr>
        <w:drawing>
          <wp:inline distT="0" distB="0" distL="0" distR="0" wp14:anchorId="4DF2C36F" wp14:editId="51A8E72A">
            <wp:extent cx="4706162" cy="2453640"/>
            <wp:effectExtent l="0" t="0" r="0" b="10160"/>
            <wp:docPr id="6" name="Picture 6" descr="Tekwa,%20Fishery%20harvest%20rates%20economic%20illustration%2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kwa,%20Fishery%20harvest%20rates%20economic%20illustration%202.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2643" cy="2457019"/>
                    </a:xfrm>
                    <a:prstGeom prst="rect">
                      <a:avLst/>
                    </a:prstGeom>
                    <a:noFill/>
                    <a:ln>
                      <a:noFill/>
                    </a:ln>
                  </pic:spPr>
                </pic:pic>
              </a:graphicData>
            </a:graphic>
          </wp:inline>
        </w:drawing>
      </w:r>
    </w:p>
    <w:p w14:paraId="5B7B92D7" w14:textId="0ECE81D8" w:rsidR="00735EDF" w:rsidRDefault="00474C83" w:rsidP="00CF52DF">
      <w:pPr>
        <w:pStyle w:val="Caption"/>
      </w:pPr>
      <w:bookmarkStart w:id="293" w:name="_Ref485392136"/>
      <w:r>
        <w:t xml:space="preserve">Figure </w:t>
      </w:r>
      <w:r w:rsidR="00A46829">
        <w:rPr>
          <w:i w:val="0"/>
          <w:iCs w:val="0"/>
        </w:rPr>
        <w:fldChar w:fldCharType="begin"/>
      </w:r>
      <w:r w:rsidR="00A46829">
        <w:rPr>
          <w:i w:val="0"/>
          <w:iCs w:val="0"/>
        </w:rPr>
        <w:instrText xml:space="preserve"> SEQ Figure \* ARABIC </w:instrText>
      </w:r>
      <w:r w:rsidR="00A46829">
        <w:rPr>
          <w:i w:val="0"/>
          <w:iCs w:val="0"/>
        </w:rPr>
        <w:fldChar w:fldCharType="separate"/>
      </w:r>
      <w:r w:rsidR="00F44A84">
        <w:rPr>
          <w:i w:val="0"/>
          <w:iCs w:val="0"/>
          <w:noProof/>
        </w:rPr>
        <w:t>1</w:t>
      </w:r>
      <w:r w:rsidR="00A46829">
        <w:rPr>
          <w:i w:val="0"/>
          <w:iCs w:val="0"/>
          <w:noProof/>
          <w:color w:val="auto"/>
          <w:sz w:val="24"/>
          <w:szCs w:val="24"/>
        </w:rPr>
        <w:fldChar w:fldCharType="end"/>
      </w:r>
      <w:bookmarkEnd w:id="293"/>
      <w:r>
        <w:t xml:space="preserve">. </w:t>
      </w:r>
      <w:r w:rsidR="00E2457D">
        <w:t xml:space="preserve">a. </w:t>
      </w:r>
      <w:r w:rsidR="00B56ABC">
        <w:t xml:space="preserve">Model predictions on harvest rate attractors (solid curves) and </w:t>
      </w:r>
      <w:proofErr w:type="spellStart"/>
      <w:r w:rsidR="00B56ABC">
        <w:t>repeller</w:t>
      </w:r>
      <w:proofErr w:type="spellEnd"/>
      <w:r w:rsidR="00B56ABC">
        <w:t xml:space="preserve"> (dotted line) as a function of cost/benefit</w:t>
      </w:r>
      <w:r w:rsidR="00B56ABC" w:rsidRPr="00B56ABC">
        <w:t xml:space="preserve"> </w:t>
      </w:r>
      <w:r w:rsidR="00B56ABC" w:rsidRPr="00B56ABC">
        <w:sym w:font="Symbol" w:char="F067"/>
      </w:r>
      <w:r w:rsidR="00335210">
        <w:t xml:space="preserve"> times ln(MSY)</w:t>
      </w:r>
      <w:r w:rsidR="00B56ABC" w:rsidRPr="00B56ABC">
        <w:t>.</w:t>
      </w:r>
      <w:r w:rsidR="00B56ABC">
        <w:t xml:space="preserve"> A pitchfork bifurcation</w:t>
      </w:r>
      <w:r w:rsidR="003276CC">
        <w:t xml:space="preserve"> occurs with a critical point </w:t>
      </w:r>
      <w:r w:rsidR="00B909AC">
        <w:t>at</w:t>
      </w:r>
      <w:r w:rsidR="003276CC">
        <w:t xml:space="preserve"> </w:t>
      </w:r>
      <w:r w:rsidR="003276CC" w:rsidRPr="00644855">
        <w:sym w:font="Symbol" w:char="F078"/>
      </w:r>
      <w:r w:rsidR="003276CC">
        <w:t>.</w:t>
      </w:r>
      <w:r w:rsidR="00B56ABC">
        <w:t xml:space="preserve"> </w:t>
      </w:r>
      <w:r w:rsidR="000C5E64">
        <w:t xml:space="preserve">b. </w:t>
      </w:r>
      <w:r>
        <w:t>Economic phase diagram of resource recruitment (or harvest) versus stock.  The thick solid curve represents the natural growth or recruitment curve of the stock as a function of stock.  The recruitment is the MS</w:t>
      </w:r>
      <w:r w:rsidR="00EB4574">
        <w:t>Y</w:t>
      </w:r>
      <w:r>
        <w:t xml:space="preserve"> at </w:t>
      </w:r>
      <w:r w:rsidRPr="00C16F0B">
        <w:t>S</w:t>
      </w:r>
      <w:r w:rsidRPr="00C16F0B">
        <w:rPr>
          <w:vertAlign w:val="subscript"/>
        </w:rPr>
        <w:t>MSY</w:t>
      </w:r>
      <w:r>
        <w:t>, and is</w:t>
      </w:r>
      <w:r w:rsidRPr="00C16F0B">
        <w:t xml:space="preserve"> 0 at either 0 or stock carrying capacity (S</w:t>
      </w:r>
      <w:r w:rsidRPr="00C16F0B">
        <w:rPr>
          <w:vertAlign w:val="subscript"/>
        </w:rPr>
        <w:t>MAX</w:t>
      </w:r>
      <w:r w:rsidRPr="00C16F0B">
        <w:t xml:space="preserve">).  </w:t>
      </w:r>
      <w:r>
        <w:t xml:space="preserve">The economically optimal equilibrium, accounting for cost, is to maintain the stock that yields </w:t>
      </w:r>
      <w:r w:rsidR="00EB4574">
        <w:t>the</w:t>
      </w:r>
      <w:r>
        <w:t xml:space="preserve"> </w:t>
      </w:r>
      <w:r w:rsidR="00EE2046">
        <w:t xml:space="preserve">optimal </w:t>
      </w:r>
      <w:r w:rsidR="00F31801">
        <w:t>economic</w:t>
      </w:r>
      <w:r w:rsidR="00EE2046">
        <w:t xml:space="preserve"> y</w:t>
      </w:r>
      <w:r>
        <w:t>ield (O</w:t>
      </w:r>
      <w:r w:rsidR="00F31801">
        <w:t>E</w:t>
      </w:r>
      <w:r>
        <w:t>Y) (horizontal dotted line).  This can be achieved by adopting a constant harvest rate, or harvest per stock unit (slopes of linear paths), that is either high (F</w:t>
      </w:r>
      <w:r>
        <w:rPr>
          <w:vertAlign w:val="superscript"/>
        </w:rPr>
        <w:t>*+</w:t>
      </w:r>
      <w:r>
        <w:t>) or low (F</w:t>
      </w:r>
      <w:r>
        <w:rPr>
          <w:vertAlign w:val="superscript"/>
        </w:rPr>
        <w:t>*-</w:t>
      </w:r>
      <w:r>
        <w:t>).  These rates result in either a low (S</w:t>
      </w:r>
      <w:r>
        <w:rPr>
          <w:vertAlign w:val="superscript"/>
        </w:rPr>
        <w:t>F*+</w:t>
      </w:r>
      <w:r>
        <w:t>) or hig</w:t>
      </w:r>
      <w:r w:rsidR="00A814C1">
        <w:t>h</w:t>
      </w:r>
      <w:r>
        <w:t xml:space="preserve"> (S</w:t>
      </w:r>
      <w:r>
        <w:rPr>
          <w:vertAlign w:val="superscript"/>
        </w:rPr>
        <w:t>F*-</w:t>
      </w:r>
      <w:r>
        <w:t xml:space="preserve">) </w:t>
      </w:r>
      <w:r w:rsidR="00A814C1">
        <w:t xml:space="preserve">stable </w:t>
      </w:r>
      <w:r>
        <w:t>stock.</w:t>
      </w:r>
    </w:p>
    <w:p w14:paraId="4C34F7E6" w14:textId="38018370" w:rsidR="00A52D02" w:rsidRDefault="007D7A42" w:rsidP="00D94E0F">
      <w:pPr>
        <w:ind w:firstLine="720"/>
        <w:outlineLvl w:val="0"/>
      </w:pPr>
      <w:ins w:id="294" w:author="Edward Tekwa" w:date="2017-07-21T12:10:00Z">
        <w:r>
          <w:t>Our</w:t>
        </w:r>
      </w:ins>
      <w:r w:rsidR="00151C3C">
        <w:t xml:space="preserve"> model </w:t>
      </w:r>
      <w:ins w:id="295" w:author="Edward Tekwa" w:date="2017-07-21T12:10:00Z">
        <w:r w:rsidR="00FE0120">
          <w:t xml:space="preserve">generates an unintuitive </w:t>
        </w:r>
      </w:ins>
      <w:r w:rsidR="00151C3C">
        <w:t>hypothesi</w:t>
      </w:r>
      <w:ins w:id="296" w:author="Edward Tekwa" w:date="2017-07-21T12:10:00Z">
        <w:r w:rsidR="00FE0120">
          <w:t>s:</w:t>
        </w:r>
      </w:ins>
      <w:r w:rsidR="00151C3C">
        <w:t xml:space="preserve"> </w:t>
      </w:r>
      <w:ins w:id="297" w:author="Edward Tekwa" w:date="2017-07-21T12:10:00Z">
        <w:r w:rsidR="00FE0120">
          <w:t>the ecologically most desirable</w:t>
        </w:r>
      </w:ins>
      <w:ins w:id="298" w:author="Edward Tekwa" w:date="2017-07-21T12:11:00Z">
        <w:r w:rsidR="00DF0FA1">
          <w:t xml:space="preserve"> (high MSY)</w:t>
        </w:r>
      </w:ins>
      <w:ins w:id="299" w:author="Edward Tekwa" w:date="2017-07-21T12:10:00Z">
        <w:r w:rsidR="00FE0120">
          <w:t xml:space="preserve"> and economically least desirable</w:t>
        </w:r>
      </w:ins>
      <w:ins w:id="300" w:author="Edward Tekwa" w:date="2017-07-21T12:11:00Z">
        <w:r w:rsidR="00DF0FA1">
          <w:t xml:space="preserve"> (high </w:t>
        </w:r>
        <w:r w:rsidR="00DF0FA1" w:rsidRPr="00AB3E61">
          <w:rPr>
            <w:i/>
          </w:rPr>
          <w:sym w:font="Symbol" w:char="F067"/>
        </w:r>
        <w:r w:rsidR="00DF0FA1">
          <w:t xml:space="preserve">) </w:t>
        </w:r>
      </w:ins>
      <w:ins w:id="301" w:author="Edward Tekwa" w:date="2017-07-21T12:10:00Z">
        <w:r w:rsidR="00FE0120">
          <w:t>fish</w:t>
        </w:r>
        <w:r w:rsidR="00ED69F2">
          <w:t>eries</w:t>
        </w:r>
      </w:ins>
      <w:ins w:id="302" w:author="Edward Tekwa" w:date="2017-07-22T11:16:00Z">
        <w:r w:rsidR="00F745C6">
          <w:t>, which are economically rather than ecologically constrained,</w:t>
        </w:r>
      </w:ins>
      <w:ins w:id="303" w:author="Edward Tekwa" w:date="2017-07-21T12:10:00Z">
        <w:r w:rsidR="00ED69F2">
          <w:t xml:space="preserve"> should be</w:t>
        </w:r>
        <w:r w:rsidR="00FE0120">
          <w:t xml:space="preserve"> path-dependent</w:t>
        </w:r>
      </w:ins>
      <w:ins w:id="304" w:author="Edward Tekwa" w:date="2017-07-21T12:11:00Z">
        <w:r w:rsidR="008C4602">
          <w:t>.</w:t>
        </w:r>
      </w:ins>
      <w:ins w:id="305" w:author="Edward Tekwa" w:date="2017-08-02T10:26:00Z">
        <w:r w:rsidR="003E112D">
          <w:t xml:space="preserve">  </w:t>
        </w:r>
      </w:ins>
      <w:r w:rsidR="00151C3C">
        <w:t>To test th</w:t>
      </w:r>
      <w:r w:rsidR="00DE6E14">
        <w:t>is</w:t>
      </w:r>
      <w:r w:rsidR="00151C3C">
        <w:t xml:space="preserve"> </w:t>
      </w:r>
      <w:r w:rsidR="00DE6E14">
        <w:t>hypothesis</w:t>
      </w:r>
      <w:r w:rsidR="00151C3C">
        <w:t>, w</w:t>
      </w:r>
      <w:r w:rsidR="00865D90">
        <w:t>e use t</w:t>
      </w:r>
      <w:r w:rsidR="009C08A1">
        <w:t>he RAM Legacy database</w:t>
      </w:r>
      <w:r w:rsidR="00865D90">
        <w:t xml:space="preserve">, which </w:t>
      </w:r>
      <w:r w:rsidR="009C08A1">
        <w:t xml:space="preserve">contains </w:t>
      </w:r>
      <w:r w:rsidR="000D2CEF">
        <w:t xml:space="preserve">data on </w:t>
      </w:r>
      <w:r w:rsidR="009C08A1">
        <w:t>21</w:t>
      </w:r>
      <w:r w:rsidR="00201516">
        <w:t>7</w:t>
      </w:r>
      <w:r w:rsidR="009C08A1">
        <w:t xml:space="preserve"> global fisheries with MSY and </w:t>
      </w:r>
      <w:r w:rsidR="009C08A1">
        <w:rPr>
          <w:i/>
        </w:rPr>
        <w:t>F</w:t>
      </w:r>
      <w:r w:rsidR="009C08A1">
        <w:rPr>
          <w:i/>
          <w:vertAlign w:val="subscript"/>
        </w:rPr>
        <w:t>MSY</w:t>
      </w:r>
      <w:r w:rsidR="009C08A1">
        <w:t xml:space="preserve"> estimates in multiple years between 1961-2009</w:t>
      </w:r>
      <w:r w:rsidR="00705563">
        <w:fldChar w:fldCharType="begin" w:fldLock="1"/>
      </w:r>
      <w:r w:rsidR="003536A9">
        <w:instrText>ADDIN CSL_CITATION { "citationItems" : [ { "id" : "ITEM-1", "itemData" : { "DOI" : "10.1111/j.1467-2979.2011.00435.x", "ISBN" : "1467-2960", "ISSN" : "14672960", "PMID" : "310273500002", "abstract" : "Meta-analyses of stock assessments can provide novel insight into marine population dynamics and the status of fished species, but the worlds main stock assessment database (the Myers Stock-Recruitment Database) is now outdated. To facilitate new analyses, we developed a new database, the RAM Legacy Stock Assessment Database, for commercially exploited marine fishes and invertebrates. Time series of total biomass, spawner biomass, recruits, fishing mortality and catch/landings form the core of the database. Assessments were assembled from 21 national and international management agencies for a total of 331 stocks (295 fish stocks representing 46 families and 36 invertebrate stocks representing 12 families), including nine of the worlds 10 largest fisheries. Stock assessments were available from 27 large marine ecosystems, the Caspian Sea and four High Seas regions, and include the Atlantic, Pacific, Indian, Arctic and Antarctic Oceans. Most assessments came from the USA, Europe, Canada, New Zealand and Australia. Assessed marine stocks represent a small proportion of harvested fish taxa (16%), and an even smaller proportion of marine fish biodiversity (1%), but provide high-quality data for intensively studied stocks. The database provides new insight into the status of exploited populations: 58% of stocks with reference points (n = 214) were estimated to be below the biomass resulting in maximum sustainable yield (BMSY) and 30% had exploitation levels above the exploitation rate resulting in maximum sustainable yield (UMSY). We anticipate that the database will facilitate new research in population dynamics and fishery management, and we encourage further data contributions from stock assessment scientists.", "author" : [ { "dropping-particle" : "", "family" : "Ricard", "given" : "Daniel", "non-dropping-particle" : "", "parse-names" : false, "suffix" : "" }, { "dropping-particle" : "", "family" : "Minto", "given" : "C\u00f3il\u00edn", "non-dropping-particle" : "", "parse-names" : false, "suffix" : "" }, { "dropping-particle" : "", "family" : "Jensen", "given" : "Olaf P.", "non-dropping-particle" : "", "parse-names" : false, "suffix" : "" }, { "dropping-particle" : "", "family" : "Baum", "given" : "Julia K.", "non-dropping-particle" : "", "parse-names" : false, "suffix" : "" } ], "container-title" : "Fish and Fisheries", "id" : "ITEM-1", "issue" : "4", "issued" : { "date-parts" : [ [ "2012" ] ] }, "page" : "380-398", "title" : "Examining the knowledge base and status of commercially exploited marine species with the RAM Legacy Stock Assessment Database", "type" : "article-journal", "volume" : "13" }, "uris" : [ "http://www.mendeley.com/documents/?uuid=43256160-bfc2-4525-bd69-04d2c10324b2" ] } ], "mendeley" : { "formattedCitation" : "&lt;sup&gt;19&lt;/sup&gt;", "plainTextFormattedCitation" : "19", "previouslyFormattedCitation" : "&lt;sup&gt;19&lt;/sup&gt;" }, "properties" : { "noteIndex" : 0 }, "schema" : "https://github.com/citation-style-language/schema/raw/master/csl-citation.json" }</w:instrText>
      </w:r>
      <w:r w:rsidR="00705563">
        <w:fldChar w:fldCharType="separate"/>
      </w:r>
      <w:r w:rsidR="003536A9" w:rsidRPr="003536A9">
        <w:rPr>
          <w:noProof/>
          <w:vertAlign w:val="superscript"/>
        </w:rPr>
        <w:t>19</w:t>
      </w:r>
      <w:r w:rsidR="00705563">
        <w:fldChar w:fldCharType="end"/>
      </w:r>
      <w:r w:rsidR="00A5167D">
        <w:t>.</w:t>
      </w:r>
      <w:r w:rsidR="00B020BA">
        <w:t xml:space="preserve">  These can be considered closely managed fisheries by virtue of their </w:t>
      </w:r>
      <w:r w:rsidR="004E1354">
        <w:t xml:space="preserve">data availability, and thus satisfy </w:t>
      </w:r>
      <w:r w:rsidR="00B020BA">
        <w:t>our model’s assumption of resource excludability.</w:t>
      </w:r>
      <w:r w:rsidR="00A5167D">
        <w:t xml:space="preserve">  </w:t>
      </w:r>
      <w:r w:rsidR="003A48AF">
        <w:t xml:space="preserve">We combine these </w:t>
      </w:r>
      <w:r w:rsidR="00E02AF1">
        <w:t xml:space="preserve">fisheries </w:t>
      </w:r>
      <w:r w:rsidR="003A48AF">
        <w:t xml:space="preserve">data with </w:t>
      </w:r>
      <w:r w:rsidR="00E02AF1">
        <w:t xml:space="preserve">additional country-level data on </w:t>
      </w:r>
      <w:r w:rsidR="009C08A1">
        <w:t>economic cost</w:t>
      </w:r>
      <w:r w:rsidR="00E02AF1">
        <w:t>s</w:t>
      </w:r>
      <w:r w:rsidR="00FF4766">
        <w:t xml:space="preserve"> (variable cost + subsidy)</w:t>
      </w:r>
      <w:r w:rsidR="009C08A1">
        <w:t xml:space="preserve"> and benefit</w:t>
      </w:r>
      <w:r w:rsidR="00E02AF1">
        <w:t>s</w:t>
      </w:r>
      <w:r w:rsidR="00683356">
        <w:t xml:space="preserve"> (landing value)</w:t>
      </w:r>
      <w:r w:rsidR="009C08A1">
        <w:t xml:space="preserve"> for 1990-2000</w:t>
      </w:r>
      <w:r w:rsidR="009C08A1">
        <w:fldChar w:fldCharType="begin" w:fldLock="1"/>
      </w:r>
      <w:r w:rsidR="00BF4D94">
        <w:instrText>ADDIN CSL_CITATION { "citationItems" : [ { "id" : "ITEM-1", "itemData" : { "DOI" : "10.1371/journal.pone.0040542", "ISBN" : "1932-6203", "ISSN" : "19326203", "PMID" : "22808187", "abstract" : "Global marine fisheries are currently underperforming, largely due to overfishing. An analysis of global databases finds that resource rent net of subsidies from rebuilt world fisheries could increase from the current negative US$13 billion to positive US$54 billion per year, resulting in a net gain of US$600 to US$1,400 billion in present value over fifty years after rebuilding. To realize this gain, governments need to implement a rebuilding program at a cost of about US$203 (US$130\u2013US$292) billion in present value. We estimate that it would take just 12 years after rebuilding begins for the benefits to surpass the cost. Even without accounting for the potential boost to recreational fisheries, and ignoring ancillary and non-market values that would likely increase, the potential benefits of rebuilding global fisheries far outweigh the costs.", "author" : [ { "dropping-particle" : "", "family" : "Sumaila", "given" : "Ussif Rashid", "non-dropping-particle" : "", "parse-names" : false, "suffix" : "" }, { "dropping-particle" : "", "family" : "Cheung", "given" : "William", "non-dropping-particle" : "", "parse-names" : false, "suffix" : "" }, { "dropping-particle" : "", "family" : "Dyck", "given" : "Andrew", "non-dropping-particle" : "", "parse-names" : false, "suffix" : "" }, { "dropping-particle" : "", "family" : "Gueye", "given" : "Kamal", "non-dropping-particle" : "", "parse-names" : false, "suffix" : "" }, { "dropping-particle" : "", "family" : "Huang", "given" : "Ling", "non-dropping-particle" : "", "parse-names" : false, "suffix" : "" }, { "dropping-particle" : "", "family" : "Lam", "given" : "Vicky", "non-dropping-particle" : "", "parse-names" : false, "suffix" : "" }, { "dropping-particle" : "", "family" : "Pauly", "given" : "Daniel", "non-dropping-particle" : "", "parse-names" : false, "suffix" : "" }, { "dropping-particle" : "", "family" : "Srinivasan", "given" : "Thara", "non-dropping-particle" : "", "parse-names" : false, "suffix" : "" }, { "dropping-particle" : "", "family" : "Swartz", "given" : "Wilf", "non-dropping-particle" : "", "parse-names" : false, "suffix" : "" }, { "dropping-particle" : "", "family" : "Watson", "given" : "Reginald", "non-dropping-particle" : "", "parse-names" : false, "suffix" : "" }, { "dropping-particle" : "", "family" : "Zeller", "given" : "Dirk", "non-dropping-particle" : "", "parse-names" : false, "suffix" : "" } ], "container-title" : "PLoS ONE", "id" : "ITEM-1", "issue" : "7", "issued" : { "date-parts" : [ [ "2012" ] ] }, "title" : "Benefits of rebuilding global marine fisheries outweigh costs", "type" : "article-journal", "volume" : "7" }, "uris" : [ "http://www.mendeley.com/documents/?uuid=5fb909a4-8827-4a53-88a3-0d9935826eff" ] } ], "mendeley" : { "formattedCitation" : "&lt;sup&gt;20&lt;/sup&gt;", "plainTextFormattedCitation" : "20", "previouslyFormattedCitation" : "&lt;sup&gt;20&lt;/sup&gt;" }, "properties" : { "noteIndex" : 0 }, "schema" : "https://github.com/citation-style-language/schema/raw/master/csl-citation.json" }</w:instrText>
      </w:r>
      <w:r w:rsidR="009C08A1">
        <w:fldChar w:fldCharType="separate"/>
      </w:r>
      <w:r w:rsidR="003536A9" w:rsidRPr="003536A9">
        <w:rPr>
          <w:noProof/>
          <w:vertAlign w:val="superscript"/>
        </w:rPr>
        <w:t>20</w:t>
      </w:r>
      <w:r w:rsidR="009C08A1">
        <w:fldChar w:fldCharType="end"/>
      </w:r>
      <w:r w:rsidR="0016677A">
        <w:t xml:space="preserve"> </w:t>
      </w:r>
      <w:r w:rsidR="009E3549">
        <w:t>(see Methods).</w:t>
      </w:r>
      <w:r w:rsidR="00121071">
        <w:t xml:space="preserve">  </w:t>
      </w:r>
      <w:r w:rsidR="001110F7">
        <w:t xml:space="preserve">We </w:t>
      </w:r>
      <w:r w:rsidR="001110F7">
        <w:lastRenderedPageBreak/>
        <w:t>use the</w:t>
      </w:r>
      <w:r w:rsidR="009E5E53">
        <w:t xml:space="preserve"> state of the</w:t>
      </w:r>
      <w:r w:rsidR="001110F7">
        <w:t xml:space="preserve"> first reported harvest rate of each fishery </w:t>
      </w:r>
      <w:r w:rsidR="009E5E53">
        <w:t xml:space="preserve">(the binary of whether </w:t>
      </w:r>
      <w:proofErr w:type="spellStart"/>
      <w:r w:rsidR="009E5E53">
        <w:rPr>
          <w:i/>
        </w:rPr>
        <w:t>F</w:t>
      </w:r>
      <w:r w:rsidR="009E5E53">
        <w:rPr>
          <w:i/>
          <w:vertAlign w:val="subscript"/>
        </w:rPr>
        <w:t>init</w:t>
      </w:r>
      <w:proofErr w:type="spellEnd"/>
      <w:r w:rsidR="009E5E53">
        <w:t>&gt;</w:t>
      </w:r>
      <w:r w:rsidR="009E5E53">
        <w:rPr>
          <w:i/>
        </w:rPr>
        <w:t>F</w:t>
      </w:r>
      <w:r w:rsidR="009E5E53">
        <w:rPr>
          <w:i/>
          <w:vertAlign w:val="subscript"/>
        </w:rPr>
        <w:t>MSY</w:t>
      </w:r>
      <w:r w:rsidR="009E5E53">
        <w:t xml:space="preserve">) </w:t>
      </w:r>
      <w:r w:rsidR="001110F7">
        <w:t xml:space="preserve">as </w:t>
      </w:r>
      <w:r w:rsidR="00FF4766">
        <w:t xml:space="preserve">the </w:t>
      </w:r>
      <w:r w:rsidR="001110F7">
        <w:t>in</w:t>
      </w:r>
      <w:r w:rsidR="00FF4766">
        <w:t>itial condition</w:t>
      </w:r>
      <w:r w:rsidR="001664F9">
        <w:t xml:space="preserve"> that determine</w:t>
      </w:r>
      <w:r w:rsidR="00FF4766">
        <w:t>s</w:t>
      </w:r>
      <w:r w:rsidR="001664F9">
        <w:t xml:space="preserve"> </w:t>
      </w:r>
      <w:r w:rsidR="007257F6">
        <w:t>the expected path</w:t>
      </w:r>
      <w:r w:rsidR="00121071">
        <w:t xml:space="preserve">.  52 fisheries initially harvested above </w:t>
      </w:r>
      <w:r w:rsidR="00121071">
        <w:rPr>
          <w:i/>
        </w:rPr>
        <w:t>F</w:t>
      </w:r>
      <w:r w:rsidR="00121071">
        <w:rPr>
          <w:i/>
          <w:vertAlign w:val="subscript"/>
        </w:rPr>
        <w:t>MSY</w:t>
      </w:r>
      <w:r w:rsidR="00121071">
        <w:t xml:space="preserve">, while 165 began below </w:t>
      </w:r>
      <w:r w:rsidR="00121071">
        <w:rPr>
          <w:i/>
        </w:rPr>
        <w:t>F</w:t>
      </w:r>
      <w:r w:rsidR="00121071">
        <w:rPr>
          <w:i/>
          <w:vertAlign w:val="subscript"/>
        </w:rPr>
        <w:t>MSY</w:t>
      </w:r>
      <w:r w:rsidR="00121071">
        <w:t xml:space="preserve">. </w:t>
      </w:r>
      <w:r w:rsidR="001664F9">
        <w:t xml:space="preserve"> </w:t>
      </w:r>
      <w:r w:rsidR="00121071">
        <w:t xml:space="preserve">We wish to explain the </w:t>
      </w:r>
      <w:bookmarkStart w:id="306" w:name="_GoBack"/>
      <w:bookmarkEnd w:id="306"/>
      <w:r w:rsidR="00121071">
        <w:t>distribution in the</w:t>
      </w:r>
      <w:r w:rsidR="001664F9">
        <w:t xml:space="preserve"> </w:t>
      </w:r>
      <w:r w:rsidR="00121071">
        <w:t xml:space="preserve">temporal </w:t>
      </w:r>
      <w:r w:rsidR="001664F9">
        <w:t>mean</w:t>
      </w:r>
      <w:r w:rsidR="00121071">
        <w:t>s</w:t>
      </w:r>
      <w:r w:rsidR="001664F9">
        <w:t xml:space="preserve"> of the harvest rates</w:t>
      </w:r>
      <w:r w:rsidR="00121071" w:rsidRPr="00121071">
        <w:t xml:space="preserve"> </w:t>
      </w:r>
      <w:r w:rsidR="00121071">
        <w:t>log</w:t>
      </w:r>
      <w:r w:rsidR="00121071">
        <w:rPr>
          <w:vertAlign w:val="subscript"/>
        </w:rPr>
        <w:t>2</w:t>
      </w:r>
      <w:r w:rsidR="00121071">
        <w:t>(</w:t>
      </w:r>
      <w:r w:rsidR="00121071">
        <w:rPr>
          <w:i/>
        </w:rPr>
        <w:t>F/F</w:t>
      </w:r>
      <w:r w:rsidR="00121071">
        <w:rPr>
          <w:i/>
          <w:vertAlign w:val="subscript"/>
        </w:rPr>
        <w:t>MSY</w:t>
      </w:r>
      <w:r w:rsidR="00121071">
        <w:t>), excluding the first reported year.  The mean of log</w:t>
      </w:r>
      <w:r w:rsidR="00121071">
        <w:rPr>
          <w:vertAlign w:val="subscript"/>
        </w:rPr>
        <w:t>2</w:t>
      </w:r>
      <w:r w:rsidR="00121071">
        <w:t>(</w:t>
      </w:r>
      <w:r w:rsidR="00121071">
        <w:rPr>
          <w:i/>
        </w:rPr>
        <w:t>F/F</w:t>
      </w:r>
      <w:r w:rsidR="00121071">
        <w:rPr>
          <w:i/>
          <w:vertAlign w:val="subscript"/>
        </w:rPr>
        <w:t>MSY</w:t>
      </w:r>
      <w:r w:rsidR="00121071">
        <w:t>) is -0.511 (</w:t>
      </w:r>
      <w:proofErr w:type="spellStart"/>
      <w:r w:rsidR="00121071">
        <w:t>std</w:t>
      </w:r>
      <w:proofErr w:type="spellEnd"/>
      <w:r w:rsidR="00121071">
        <w:t>=</w:t>
      </w:r>
      <w:r w:rsidR="00121071" w:rsidRPr="00B01DD1">
        <w:t>1.5</w:t>
      </w:r>
      <w:r w:rsidR="009F11F0">
        <w:t>4)</w:t>
      </w:r>
      <w:r w:rsidR="005C45C7">
        <w:t xml:space="preserve">.  </w:t>
      </w:r>
      <w:r w:rsidR="00121071">
        <w:t xml:space="preserve">The data distributions are </w:t>
      </w:r>
      <w:r w:rsidR="007E1272">
        <w:t>summarized</w:t>
      </w:r>
      <w:r w:rsidR="00121071">
        <w:t xml:space="preserve"> in</w:t>
      </w:r>
      <w:r w:rsidR="00E40751">
        <w:t xml:space="preserve"> </w:t>
      </w:r>
      <w:r w:rsidR="00121071">
        <w:fldChar w:fldCharType="begin"/>
      </w:r>
      <w:r w:rsidR="00121071">
        <w:instrText xml:space="preserve"> REF _Ref487103166 \h </w:instrText>
      </w:r>
      <w:r w:rsidR="00121071">
        <w:fldChar w:fldCharType="separate"/>
      </w:r>
      <w:ins w:id="307" w:author="Edward Tekwa" w:date="2017-08-03T15:45:00Z">
        <w:r w:rsidR="00CD7C99">
          <w:t xml:space="preserve">Figure </w:t>
        </w:r>
        <w:r w:rsidR="00CD7C99">
          <w:rPr>
            <w:noProof/>
          </w:rPr>
          <w:t>3</w:t>
        </w:r>
      </w:ins>
      <w:r w:rsidR="00121071">
        <w:fldChar w:fldCharType="end"/>
      </w:r>
      <w:ins w:id="308" w:author="Edward Tekwa" w:date="2017-08-03T15:46:00Z">
        <w:r w:rsidR="00CD7C99">
          <w:t xml:space="preserve"> of Methods</w:t>
        </w:r>
      </w:ins>
      <w:r w:rsidR="00E908E4">
        <w:t xml:space="preserve">, and can be accessed in the Supplementary </w:t>
      </w:r>
      <w:commentRangeStart w:id="309"/>
      <w:commentRangeStart w:id="310"/>
      <w:r w:rsidR="00E908E4">
        <w:t>dataset</w:t>
      </w:r>
      <w:commentRangeEnd w:id="309"/>
      <w:r w:rsidR="00285F17">
        <w:rPr>
          <w:rStyle w:val="CommentReference"/>
        </w:rPr>
        <w:commentReference w:id="309"/>
      </w:r>
      <w:commentRangeEnd w:id="310"/>
      <w:r w:rsidR="00514E1E">
        <w:rPr>
          <w:rStyle w:val="CommentReference"/>
        </w:rPr>
        <w:commentReference w:id="310"/>
      </w:r>
      <w:r w:rsidR="00E908E4">
        <w:t>.</w:t>
      </w:r>
    </w:p>
    <w:p w14:paraId="7B5595AE" w14:textId="77777777" w:rsidR="003067CA" w:rsidRDefault="003067CA" w:rsidP="003067CA">
      <w:pPr>
        <w:keepNext/>
        <w:jc w:val="center"/>
        <w:outlineLvl w:val="0"/>
      </w:pPr>
      <w:r>
        <w:rPr>
          <w:noProof/>
        </w:rPr>
        <w:drawing>
          <wp:inline distT="0" distB="0" distL="0" distR="0" wp14:anchorId="77368286" wp14:editId="013A539B">
            <wp:extent cx="5943600" cy="5943600"/>
            <wp:effectExtent l="0" t="0" r="0" b="0"/>
            <wp:docPr id="2" name="Picture 2" descr="../../../Biology/Ed's%20work/RAManalysis%20data%20and%20fit%20panel%20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ology/Ed's%20work/RAManalysis%20data%20and%20fit%20panel%203.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BB122BD" w14:textId="4A948908" w:rsidR="003067CA" w:rsidRPr="009C08A1" w:rsidRDefault="003067CA" w:rsidP="00F21A5C">
      <w:pPr>
        <w:pStyle w:val="Caption"/>
      </w:pPr>
      <w:bookmarkStart w:id="311" w:name="_Ref483402876"/>
      <w:r>
        <w:t xml:space="preserve">Figure </w:t>
      </w:r>
      <w:r>
        <w:rPr>
          <w:i w:val="0"/>
          <w:iCs w:val="0"/>
        </w:rPr>
        <w:fldChar w:fldCharType="begin"/>
      </w:r>
      <w:r>
        <w:rPr>
          <w:i w:val="0"/>
          <w:iCs w:val="0"/>
        </w:rPr>
        <w:instrText xml:space="preserve"> SEQ Figure \* ARABIC </w:instrText>
      </w:r>
      <w:r>
        <w:rPr>
          <w:i w:val="0"/>
          <w:iCs w:val="0"/>
        </w:rPr>
        <w:fldChar w:fldCharType="separate"/>
      </w:r>
      <w:r>
        <w:rPr>
          <w:i w:val="0"/>
          <w:iCs w:val="0"/>
          <w:noProof/>
        </w:rPr>
        <w:t>2</w:t>
      </w:r>
      <w:r>
        <w:rPr>
          <w:i w:val="0"/>
          <w:iCs w:val="0"/>
          <w:noProof/>
        </w:rPr>
        <w:fldChar w:fldCharType="end"/>
      </w:r>
      <w:bookmarkEnd w:id="311"/>
      <w:r>
        <w:t xml:space="preserve">. a. Fitted model predictions on attracting (solid curves) and repelling (dotted line) harvest rates as a function of </w:t>
      </w:r>
      <w:r w:rsidRPr="00AB3E61">
        <w:rPr>
          <w:i w:val="0"/>
        </w:rPr>
        <w:sym w:font="Symbol" w:char="F067"/>
      </w:r>
      <w:r>
        <w:rPr>
          <w:i w:val="0"/>
        </w:rPr>
        <w:t>ln(</w:t>
      </w:r>
      <w:r>
        <w:t>MSY</w:t>
      </w:r>
      <w:r>
        <w:rPr>
          <w:i w:val="0"/>
        </w:rPr>
        <w:t>),</w:t>
      </w:r>
      <w:r w:rsidRPr="00874FD6">
        <w:t xml:space="preserve"> or cost/benefit times log of maximum sustainable yield</w:t>
      </w:r>
      <w:r>
        <w:t>, with the RAM Legacy fishery data plotted as either filled or open dots depending on initial conditions.  The blue or red shades indicate the empirical harvest rate probability densities (along the y-axis) of fisheries starting below or above the rate of maximum sustainable yield.   b. R</w:t>
      </w:r>
      <w:r>
        <w:rPr>
          <w:vertAlign w:val="superscript"/>
        </w:rPr>
        <w:t>2</w:t>
      </w:r>
      <w:r>
        <w:t xml:space="preserve"> of the model fitted to the actual data (vertical line) compared to the null R</w:t>
      </w:r>
      <w:r>
        <w:rPr>
          <w:vertAlign w:val="superscript"/>
        </w:rPr>
        <w:t>2</w:t>
      </w:r>
      <w:r>
        <w:t xml:space="preserve"> distribution obtained from fitting the model to permuted harvest rates (repeated 100000 times).  c, d. Harvest rate</w:t>
      </w:r>
      <w:ins w:id="312" w:author="Edward Tekwa" w:date="2017-08-03T14:58:00Z">
        <w:r>
          <w:t xml:space="preserve"> probability densities </w:t>
        </w:r>
      </w:ins>
      <w:r>
        <w:t xml:space="preserve">for subsets of </w:t>
      </w:r>
      <w:commentRangeStart w:id="313"/>
      <w:r>
        <w:t>fisheries</w:t>
      </w:r>
      <w:commentRangeEnd w:id="313"/>
      <w:ins w:id="314" w:author="Edward Tekwa" w:date="2017-08-03T15:34:00Z">
        <w:r>
          <w:t xml:space="preserve">, divided by initial conditions (blue for </w:t>
        </w:r>
        <w:proofErr w:type="spellStart"/>
        <w:r>
          <w:t>F</w:t>
        </w:r>
      </w:ins>
      <w:ins w:id="315" w:author="Edward Tekwa" w:date="2017-08-03T15:35:00Z">
        <w:r>
          <w:rPr>
            <w:vertAlign w:val="subscript"/>
          </w:rPr>
          <w:t>init</w:t>
        </w:r>
      </w:ins>
      <w:proofErr w:type="spellEnd"/>
      <w:ins w:id="316" w:author="Edward Tekwa" w:date="2017-08-03T15:34:00Z">
        <w:r>
          <w:t>&lt;F</w:t>
        </w:r>
      </w:ins>
      <w:ins w:id="317" w:author="Edward Tekwa" w:date="2017-08-03T15:35:00Z">
        <w:r>
          <w:rPr>
            <w:vertAlign w:val="subscript"/>
          </w:rPr>
          <w:t>MSY</w:t>
        </w:r>
        <w:r>
          <w:rPr>
            <w:i w:val="0"/>
          </w:rPr>
          <w:t>,</w:t>
        </w:r>
        <w:r w:rsidRPr="00920DAD">
          <w:t xml:space="preserve"> red for </w:t>
        </w:r>
        <w:proofErr w:type="spellStart"/>
        <w:r w:rsidRPr="00D90DA6">
          <w:t>F</w:t>
        </w:r>
        <w:r w:rsidRPr="00D90DA6">
          <w:rPr>
            <w:vertAlign w:val="subscript"/>
          </w:rPr>
          <w:t>init</w:t>
        </w:r>
        <w:proofErr w:type="spellEnd"/>
        <w:r w:rsidRPr="009F6631">
          <w:t>&gt;F</w:t>
        </w:r>
        <w:r w:rsidRPr="009F6631">
          <w:rPr>
            <w:vertAlign w:val="subscript"/>
          </w:rPr>
          <w:t>MS</w:t>
        </w:r>
        <w:r>
          <w:rPr>
            <w:vertAlign w:val="subscript"/>
          </w:rPr>
          <w:t>Y</w:t>
        </w:r>
      </w:ins>
      <w:ins w:id="318" w:author="Edward Tekwa" w:date="2017-08-03T15:34:00Z">
        <w:r>
          <w:t>)</w:t>
        </w:r>
      </w:ins>
      <w:r>
        <w:rPr>
          <w:rStyle w:val="CommentReference"/>
          <w:i w:val="0"/>
          <w:iCs w:val="0"/>
          <w:color w:val="auto"/>
        </w:rPr>
        <w:commentReference w:id="313"/>
      </w:r>
      <w:ins w:id="319" w:author="Edward Tekwa" w:date="2017-08-03T14:57:00Z">
        <w:r>
          <w:t>.</w:t>
        </w:r>
      </w:ins>
    </w:p>
    <w:p w14:paraId="7879EFFA" w14:textId="7172ECC3" w:rsidR="00BB4EC2" w:rsidRDefault="003A416D" w:rsidP="009E21CC">
      <w:pPr>
        <w:outlineLvl w:val="0"/>
      </w:pPr>
      <w:r>
        <w:lastRenderedPageBreak/>
        <w:tab/>
        <w:t xml:space="preserve">The </w:t>
      </w:r>
      <w:r w:rsidR="00B144FB">
        <w:t xml:space="preserve">predicted </w:t>
      </w:r>
      <w:r w:rsidR="00D31B28">
        <w:t xml:space="preserve">attractors </w:t>
      </w:r>
      <w:r w:rsidR="00B144FB">
        <w:t xml:space="preserve">of the </w:t>
      </w:r>
      <w:r>
        <w:t>model</w:t>
      </w:r>
      <w:r w:rsidR="00B144FB">
        <w:t xml:space="preserve"> (</w:t>
      </w:r>
      <w:r w:rsidR="003634AC">
        <w:fldChar w:fldCharType="begin"/>
      </w:r>
      <w:r w:rsidR="003634AC">
        <w:instrText xml:space="preserve"> REF _Ref485396183 \h </w:instrText>
      </w:r>
      <w:r w:rsidR="003634AC">
        <w:fldChar w:fldCharType="separate"/>
      </w:r>
      <w:r w:rsidR="00CD7C99">
        <w:t xml:space="preserve">Equation </w:t>
      </w:r>
      <w:r w:rsidR="00CD7C99">
        <w:rPr>
          <w:noProof/>
        </w:rPr>
        <w:t>1</w:t>
      </w:r>
      <w:r w:rsidR="003634AC">
        <w:fldChar w:fldCharType="end"/>
      </w:r>
      <w:r w:rsidR="003634AC">
        <w:t>)</w:t>
      </w:r>
      <w:r w:rsidR="00454A82">
        <w:t xml:space="preserve">, with a single parameter </w:t>
      </w:r>
      <w:r w:rsidR="00FF6FF9" w:rsidRPr="00644855">
        <w:rPr>
          <w:i/>
        </w:rPr>
        <w:sym w:font="Symbol" w:char="F078"/>
      </w:r>
      <w:r w:rsidR="005C45C7">
        <w:rPr>
          <w:i/>
        </w:rPr>
        <w:t xml:space="preserve">, </w:t>
      </w:r>
      <w:r w:rsidR="00977B25">
        <w:t>are</w:t>
      </w:r>
      <w:r>
        <w:t xml:space="preserve"> fitted to </w:t>
      </w:r>
      <w:r w:rsidR="00DC64BB">
        <w:t xml:space="preserve">harvest rates </w:t>
      </w:r>
      <w:r>
        <w:t xml:space="preserve">using </w:t>
      </w:r>
      <w:r w:rsidRPr="00AB3E61">
        <w:rPr>
          <w:i/>
        </w:rPr>
        <w:sym w:font="Symbol" w:char="F067"/>
      </w:r>
      <w:r w:rsidR="00DC64BB">
        <w:t xml:space="preserve">, </w:t>
      </w:r>
      <w:r>
        <w:t>MSY</w:t>
      </w:r>
      <w:r w:rsidR="00DC64BB">
        <w:t xml:space="preserve">, and initial </w:t>
      </w:r>
      <w:r w:rsidR="001B02D9">
        <w:t>conditions</w:t>
      </w:r>
      <w:r w:rsidR="00454A82">
        <w:t xml:space="preserve"> as inputs.</w:t>
      </w:r>
      <w:r w:rsidR="00912E5C">
        <w:t xml:space="preserve">  </w:t>
      </w:r>
      <w:r w:rsidR="002C5E71">
        <w:t>The model is severely constrained in term of how it can fit the data</w:t>
      </w:r>
      <w:r w:rsidR="00400815">
        <w:t xml:space="preserve">, as </w:t>
      </w:r>
      <w:r w:rsidR="00400815" w:rsidRPr="00644855">
        <w:rPr>
          <w:i/>
        </w:rPr>
        <w:sym w:font="Symbol" w:char="F078"/>
      </w:r>
      <w:r w:rsidR="002C5E71">
        <w:t xml:space="preserve"> </w:t>
      </w:r>
      <w:r w:rsidR="00400815">
        <w:t xml:space="preserve">can only move the bifurcation point </w:t>
      </w:r>
      <w:r w:rsidR="00721F8E">
        <w:t xml:space="preserve">along </w:t>
      </w:r>
      <w:r w:rsidR="0092639C">
        <w:t>the</w:t>
      </w:r>
      <w:r w:rsidR="00721F8E">
        <w:t xml:space="preserve"> single dimension </w:t>
      </w:r>
      <w:r w:rsidR="0092639C">
        <w:t xml:space="preserve">of </w:t>
      </w:r>
      <w:ins w:id="320" w:author="Edward Tekwa" w:date="2017-07-22T10:58:00Z">
        <w:r w:rsidR="00B10B18" w:rsidRPr="0092639C">
          <w:rPr>
            <w:i/>
          </w:rPr>
          <w:sym w:font="Symbol" w:char="F067"/>
        </w:r>
      </w:ins>
      <w:r w:rsidR="00721F8E">
        <w:t>ln(MSY</w:t>
      </w:r>
      <w:r w:rsidR="00721F8E" w:rsidRPr="00721F8E">
        <w:t>)</w:t>
      </w:r>
      <w:r w:rsidR="00721F8E" w:rsidRPr="00CF52DF">
        <w:rPr>
          <w:i/>
        </w:rPr>
        <w:t xml:space="preserve"> </w:t>
      </w:r>
      <w:r w:rsidR="00721F8E">
        <w:t>(</w:t>
      </w:r>
      <w:r w:rsidR="00721F8E">
        <w:fldChar w:fldCharType="begin"/>
      </w:r>
      <w:r w:rsidR="00721F8E">
        <w:instrText xml:space="preserve"> REF _Ref485392136 \h </w:instrText>
      </w:r>
      <w:r w:rsidR="00810A81">
        <w:instrText xml:space="preserve"> \* MERGEFORMAT </w:instrText>
      </w:r>
      <w:r w:rsidR="00721F8E">
        <w:fldChar w:fldCharType="separate"/>
      </w:r>
      <w:ins w:id="321" w:author="Edward Tekwa" w:date="2017-08-03T15:45:00Z">
        <w:r w:rsidR="00CD7C99">
          <w:t xml:space="preserve">Figure </w:t>
        </w:r>
        <w:r w:rsidR="00CD7C99" w:rsidRPr="00920DAD">
          <w:rPr>
            <w:iCs/>
            <w:noProof/>
          </w:rPr>
          <w:t>1</w:t>
        </w:r>
      </w:ins>
      <w:r w:rsidR="00721F8E">
        <w:fldChar w:fldCharType="end"/>
      </w:r>
      <w:r w:rsidR="00721F8E">
        <w:t>a)</w:t>
      </w:r>
      <w:r w:rsidR="00912E5C" w:rsidRPr="0092639C">
        <w:t>.</w:t>
      </w:r>
      <w:r w:rsidR="00454A82">
        <w:t xml:space="preserve">  With </w:t>
      </w:r>
      <w:r w:rsidR="00FF6FF9" w:rsidRPr="00644855">
        <w:rPr>
          <w:i/>
        </w:rPr>
        <w:sym w:font="Symbol" w:char="F078"/>
      </w:r>
      <w:r w:rsidR="00602138">
        <w:t>=</w:t>
      </w:r>
      <w:r w:rsidR="005D1C7A">
        <w:t>11.</w:t>
      </w:r>
      <w:r w:rsidR="00916D56">
        <w:t>1</w:t>
      </w:r>
      <w:r w:rsidR="00454A82">
        <w:t>, the model explains (as R</w:t>
      </w:r>
      <w:r w:rsidR="00454A82">
        <w:rPr>
          <w:vertAlign w:val="superscript"/>
        </w:rPr>
        <w:t>2</w:t>
      </w:r>
      <w:r w:rsidR="00454A82">
        <w:t>) 0.</w:t>
      </w:r>
      <w:r w:rsidR="00916D56">
        <w:t>311</w:t>
      </w:r>
      <w:r w:rsidR="00454A82">
        <w:t xml:space="preserve"> of the variations in harvest rates across the globe</w:t>
      </w:r>
      <w:r w:rsidR="009E21CC">
        <w:t xml:space="preserve">.  </w:t>
      </w:r>
      <w:r w:rsidR="009E21CC">
        <w:fldChar w:fldCharType="begin"/>
      </w:r>
      <w:r w:rsidR="009E21CC">
        <w:instrText xml:space="preserve"> REF _Ref483402876 \h </w:instrText>
      </w:r>
      <w:r w:rsidR="009E21CC">
        <w:fldChar w:fldCharType="separate"/>
      </w:r>
      <w:ins w:id="322" w:author="Edward Tekwa" w:date="2017-08-03T15:45:00Z">
        <w:r w:rsidR="00CD7C99">
          <w:t xml:space="preserve">Figure </w:t>
        </w:r>
        <w:r w:rsidR="00CD7C99">
          <w:rPr>
            <w:i/>
            <w:iCs/>
            <w:noProof/>
          </w:rPr>
          <w:t>2</w:t>
        </w:r>
      </w:ins>
      <w:r w:rsidR="009E21CC">
        <w:fldChar w:fldCharType="end"/>
      </w:r>
      <w:r w:rsidR="009E21CC">
        <w:t>a</w:t>
      </w:r>
      <w:r w:rsidR="009E21CC" w:rsidDel="002F070E">
        <w:t xml:space="preserve"> </w:t>
      </w:r>
      <w:r w:rsidR="009E21CC">
        <w:t xml:space="preserve">shows the apparent data trends that fisheries initially harvesting below </w:t>
      </w:r>
      <w:r w:rsidR="009E21CC">
        <w:rPr>
          <w:i/>
        </w:rPr>
        <w:t>F</w:t>
      </w:r>
      <w:r w:rsidR="009E21CC">
        <w:rPr>
          <w:i/>
          <w:vertAlign w:val="subscript"/>
        </w:rPr>
        <w:t>MSY</w:t>
      </w:r>
      <w:r w:rsidR="009E21CC">
        <w:t xml:space="preserve"> (open circles</w:t>
      </w:r>
      <w:r w:rsidR="00EF3B76">
        <w:t xml:space="preserve"> </w:t>
      </w:r>
      <w:ins w:id="323" w:author="Edward Tekwa" w:date="2017-07-22T10:41:00Z">
        <w:r w:rsidR="00EF3B76">
          <w:t xml:space="preserve">and </w:t>
        </w:r>
      </w:ins>
      <w:ins w:id="324" w:author="Edward Tekwa" w:date="2017-07-22T10:42:00Z">
        <w:r w:rsidR="005C3CAD">
          <w:t>blue shades</w:t>
        </w:r>
      </w:ins>
      <w:r w:rsidR="009E21CC">
        <w:t>) generally converge to the decreasing harvest rate attractor (</w:t>
      </w:r>
      <w:r w:rsidR="009E21CC">
        <w:rPr>
          <w:i/>
        </w:rPr>
        <w:t>F</w:t>
      </w:r>
      <w:r w:rsidR="009E21CC">
        <w:rPr>
          <w:i/>
          <w:vertAlign w:val="superscript"/>
        </w:rPr>
        <w:t>*-</w:t>
      </w:r>
      <w:r w:rsidR="009E21CC">
        <w:t xml:space="preserve">) with increasing </w:t>
      </w:r>
      <w:ins w:id="325" w:author="Edward Tekwa" w:date="2017-07-22T10:58:00Z">
        <w:r w:rsidR="00B10B18" w:rsidRPr="0092639C">
          <w:rPr>
            <w:i/>
          </w:rPr>
          <w:sym w:font="Symbol" w:char="F067"/>
        </w:r>
      </w:ins>
      <w:ins w:id="326" w:author="Edward Tekwa" w:date="2017-07-18T13:25:00Z">
        <w:r w:rsidR="00506093">
          <w:t>ln(MSY</w:t>
        </w:r>
        <w:r w:rsidR="00506093" w:rsidRPr="00721F8E">
          <w:t>)</w:t>
        </w:r>
      </w:ins>
      <w:r w:rsidR="009E21CC">
        <w:t xml:space="preserve">, while fisheries initially harvesting above </w:t>
      </w:r>
      <w:r w:rsidR="009E21CC">
        <w:rPr>
          <w:i/>
        </w:rPr>
        <w:t>F</w:t>
      </w:r>
      <w:r w:rsidR="009E21CC">
        <w:rPr>
          <w:i/>
          <w:vertAlign w:val="subscript"/>
        </w:rPr>
        <w:t>MSY</w:t>
      </w:r>
      <w:r w:rsidR="009E21CC">
        <w:t xml:space="preserve"> (filled circles</w:t>
      </w:r>
      <w:ins w:id="327" w:author="Edward Tekwa" w:date="2017-07-22T10:42:00Z">
        <w:r w:rsidR="005C3CAD">
          <w:t xml:space="preserve"> and red shades</w:t>
        </w:r>
      </w:ins>
      <w:r w:rsidR="009E21CC">
        <w:t>) generally converge to the increasing harvest rate attractor (</w:t>
      </w:r>
      <w:r w:rsidR="009E21CC">
        <w:rPr>
          <w:i/>
        </w:rPr>
        <w:t>F</w:t>
      </w:r>
      <w:r w:rsidR="009E21CC">
        <w:rPr>
          <w:i/>
          <w:vertAlign w:val="superscript"/>
        </w:rPr>
        <w:t>*+</w:t>
      </w:r>
      <w:r w:rsidR="009E21CC">
        <w:t xml:space="preserve">) with increasing </w:t>
      </w:r>
      <w:ins w:id="328" w:author="Edward Tekwa" w:date="2017-07-22T10:58:00Z">
        <w:r w:rsidR="00B10B18" w:rsidRPr="0092639C">
          <w:rPr>
            <w:i/>
          </w:rPr>
          <w:sym w:font="Symbol" w:char="F067"/>
        </w:r>
      </w:ins>
      <w:ins w:id="329" w:author="Edward Tekwa" w:date="2017-07-18T13:25:00Z">
        <w:r w:rsidR="002F12CE">
          <w:t>ln(MSY</w:t>
        </w:r>
        <w:r w:rsidR="002F12CE" w:rsidRPr="00721F8E">
          <w:t>)</w:t>
        </w:r>
      </w:ins>
      <w:r w:rsidR="009E21CC">
        <w:t>.</w:t>
      </w:r>
      <w:ins w:id="330" w:author="Edward Tekwa" w:date="2017-08-03T15:37:00Z">
        <w:r w:rsidR="009F6631">
          <w:t xml:space="preserve"> </w:t>
        </w:r>
      </w:ins>
      <w:ins w:id="331" w:author="Edward Tekwa" w:date="2017-07-22T10:42:00Z">
        <w:r w:rsidR="00FC229F">
          <w:t xml:space="preserve"> </w:t>
        </w:r>
      </w:ins>
      <w:r w:rsidR="00B80895">
        <w:t>A p</w:t>
      </w:r>
      <w:r w:rsidR="000C19F2">
        <w:t>ermutation</w:t>
      </w:r>
      <w:r w:rsidR="00950987">
        <w:t xml:space="preserve"> test</w:t>
      </w:r>
      <w:ins w:id="332" w:author="Edward Tekwa" w:date="2017-07-22T11:44:00Z">
        <w:r w:rsidR="00D364CB">
          <w:fldChar w:fldCharType="begin" w:fldLock="1"/>
        </w:r>
      </w:ins>
      <w:r w:rsidR="0072434B">
        <w:instrText>ADDIN CSL_CITATION { "citationItems" : [ { "id" : "ITEM-1", "itemData" : { "DOI" : "10.2307/2246134", "ISBN" : "0883-4237", "ISSN" : "2168-8745", "PMID" : "20948974", "abstract" : "The history, empirical evidence and classical explanations of the significant-digit (or Benford's) law are reviewed, followed by a summary of recent invariant-measure characterizations. Then a new statistical derivation of the law in the form of a CLT-like theorem for significant digits is presented. If distributions are selected at random (in any \"unbiased\" way) and random samples are then taken from each of these distributions, the significant digits of the combined sample will converge to the logarithmic (Benford) distribution. This helps explain and predict the appearance of the significant-digit phenomenon in many different emprical contexts and helps justify its recent application to computer design, mathematical modelling and detection of fraud in accounting data.", "author" : [ { "dropping-particle" : "", "family" : "Neyman", "given" : "Jerzy Splawa", "non-dropping-particle" : "", "parse-names" : false, "suffix" : "" } ], "container-title" : "Roczniki Nauk Rolniczch", "id" : "ITEM-1", "issued" : { "date-parts" : [ [ "1923" ] ] }, "page" : "1-51", "title" : "On the application of probability theory to agricultural experiments: principles", "type" : "article-journal", "volume" : "10" }, "uris" : [ "http://www.mendeley.com/documents/?uuid=02f2b341-98c7-4100-bcd3-082fabe624cd" ] }, { "id" : "ITEM-2", "itemData" : { "author" : [ { "dropping-particle" : "", "family" : "Fisher", "given" : "Ronald", "non-dropping-particle" : "", "parse-names" : false, "suffix" : "" } ], "container-title" : "Journal of the Royal Statistical Society. Series B (Methodological)", "id" : "ITEM-2", "issue" : "1", "issued" : { "date-parts" : [ [ "1955" ] ] }, "page" : "69-78", "title" : "Statistical Methods and Scientific Induction", "type" : "article-journal", "volume" : "17" }, "uris" : [ "http://www.mendeley.com/documents/?uuid=6985ba5f-c1c0-4bbd-ac9a-5f92e4388a9d" ] }, { "id" : "ITEM-3", "itemData" : { "DOI" : "10.1139/f01-004", "ISBN" : "0706-652X", "ISSN" : "0706-652X", "PMID" : "5684003", "abstract" : "The most appropriate strategy to be used to create a permutation distribution for tests of individual terms in complex experimental designs is currently unclear. There are often many possibilities, including restricted permutation or permutation of some form of residuals. This paper provides a summary of recent empirical and theoretical results concerning available methods and gives recommendations for their use in univariate and multivariate applications. The focus of the paper is on complex designs in analysis of variance and multiple regression (i.e., linear models). The assumption of exchangeability required for a permutation test is assured by random allocation of treatments to units in experimental work. For observational data, exchangeability is tantamount to the assumption of independent and identically distributed errors under a null hypothesis. For partial regression, the method of permutation of residuals under a reduced model has been shown to provide the best test. For analysis of variance, o..., La strat{\u00e9}gie la plus appropri{\u00e9}e pour g{\u00e9}n{\u00e9}rer une distribution de permutation en vue de tester les termes individuels d'un plan exp{\u00e9}rimental complexe n'est pas {\u00e9}vidente {\u00e0} l'heure actuelle. Il y a souvent plusieurs options, dont la permutation restreinte et la permutation d'une quelconque forme des r{\u00e9}siduels. On trouvera ici un r{\u00e9}sum{\u00e9} d'informations r{\u00e9}centes empiriques et th{\u00e9}oriques sur les m{\u00e9}thodes disponibles, ainsi que des recommandations pour leur utilisation dans des applications unidimensionnelles et multidimensionnelles. L'emphase est mise sur les plans complexes d'analyse de variance et de r{\u00e9}gression multiple (i.e. les mod{\u00e8}les lin{\u00e9}aires). Dans un travail exp{\u00e9}rimental, la supposition d'{\u00e9}changeabilit{\u00e9} requise pour un test par permutation est assur{\u00e9}e par l'assignation au hasard {\u00e0} des unit{\u00e9}s des divers traitements. Dans le cas d'observations, l'{\u00e9}changeabilit{\u00e9} {\u00e9}quivaut {\u00e0} supposer que les erreurs, dans une hypoth{\u00e8}se nulle, sont ind{\u00e9}pendantes et distribu{\u00e9}es de fa{\u00e7}on identique. Pour la r{\u00e9}gression partielle,...", "author" : [ { "dropping-particle" : "", "family" : "Anderson", "given" : "M J", "non-dropping-particle" : "", "parse-names" : false, "suffix" : "" } ], "container-title" : "Canadian Journal of Fisheries and Aquatic Sciences", "id" : "ITEM-3", "issue" : "3", "issued" : { "date-parts" : [ [ "2001" ] ] }, "page" : "626-639", "title" : "Permutation tests for univariate or multivariate analysis of variance and regression", "type" : "article-journal", "volume" : "58" }, "uris" : [ "http://www.mendeley.com/documents/?uuid=c7ab0f32-e482-4be8-bec8-cac53fd8d98e" ] } ], "mendeley" : { "formattedCitation" : "&lt;sup&gt;37\u201339&lt;/sup&gt;", "plainTextFormattedCitation" : "37\u201339", "previouslyFormattedCitation" : "&lt;sup&gt;37\u201339&lt;/sup&gt;" }, "properties" : { "noteIndex" : 0 }, "schema" : "https://github.com/citation-style-language/schema/raw/master/csl-citation.json" }</w:instrText>
      </w:r>
      <w:ins w:id="333" w:author="Edward Tekwa" w:date="2017-07-22T11:44:00Z">
        <w:r w:rsidR="00D364CB">
          <w:fldChar w:fldCharType="separate"/>
        </w:r>
      </w:ins>
      <w:r w:rsidR="00BF4D94" w:rsidRPr="00BF4D94">
        <w:rPr>
          <w:noProof/>
          <w:vertAlign w:val="superscript"/>
        </w:rPr>
        <w:t>37–39</w:t>
      </w:r>
      <w:ins w:id="334" w:author="Edward Tekwa" w:date="2017-07-22T11:44:00Z">
        <w:r w:rsidR="00D364CB">
          <w:fldChar w:fldCharType="end"/>
        </w:r>
        <w:r w:rsidR="00D364CB">
          <w:t xml:space="preserve"> (see Methods)</w:t>
        </w:r>
      </w:ins>
      <w:r w:rsidR="00950987">
        <w:t xml:space="preserve"> shows that the model </w:t>
      </w:r>
      <w:r w:rsidR="00B80895">
        <w:t>explained</w:t>
      </w:r>
      <w:r w:rsidR="007D06AA">
        <w:t xml:space="preserve"> the </w:t>
      </w:r>
      <w:r w:rsidR="00B80895">
        <w:t>observations</w:t>
      </w:r>
      <w:r w:rsidR="00950987">
        <w:t xml:space="preserve"> significant</w:t>
      </w:r>
      <w:r w:rsidR="007D06AA">
        <w:t xml:space="preserve">ly better than </w:t>
      </w:r>
      <w:r w:rsidR="00BD19F4">
        <w:t>when</w:t>
      </w:r>
      <w:r w:rsidR="00A8392E">
        <w:t xml:space="preserve"> fit</w:t>
      </w:r>
      <w:r w:rsidR="0092639C">
        <w:t>ted</w:t>
      </w:r>
      <w:r w:rsidR="00B80895">
        <w:t xml:space="preserve"> against</w:t>
      </w:r>
      <w:r w:rsidR="007D06AA">
        <w:t xml:space="preserve"> randomized </w:t>
      </w:r>
      <w:r w:rsidR="00534C0E">
        <w:t xml:space="preserve">mean harvest rates </w:t>
      </w:r>
      <w:r w:rsidR="00950987">
        <w:t>(</w:t>
      </w:r>
      <w:r w:rsidR="005D1C7A">
        <w:t>p=</w:t>
      </w:r>
      <w:r w:rsidR="00147E0F">
        <w:t>3</w:t>
      </w:r>
      <w:r w:rsidR="00C36A4A">
        <w:t>.</w:t>
      </w:r>
      <w:r w:rsidR="00E911DC">
        <w:t>0</w:t>
      </w:r>
      <w:r w:rsidR="00C36A4A">
        <w:t>e-</w:t>
      </w:r>
      <w:r w:rsidR="00FA1034">
        <w:t>5</w:t>
      </w:r>
      <w:r w:rsidR="0029797E">
        <w:t>,</w:t>
      </w:r>
      <w:r w:rsidR="0092639C">
        <w:t xml:space="preserve"> </w:t>
      </w:r>
      <w:r w:rsidR="0092639C">
        <w:fldChar w:fldCharType="begin"/>
      </w:r>
      <w:r w:rsidR="0092639C">
        <w:instrText xml:space="preserve"> REF _Ref483402876 \h </w:instrText>
      </w:r>
      <w:r w:rsidR="0092639C">
        <w:fldChar w:fldCharType="separate"/>
      </w:r>
      <w:ins w:id="335" w:author="Edward Tekwa" w:date="2017-08-03T15:45:00Z">
        <w:r w:rsidR="00CD7C99">
          <w:t xml:space="preserve">Figure </w:t>
        </w:r>
        <w:r w:rsidR="00CD7C99">
          <w:rPr>
            <w:i/>
            <w:iCs/>
            <w:noProof/>
          </w:rPr>
          <w:t>2</w:t>
        </w:r>
      </w:ins>
      <w:r w:rsidR="0092639C">
        <w:fldChar w:fldCharType="end"/>
      </w:r>
      <w:r w:rsidR="0092639C">
        <w:t>b</w:t>
      </w:r>
      <w:r w:rsidR="0029797E">
        <w:t>)</w:t>
      </w:r>
      <w:r w:rsidR="000026AD">
        <w:t>.</w:t>
      </w:r>
      <w:r w:rsidR="003F1FE9">
        <w:t xml:space="preserve">  In other words, if the </w:t>
      </w:r>
      <w:r w:rsidR="00974ED3">
        <w:t xml:space="preserve">harvest rate </w:t>
      </w:r>
      <w:r w:rsidR="003F1FE9">
        <w:t xml:space="preserve">data were to have no relationship with </w:t>
      </w:r>
      <w:r w:rsidR="003F1FE9" w:rsidRPr="00AB3E61">
        <w:rPr>
          <w:i/>
        </w:rPr>
        <w:sym w:font="Symbol" w:char="F067"/>
      </w:r>
      <w:r w:rsidR="003F1FE9">
        <w:t>, MSY, and initial conditions</w:t>
      </w:r>
      <w:r w:rsidR="006D0A80">
        <w:t xml:space="preserve"> as</w:t>
      </w:r>
      <w:r w:rsidR="003F1FE9">
        <w:t xml:space="preserve"> the model hypothesized, the fit would be much worse.</w:t>
      </w:r>
      <w:r w:rsidR="00E255C9">
        <w:t xml:space="preserve">  The mean</w:t>
      </w:r>
      <w:r w:rsidR="00F5495C">
        <w:t xml:space="preserve"> of the model R</w:t>
      </w:r>
      <w:r w:rsidR="00F5495C">
        <w:rPr>
          <w:vertAlign w:val="superscript"/>
        </w:rPr>
        <w:t>2</w:t>
      </w:r>
      <w:r w:rsidR="000C19F2">
        <w:t xml:space="preserve"> fitted to permute</w:t>
      </w:r>
      <w:r w:rsidR="00F5495C">
        <w:t>d data is</w:t>
      </w:r>
      <w:r w:rsidR="004B7EF0">
        <w:t xml:space="preserve"> R</w:t>
      </w:r>
      <w:r w:rsidR="004B7EF0">
        <w:rPr>
          <w:vertAlign w:val="superscript"/>
        </w:rPr>
        <w:t>2</w:t>
      </w:r>
      <w:r w:rsidR="004B7EF0">
        <w:rPr>
          <w:vertAlign w:val="subscript"/>
        </w:rPr>
        <w:t>rand</w:t>
      </w:r>
      <w:r w:rsidR="004B7EF0">
        <w:t>=</w:t>
      </w:r>
      <w:r w:rsidR="00E255C9">
        <w:t>0.</w:t>
      </w:r>
      <w:r w:rsidR="00570475">
        <w:t>138</w:t>
      </w:r>
      <w:r w:rsidR="00F63F7A">
        <w:t xml:space="preserve"> </w:t>
      </w:r>
      <w:r w:rsidR="007803CD">
        <w:t>(</w:t>
      </w:r>
      <w:proofErr w:type="spellStart"/>
      <w:r w:rsidR="007803CD">
        <w:t>std</w:t>
      </w:r>
      <w:proofErr w:type="spellEnd"/>
      <w:r w:rsidR="007803CD">
        <w:t>=</w:t>
      </w:r>
      <w:r w:rsidR="00570475">
        <w:t>0.0</w:t>
      </w:r>
      <w:r w:rsidR="00F63F7A">
        <w:t>442</w:t>
      </w:r>
      <w:r w:rsidR="00EA251D">
        <w:t>, p=</w:t>
      </w:r>
      <w:r w:rsidR="0083373E">
        <w:t>7.30e-4</w:t>
      </w:r>
      <w:r w:rsidR="007803CD">
        <w:t>)</w:t>
      </w:r>
      <w:r w:rsidR="00F5495C">
        <w:t xml:space="preserve">, </w:t>
      </w:r>
      <w:r w:rsidR="00763588">
        <w:t xml:space="preserve">which can be understood as the portion of </w:t>
      </w:r>
      <w:r w:rsidR="00467DEE">
        <w:t>variations in the pure distribution of harvest rates</w:t>
      </w:r>
      <w:r w:rsidR="00534C0E">
        <w:t xml:space="preserve"> (</w:t>
      </w:r>
      <w:r w:rsidR="00534C0E">
        <w:fldChar w:fldCharType="begin"/>
      </w:r>
      <w:r w:rsidR="00534C0E">
        <w:instrText xml:space="preserve"> REF _Ref487103166 \h </w:instrText>
      </w:r>
      <w:r w:rsidR="00534C0E">
        <w:fldChar w:fldCharType="separate"/>
      </w:r>
      <w:ins w:id="336" w:author="Edward Tekwa" w:date="2017-08-03T15:45:00Z">
        <w:r w:rsidR="00CD7C99">
          <w:t xml:space="preserve">Figure </w:t>
        </w:r>
        <w:r w:rsidR="00CD7C99">
          <w:rPr>
            <w:noProof/>
          </w:rPr>
          <w:t>3</w:t>
        </w:r>
      </w:ins>
      <w:r w:rsidR="00534C0E">
        <w:fldChar w:fldCharType="end"/>
      </w:r>
      <w:r w:rsidR="00534C0E">
        <w:t>c)</w:t>
      </w:r>
      <w:r w:rsidR="00310B4C">
        <w:t xml:space="preserve"> </w:t>
      </w:r>
      <w:r w:rsidR="00467DEE">
        <w:t>explained</w:t>
      </w:r>
      <w:r w:rsidR="00F5495C">
        <w:t xml:space="preserve"> by </w:t>
      </w:r>
      <w:r w:rsidR="00467DEE">
        <w:t>the model’s</w:t>
      </w:r>
      <w:r w:rsidR="00F5495C">
        <w:t xml:space="preserve"> bimodality </w:t>
      </w:r>
      <w:r w:rsidR="00FB4C8F">
        <w:t>prediction</w:t>
      </w:r>
      <w:r w:rsidR="00A70214">
        <w:t>s</w:t>
      </w:r>
      <w:r w:rsidR="00F5495C">
        <w:t>.</w:t>
      </w:r>
      <w:r w:rsidR="00000964">
        <w:t xml:space="preserve">  </w:t>
      </w:r>
      <w:r w:rsidR="00534C0E">
        <w:t>This still leaves a large portion of variations</w:t>
      </w:r>
      <w:r w:rsidR="00467DEE">
        <w:t xml:space="preserve"> </w:t>
      </w:r>
      <w:r w:rsidR="00534C0E">
        <w:t>(</w:t>
      </w:r>
      <w:r w:rsidR="00467DEE">
        <w:sym w:font="Symbol" w:char="F044"/>
      </w:r>
      <w:r w:rsidR="00467DEE">
        <w:t>R</w:t>
      </w:r>
      <w:r w:rsidR="00467DEE">
        <w:rPr>
          <w:vertAlign w:val="superscript"/>
        </w:rPr>
        <w:t>2</w:t>
      </w:r>
      <w:r w:rsidR="00467DEE">
        <w:t>=</w:t>
      </w:r>
      <w:r w:rsidR="00053BAD">
        <w:t>0.173</w:t>
      </w:r>
      <w:r w:rsidR="00534C0E">
        <w:t xml:space="preserve">, </w:t>
      </w:r>
      <w:proofErr w:type="spellStart"/>
      <w:r w:rsidR="00467DEE">
        <w:t>std</w:t>
      </w:r>
      <w:proofErr w:type="spellEnd"/>
      <w:r w:rsidR="00467DEE">
        <w:t>=</w:t>
      </w:r>
      <w:r w:rsidR="00053BAD">
        <w:t>0.0442</w:t>
      </w:r>
      <w:r w:rsidR="00534C0E">
        <w:t>, p=3.0e-5</w:t>
      </w:r>
      <w:r w:rsidR="00467DEE">
        <w:t>)</w:t>
      </w:r>
      <w:r w:rsidR="00534C0E">
        <w:t xml:space="preserve"> explained by the model</w:t>
      </w:r>
      <w:ins w:id="337" w:author="Edward Tekwa" w:date="2017-07-18T13:25:00Z">
        <w:r w:rsidR="006B7869">
          <w:t>’</w:t>
        </w:r>
      </w:ins>
      <w:r w:rsidR="00534C0E">
        <w:t xml:space="preserve">s hypothesis that </w:t>
      </w:r>
      <w:r w:rsidR="00531763">
        <w:t xml:space="preserve">fisheries </w:t>
      </w:r>
      <w:r w:rsidR="00CD3E63">
        <w:t>should increasing</w:t>
      </w:r>
      <w:r w:rsidR="00534C0E">
        <w:t>ly</w:t>
      </w:r>
      <w:r w:rsidR="00CD3E63">
        <w:t xml:space="preserve"> diverge from </w:t>
      </w:r>
      <w:r w:rsidR="00CD3E63">
        <w:rPr>
          <w:i/>
        </w:rPr>
        <w:t>F</w:t>
      </w:r>
      <w:r w:rsidR="00CD3E63">
        <w:rPr>
          <w:i/>
          <w:vertAlign w:val="subscript"/>
        </w:rPr>
        <w:t>MSY</w:t>
      </w:r>
      <w:r w:rsidR="00CD3E63">
        <w:t xml:space="preserve"> at higher </w:t>
      </w:r>
      <w:r w:rsidR="00CD3E63" w:rsidRPr="00AB3E61">
        <w:rPr>
          <w:i/>
        </w:rPr>
        <w:sym w:font="Symbol" w:char="F067"/>
      </w:r>
      <w:r w:rsidR="00CD3E63">
        <w:t xml:space="preserve"> and ln(MSY)</w:t>
      </w:r>
      <w:r w:rsidR="00531763">
        <w:t>.</w:t>
      </w:r>
      <w:r w:rsidR="004B7EF0">
        <w:t xml:space="preserve"> </w:t>
      </w:r>
      <w:r w:rsidR="004B7EF0">
        <w:rPr>
          <w:vertAlign w:val="subscript"/>
        </w:rPr>
        <w:t xml:space="preserve"> </w:t>
      </w:r>
      <w:r w:rsidR="0083373E">
        <w:t>Further, t</w:t>
      </w:r>
      <w:r w:rsidR="002F1937">
        <w:t xml:space="preserve">o test whether </w:t>
      </w:r>
      <w:r w:rsidR="00512F2B">
        <w:t>one</w:t>
      </w:r>
      <w:r w:rsidR="002F1937">
        <w:t xml:space="preserve"> economic optimum </w:t>
      </w:r>
      <w:r w:rsidR="004E05B5">
        <w:t>solution</w:t>
      </w:r>
      <w:r w:rsidR="00512F2B">
        <w:t xml:space="preserve"> alone</w:t>
      </w:r>
      <w:r w:rsidR="004E05B5">
        <w:fldChar w:fldCharType="begin" w:fldLock="1"/>
      </w:r>
      <w:r w:rsidR="0072434B">
        <w:instrText>ADDIN CSL_CITATION { "citationItems" : [ { "id" : "ITEM-1", "itemData" : { "author" : [ { "dropping-particle" : "", "family" : "Dasgupta", "given" : "Partha", "non-dropping-particle" : "", "parse-names" : false, "suffix" : "" }, { "dropping-particle" : "", "family" : "Mitra", "given" : "Tapan", "non-dropping-particle" : "", "parse-names" : false, "suffix" : "" }, { "dropping-particle" : "", "family" : "Sorger", "given" : "Gerhard", "non-dropping-particle" : "", "parse-names" : false, "suffix" : "" } ], "id" : "ITEM-1", "issued" : { "date-parts" : [ [ "2016" ] ] }, "page" : "1-36", "title" : "Harvesting the Commons", "type" : "article-journal" }, "uris" : [ "http://www.mendeley.com/documents/?uuid=038c2fbd-5167-4b74-8937-cc7d64653966" ] } ], "mendeley" : { "formattedCitation" : "&lt;sup&gt;36&lt;/sup&gt;", "plainTextFormattedCitation" : "36", "previouslyFormattedCitation" : "&lt;sup&gt;36&lt;/sup&gt;" }, "properties" : { "noteIndex" : 0 }, "schema" : "https://github.com/citation-style-language/schema/raw/master/csl-citation.json" }</w:instrText>
      </w:r>
      <w:r w:rsidR="004E05B5">
        <w:fldChar w:fldCharType="separate"/>
      </w:r>
      <w:r w:rsidR="00BF4D94" w:rsidRPr="00BF4D94">
        <w:rPr>
          <w:noProof/>
          <w:vertAlign w:val="superscript"/>
        </w:rPr>
        <w:t>36</w:t>
      </w:r>
      <w:r w:rsidR="004E05B5">
        <w:fldChar w:fldCharType="end"/>
      </w:r>
      <w:r w:rsidR="004E05B5">
        <w:t xml:space="preserve"> could explain the harvest rate variations when compared to the </w:t>
      </w:r>
      <w:r w:rsidR="00C55954">
        <w:t>path-dependent</w:t>
      </w:r>
      <w:r w:rsidR="004E05B5">
        <w:t xml:space="preserve"> model solutions</w:t>
      </w:r>
      <w:r w:rsidR="002F1937">
        <w:t>, w</w:t>
      </w:r>
      <w:r w:rsidR="004E05B5">
        <w:t xml:space="preserve">e fitted </w:t>
      </w:r>
      <w:r w:rsidR="00C579F3">
        <w:t>a version of our</w:t>
      </w:r>
      <w:r w:rsidR="004E05B5">
        <w:t xml:space="preserve"> model</w:t>
      </w:r>
      <w:r w:rsidR="002F1937">
        <w:t xml:space="preserve"> </w:t>
      </w:r>
      <w:r w:rsidR="004E05B5">
        <w:t>that retains</w:t>
      </w:r>
      <w:r w:rsidR="002F1937">
        <w:t xml:space="preserve"> only the lower harvest rate </w:t>
      </w:r>
      <w:r w:rsidR="00B9746D">
        <w:t>solution regardless of initial conditions</w:t>
      </w:r>
      <w:r w:rsidR="00E67FC6">
        <w:t>.  This model variant</w:t>
      </w:r>
      <w:r w:rsidR="009E47E5">
        <w:t xml:space="preserve"> and the converse variant (with only the upper solution retained) both</w:t>
      </w:r>
      <w:r w:rsidR="00D33DFA">
        <w:t xml:space="preserve"> </w:t>
      </w:r>
      <w:r w:rsidR="009E47E5">
        <w:t>explain</w:t>
      </w:r>
      <w:r w:rsidR="00E67FC6">
        <w:t xml:space="preserve"> less variation than the mean</w:t>
      </w:r>
      <w:r w:rsidR="00FB55EB">
        <w:t xml:space="preserve"> (R</w:t>
      </w:r>
      <w:r w:rsidR="00FB55EB">
        <w:rPr>
          <w:vertAlign w:val="superscript"/>
        </w:rPr>
        <w:t>2</w:t>
      </w:r>
      <w:r w:rsidR="0083373E">
        <w:t>=</w:t>
      </w:r>
      <w:r w:rsidR="00E1239B">
        <w:t>-0.1</w:t>
      </w:r>
      <w:r w:rsidR="0083373E">
        <w:t>11</w:t>
      </w:r>
      <w:r w:rsidR="00FB55EB">
        <w:t>)</w:t>
      </w:r>
      <w:r w:rsidR="00E67FC6">
        <w:t xml:space="preserve">, indicating that the </w:t>
      </w:r>
      <w:ins w:id="338" w:author="simon levin" w:date="2017-07-16T20:23:00Z">
        <w:r w:rsidR="00285F17">
          <w:t>path-</w:t>
        </w:r>
      </w:ins>
      <w:r w:rsidR="0083373E">
        <w:t>dependent</w:t>
      </w:r>
      <w:r w:rsidR="00E67FC6">
        <w:t xml:space="preserve"> solutions are warranted.</w:t>
      </w:r>
    </w:p>
    <w:p w14:paraId="6E1C46C0" w14:textId="59ABF3E2" w:rsidR="00892D3E" w:rsidRPr="00DA77EF" w:rsidRDefault="00892D3E" w:rsidP="00892D3E">
      <w:r>
        <w:tab/>
        <w:t xml:space="preserve">The clearest </w:t>
      </w:r>
      <w:ins w:id="339" w:author="simon levin" w:date="2017-07-16T20:24:00Z">
        <w:r w:rsidR="00285F17">
          <w:t>path-</w:t>
        </w:r>
      </w:ins>
      <w:r>
        <w:t xml:space="preserve">dependent patterns are observed in fisheries with high stock </w:t>
      </w:r>
      <w:r w:rsidR="009E21CC">
        <w:t>(</w:t>
      </w:r>
      <w:r w:rsidR="009E21CC">
        <w:fldChar w:fldCharType="begin"/>
      </w:r>
      <w:r w:rsidR="009E21CC">
        <w:instrText xml:space="preserve"> REF _Ref483402876 \h </w:instrText>
      </w:r>
      <w:r w:rsidR="009E21CC">
        <w:fldChar w:fldCharType="separate"/>
      </w:r>
      <w:ins w:id="340" w:author="Edward Tekwa" w:date="2017-07-23T11:52:00Z">
        <w:r w:rsidR="00F44A84">
          <w:t xml:space="preserve">Figure </w:t>
        </w:r>
        <w:r w:rsidR="00F44A84">
          <w:rPr>
            <w:i/>
            <w:iCs/>
            <w:noProof/>
          </w:rPr>
          <w:t>3</w:t>
        </w:r>
      </w:ins>
      <w:r w:rsidR="009E21CC">
        <w:fldChar w:fldCharType="end"/>
      </w:r>
      <w:r w:rsidR="009E21CC">
        <w:t>d)</w:t>
      </w:r>
      <w:r>
        <w:t xml:space="preserve">.  </w:t>
      </w:r>
      <w:r w:rsidR="00F578D3">
        <w:t>These</w:t>
      </w:r>
      <w:r>
        <w:t xml:space="preserve"> fisheries </w:t>
      </w:r>
      <w:r w:rsidR="009E21CC">
        <w:t xml:space="preserve">all </w:t>
      </w:r>
      <w:r>
        <w:t xml:space="preserve">belong to </w:t>
      </w:r>
      <w:r w:rsidR="002220FF">
        <w:t>a</w:t>
      </w:r>
      <w:r>
        <w:t xml:space="preserve"> </w:t>
      </w:r>
      <w:ins w:id="341" w:author="simon levin" w:date="2017-07-16T20:24:00Z">
        <w:r w:rsidR="00285F17">
          <w:t>path-</w:t>
        </w:r>
      </w:ins>
      <w:r>
        <w:t>dependent regi</w:t>
      </w:r>
      <w:r w:rsidR="006B6A32">
        <w:t>me</w:t>
      </w:r>
      <w:r>
        <w:t xml:space="preserve"> </w:t>
      </w:r>
      <w:r w:rsidR="009E21CC">
        <w:t xml:space="preserve">given their </w:t>
      </w:r>
      <w:r w:rsidR="004427B7">
        <w:t xml:space="preserve">sufficiently high </w:t>
      </w:r>
      <w:r w:rsidR="009E21CC" w:rsidRPr="00AB3E61">
        <w:rPr>
          <w:i/>
        </w:rPr>
        <w:sym w:font="Symbol" w:char="F067"/>
      </w:r>
      <w:r>
        <w:t>.</w:t>
      </w:r>
      <w:r w:rsidR="00D422AD">
        <w:t xml:space="preserve">  </w:t>
      </w:r>
      <w:r w:rsidR="00E63310">
        <w:t>Here,</w:t>
      </w:r>
      <w:r w:rsidR="00B64709">
        <w:t xml:space="preserve"> </w:t>
      </w:r>
      <w:ins w:id="342" w:author="Edward Tekwa" w:date="2017-08-02T09:44:00Z">
        <w:r w:rsidR="008E6416">
          <w:t>recently industrialized</w:t>
        </w:r>
      </w:ins>
      <w:r w:rsidR="00D422AD">
        <w:t xml:space="preserve"> fisheries in Alaska</w:t>
      </w:r>
      <w:r w:rsidR="00F578D3">
        <w:t>, Pacific US</w:t>
      </w:r>
      <w:r w:rsidR="00D422AD">
        <w:t xml:space="preserve">, the Indian Ocean, </w:t>
      </w:r>
      <w:r w:rsidR="0039024B">
        <w:t xml:space="preserve">Oceania, </w:t>
      </w:r>
      <w:r w:rsidR="00E63310">
        <w:t>and Argentina harvest</w:t>
      </w:r>
      <w:r w:rsidR="00D422AD">
        <w:t xml:space="preserve"> at the lower, socially optimal rates.  In contrast, </w:t>
      </w:r>
      <w:r w:rsidR="00722214">
        <w:t>older</w:t>
      </w:r>
      <w:ins w:id="343" w:author="Edward Tekwa" w:date="2017-08-02T09:44:00Z">
        <w:r w:rsidR="00811F82">
          <w:t xml:space="preserve"> industrialized</w:t>
        </w:r>
      </w:ins>
      <w:r w:rsidR="00722214">
        <w:t xml:space="preserve"> </w:t>
      </w:r>
      <w:r w:rsidR="00D422AD">
        <w:t>fisheries in the</w:t>
      </w:r>
      <w:r w:rsidR="0039024B">
        <w:t xml:space="preserve"> Atlantic US, the </w:t>
      </w:r>
      <w:r w:rsidR="0055668A">
        <w:t xml:space="preserve">North Sea, and Russia </w:t>
      </w:r>
      <w:r w:rsidR="00E63310">
        <w:t xml:space="preserve">continue to </w:t>
      </w:r>
      <w:r w:rsidR="0055668A">
        <w:t>harvest</w:t>
      </w:r>
      <w:r w:rsidR="00843725">
        <w:t xml:space="preserve"> near</w:t>
      </w:r>
      <w:r w:rsidR="0039024B">
        <w:t xml:space="preserve"> the higher, </w:t>
      </w:r>
      <w:r w:rsidR="00E63310">
        <w:t>suboptimal rates, which are expected given their histories of overharvesting before sustainability awareness became prevalent</w:t>
      </w:r>
      <w:r w:rsidR="00843725">
        <w:t>.</w:t>
      </w:r>
      <w:r w:rsidR="006B6A32">
        <w:t xml:space="preserve">  </w:t>
      </w:r>
      <w:r w:rsidR="00693621">
        <w:t>The</w:t>
      </w:r>
      <w:r w:rsidR="00B64709">
        <w:t xml:space="preserve"> segregation of these fisheries, </w:t>
      </w:r>
      <w:r w:rsidR="00E30CBE">
        <w:t>despite shared ecological and economic characteristics, illustrate</w:t>
      </w:r>
      <w:r w:rsidR="00E15561">
        <w:t xml:space="preserve"> the</w:t>
      </w:r>
      <w:r w:rsidR="00E30CBE">
        <w:t xml:space="preserve"> path dependence</w:t>
      </w:r>
      <w:r w:rsidR="00E15561">
        <w:t xml:space="preserve"> of </w:t>
      </w:r>
      <w:r w:rsidR="005305CC">
        <w:t xml:space="preserve">local </w:t>
      </w:r>
      <w:r w:rsidR="00E15561">
        <w:t>institutional change</w:t>
      </w:r>
      <w:r w:rsidR="00F77073">
        <w:t>.</w:t>
      </w:r>
      <w:r w:rsidR="00FD3153">
        <w:t xml:space="preserve"> In contrast, fisheries with small MSY</w:t>
      </w:r>
      <w:r w:rsidR="00E63310">
        <w:t xml:space="preserve"> </w:t>
      </w:r>
      <w:r w:rsidR="00800569">
        <w:t xml:space="preserve">and </w:t>
      </w:r>
      <w:r w:rsidR="00800569" w:rsidRPr="00AB3E61">
        <w:rPr>
          <w:i/>
        </w:rPr>
        <w:sym w:font="Symbol" w:char="F067"/>
      </w:r>
      <w:r w:rsidR="00800569">
        <w:t xml:space="preserve"> </w:t>
      </w:r>
      <w:r w:rsidR="00E63310">
        <w:t xml:space="preserve">should be path </w:t>
      </w:r>
      <w:r w:rsidR="00800569">
        <w:t>in</w:t>
      </w:r>
      <w:r w:rsidR="00E63310">
        <w:t>dependent, which is corroborated by the data</w:t>
      </w:r>
      <w:r w:rsidR="00FD3153">
        <w:t xml:space="preserve"> </w:t>
      </w:r>
      <w:r w:rsidR="009E3683">
        <w:t>scattered</w:t>
      </w:r>
      <w:r w:rsidR="00FD3153">
        <w:t xml:space="preserve"> around </w:t>
      </w:r>
      <w:r w:rsidR="00FD3153">
        <w:rPr>
          <w:i/>
        </w:rPr>
        <w:t>F</w:t>
      </w:r>
      <w:r w:rsidR="00FD3153">
        <w:rPr>
          <w:i/>
          <w:vertAlign w:val="subscript"/>
        </w:rPr>
        <w:t>MSY</w:t>
      </w:r>
      <w:r w:rsidR="00DA77EF">
        <w:t xml:space="preserve"> even though most of them </w:t>
      </w:r>
      <w:r w:rsidR="00E63310">
        <w:t>initially harvested</w:t>
      </w:r>
      <w:r w:rsidR="00DA77EF">
        <w:t xml:space="preserve"> below </w:t>
      </w:r>
      <w:r w:rsidR="00DA77EF">
        <w:rPr>
          <w:i/>
        </w:rPr>
        <w:t>F</w:t>
      </w:r>
      <w:r w:rsidR="00DA77EF">
        <w:rPr>
          <w:i/>
          <w:vertAlign w:val="subscript"/>
        </w:rPr>
        <w:t>MSY</w:t>
      </w:r>
      <w:r w:rsidR="00E63310">
        <w:rPr>
          <w:i/>
        </w:rPr>
        <w:t xml:space="preserve"> </w:t>
      </w:r>
      <w:r w:rsidR="00E63310">
        <w:t>(</w:t>
      </w:r>
      <w:r w:rsidR="00E63310">
        <w:fldChar w:fldCharType="begin"/>
      </w:r>
      <w:r w:rsidR="00E63310">
        <w:instrText xml:space="preserve"> REF _Ref483402876 \h </w:instrText>
      </w:r>
      <w:r w:rsidR="00AE0D10">
        <w:instrText xml:space="preserve"> \* MERGEFORMAT </w:instrText>
      </w:r>
      <w:r w:rsidR="00E63310">
        <w:fldChar w:fldCharType="separate"/>
      </w:r>
      <w:ins w:id="344" w:author="Edward Tekwa" w:date="2017-07-23T11:52:00Z">
        <w:r w:rsidR="00F44A84">
          <w:t xml:space="preserve">Figure </w:t>
        </w:r>
        <w:r w:rsidR="00F44A84" w:rsidRPr="00920DAD">
          <w:rPr>
            <w:iCs/>
            <w:noProof/>
          </w:rPr>
          <w:t>3</w:t>
        </w:r>
      </w:ins>
      <w:r w:rsidR="00E63310">
        <w:fldChar w:fldCharType="end"/>
      </w:r>
      <w:r w:rsidR="00E63310">
        <w:t xml:space="preserve">c).  Interestingly, many of these fisheries </w:t>
      </w:r>
      <w:r w:rsidR="00800569">
        <w:t>historically</w:t>
      </w:r>
      <w:r w:rsidR="00E63310">
        <w:t xml:space="preserve"> </w:t>
      </w:r>
      <w:r w:rsidR="00800569">
        <w:t>overestimated their stock MSYs</w:t>
      </w:r>
      <w:r w:rsidR="00E63310">
        <w:t xml:space="preserve">, and yet </w:t>
      </w:r>
      <w:r w:rsidR="00800569">
        <w:t>they converge</w:t>
      </w:r>
      <w:r w:rsidR="00B91CED">
        <w:t>d</w:t>
      </w:r>
      <w:r w:rsidR="00800569">
        <w:t xml:space="preserve"> around </w:t>
      </w:r>
      <w:r w:rsidR="00800569">
        <w:rPr>
          <w:i/>
        </w:rPr>
        <w:t>F</w:t>
      </w:r>
      <w:r w:rsidR="00800569">
        <w:rPr>
          <w:i/>
          <w:vertAlign w:val="subscript"/>
        </w:rPr>
        <w:t>MSY</w:t>
      </w:r>
      <w:r w:rsidR="00E63310">
        <w:t xml:space="preserve"> </w:t>
      </w:r>
      <w:r w:rsidR="00800569">
        <w:t xml:space="preserve">as we would expect in the </w:t>
      </w:r>
      <w:ins w:id="345" w:author="simon levin" w:date="2017-07-16T20:24:00Z">
        <w:r w:rsidR="00285F17">
          <w:t>path-</w:t>
        </w:r>
      </w:ins>
      <w:r w:rsidR="00800569">
        <w:t>independent regime.</w:t>
      </w:r>
    </w:p>
    <w:p w14:paraId="19BC2D3E" w14:textId="154052B0" w:rsidR="00975247" w:rsidRDefault="00DB68CB" w:rsidP="00A8322C">
      <w:pPr>
        <w:outlineLvl w:val="0"/>
      </w:pPr>
      <w:r>
        <w:tab/>
      </w:r>
      <w:r w:rsidR="00A8322C">
        <w:t>Our results indicate that</w:t>
      </w:r>
      <w:r w:rsidR="00545988">
        <w:t xml:space="preserve"> fisheries with socially desirable practices act out of the same motivations </w:t>
      </w:r>
      <w:r w:rsidR="002F26E7">
        <w:t xml:space="preserve">as </w:t>
      </w:r>
      <w:r w:rsidR="00545988">
        <w:t>o</w:t>
      </w:r>
      <w:r w:rsidR="002F26E7">
        <w:t>verharvesting fisheries</w:t>
      </w:r>
      <w:r w:rsidR="00A83675">
        <w:t xml:space="preserve">; </w:t>
      </w:r>
      <w:r w:rsidR="00545988">
        <w:t xml:space="preserve">their differences </w:t>
      </w:r>
      <w:r w:rsidR="00BA1BC8">
        <w:t>may</w:t>
      </w:r>
      <w:r w:rsidR="00545988">
        <w:t xml:space="preserve"> </w:t>
      </w:r>
      <w:r w:rsidR="00A83675">
        <w:t xml:space="preserve">largely </w:t>
      </w:r>
      <w:r w:rsidR="0088251A">
        <w:t>be</w:t>
      </w:r>
      <w:r w:rsidR="00545988">
        <w:t xml:space="preserve"> due to path dependence and not</w:t>
      </w:r>
      <w:r w:rsidR="006F1262">
        <w:t xml:space="preserve"> necessarily</w:t>
      </w:r>
      <w:r w:rsidR="00545988">
        <w:t xml:space="preserve"> to differences in </w:t>
      </w:r>
      <w:r w:rsidR="00BA1BC8">
        <w:t>incentive</w:t>
      </w:r>
      <w:r w:rsidR="0088251A">
        <w:fldChar w:fldCharType="begin" w:fldLock="1"/>
      </w:r>
      <w:r w:rsidR="0072434B">
        <w:instrText>ADDIN CSL_CITATION { "citationItems" : [ { "id" : "ITEM-1", "itemData" : { "DOI" : "10.1073/pnas.1604982113", "author" : [ { "dropping-particle" : "", "family" : "Lubchenco", "given" : "Jane", "non-dropping-particle" : "", "parse-names" : false, "suffix" : "" }, { "dropping-particle" : "", "family" : "Cerny-chipman", "given" : "Elizabeth B", "non-dropping-particle" : "", "parse-names" : false, "suffix" : "" }, { "dropping-particle" : "", "family" : "Reimer", "given" : "Jessica N", "non-dropping-particle" : "", "parse-names" : false, "suffix" : "" }, { "dropping-particle" : "", "family" : "Levin", "given" : "Simon A", "non-dropping-particle" : "", "parse-names" : false, "suffix" : "" } ], "id" : "ITEM-1", "issued" : { "date-parts" : [ [ "2016" ] ] }, "title" : "The right incentives enable ocean sustainability successes and provide hope for the future", "type" : "article-journal" }, "uris" : [ "http://www.mendeley.com/documents/?uuid=bfafbe4b-55a7-433e-83d3-3e79a27330e7" ] } ], "mendeley" : { "formattedCitation" : "&lt;sup&gt;40&lt;/sup&gt;", "plainTextFormattedCitation" : "40", "previouslyFormattedCitation" : "&lt;sup&gt;40&lt;/sup&gt;" }, "properties" : { "noteIndex" : 0 }, "schema" : "https://github.com/citation-style-language/schema/raw/master/csl-citation.json" }</w:instrText>
      </w:r>
      <w:r w:rsidR="0088251A">
        <w:fldChar w:fldCharType="separate"/>
      </w:r>
      <w:r w:rsidR="00BF4D94" w:rsidRPr="00BF4D94">
        <w:rPr>
          <w:noProof/>
          <w:vertAlign w:val="superscript"/>
        </w:rPr>
        <w:t>40</w:t>
      </w:r>
      <w:r w:rsidR="0088251A">
        <w:fldChar w:fldCharType="end"/>
      </w:r>
      <w:r w:rsidR="0088251A">
        <w:t>, discounting</w:t>
      </w:r>
      <w:r w:rsidR="0088251A">
        <w:fldChar w:fldCharType="begin" w:fldLock="1"/>
      </w:r>
      <w:r w:rsidR="0072434B">
        <w:instrText>ADDIN CSL_CITATION { "citationItems" : [ { "id" : "ITEM-1", "itemData" : { "DOI" : "10.1007/s11166-008-9049-6", "ISBN" : "0895-5646", "ISSN" : "08955646", "abstract" : "In this paper I offer a fairly complete account of the idea of social discount rates as applied to public policy analysis. I show that those rates are neither ethical primitives nor observables as market rates of return on investment, but that they ought instead to be derived from economic forecasts and society's conception of distributive justice concerning the allocation of goods and services across personal identities, time, and events. However, I also show that if future uncertainties are large, the formulation of intergenerational well-being we economists have grown used to could lead to ethical paradoxes even if the uncertainties are thin-tailed. Various modelling avenues that offer a way out of the dilemma are discussed. None is entirely satisfactory.", "author" : [ { "dropping-particle" : "", "family" : "Dasgupta", "given" : "Partha", "non-dropping-particle" : "", "parse-names" : false, "suffix" : "" } ], "container-title" : "Journal of Risk and Uncertainty", "id" : "ITEM-1", "issue" : "2-3", "issued" : { "date-parts" : [ [ "2008" ] ] }, "page" : "141-169", "title" : "Discounting climate change", "type" : "article-journal", "volume" : "37" }, "uris" : [ "http://www.mendeley.com/documents/?uuid=68ad93e6-b403-4774-a5e8-7daf2224cede" ] } ], "mendeley" : { "formattedCitation" : "&lt;sup&gt;41&lt;/sup&gt;", "plainTextFormattedCitation" : "41", "previouslyFormattedCitation" : "&lt;sup&gt;41&lt;/sup&gt;" }, "properties" : { "noteIndex" : 0 }, "schema" : "https://github.com/citation-style-language/schema/raw/master/csl-citation.json" }</w:instrText>
      </w:r>
      <w:r w:rsidR="0088251A">
        <w:fldChar w:fldCharType="separate"/>
      </w:r>
      <w:r w:rsidR="00BF4D94" w:rsidRPr="00BF4D94">
        <w:rPr>
          <w:noProof/>
          <w:vertAlign w:val="superscript"/>
        </w:rPr>
        <w:t>41</w:t>
      </w:r>
      <w:r w:rsidR="0088251A">
        <w:fldChar w:fldCharType="end"/>
      </w:r>
      <w:r w:rsidR="0088251A">
        <w:t>, or sto</w:t>
      </w:r>
      <w:r w:rsidR="002B1BC6">
        <w:t>ck valuation</w:t>
      </w:r>
      <w:r w:rsidR="0088251A">
        <w:fldChar w:fldCharType="begin" w:fldLock="1"/>
      </w:r>
      <w:r w:rsidR="0072434B">
        <w:instrText>ADDIN CSL_CITATION { "citationItems" : [ { "id" : "ITEM-1", "itemData" : { "author" : [ { "dropping-particle" : "", "family" : "Heal", "given" : "Geoffrey M.", "non-dropping-particle" : "", "parse-names" : false, "suffix" : "" } ], "id" : "ITEM-1", "issued" : { "date-parts" : [ [ "1998" ] ] }, "publisher" : "Columbia University Press", "publisher-place" : "New York", "title" : "Economic Theory and Sustainability", "type" : "book" }, "uris" : [ "http://www.mendeley.com/documents/?uuid=878f22dd-7f36-42d0-a106-699558ffdd8c" ] }, { "id" : "ITEM-2", "itemData" : { "DOI" : "10.1038/nclimate2871", "ISSN" : "1758-678X", "author" : [ { "dropping-particle" : "", "family" : "Fenichel", "given" : "Eli P.", "non-dropping-particle" : "", "parse-names" : false, "suffix" : "" }, { "dropping-particle" : "", "family" : "Levin", "given" : "Simon A.", "non-dropping-particle" : "", "parse-names" : false, "suffix" : "" }, { "dropping-particle" : "", "family" : "McCay", "given" : "Bonnie", "non-dropping-particle" : "", "parse-names" : false, "suffix" : "" }, { "dropping-particle" : "", "family" : "Martin", "given" : "Kevin", "non-dropping-particle" : "St.", "parse-names" : false, "suffix" : "" }, { "dropping-particle" : "", "family" : "Abbott", "given" : "Joshua K.", "non-dropping-particle" : "", "parse-names" : false, "suffix" : "" }, { "dropping-particle" : "", "family" : "Pinsky", "given" : "Malin L.", "non-dropping-particle" : "", "parse-names" : false, "suffix" : "" } ], "container-title" : "Nature Climate Change", "id" : "ITEM-2", "issue" : "3", "issued" : { "date-parts" : [ [ "2016" ] ] }, "page" : "237-244", "publisher" : "Nature Publishing Group", "title" : "Wealth reallocation and sustainability under climate change", "type" : "article-journal", "volume" : "6" }, "uris" : [ "http://www.mendeley.com/documents/?uuid=8d454c90-9f1c-4ca7-a72d-5661f9a2f4bc" ] } ], "mendeley" : { "formattedCitation" : "&lt;sup&gt;33,42&lt;/sup&gt;", "plainTextFormattedCitation" : "33,42", "previouslyFormattedCitation" : "&lt;sup&gt;33,42&lt;/sup&gt;" }, "properties" : { "noteIndex" : 0 }, "schema" : "https://github.com/citation-style-language/schema/raw/master/csl-citation.json" }</w:instrText>
      </w:r>
      <w:r w:rsidR="0088251A">
        <w:fldChar w:fldCharType="separate"/>
      </w:r>
      <w:r w:rsidR="00BF4D94" w:rsidRPr="00BF4D94">
        <w:rPr>
          <w:noProof/>
          <w:vertAlign w:val="superscript"/>
        </w:rPr>
        <w:t>33,42</w:t>
      </w:r>
      <w:r w:rsidR="0088251A">
        <w:fldChar w:fldCharType="end"/>
      </w:r>
      <w:r w:rsidR="00545988">
        <w:t>.</w:t>
      </w:r>
      <w:ins w:id="346" w:author="Edward Tekwa" w:date="2017-07-31T15:51:00Z">
        <w:r w:rsidR="008E6416">
          <w:t xml:space="preserve">  While </w:t>
        </w:r>
      </w:ins>
      <w:ins w:id="347" w:author="Edward Tekwa" w:date="2017-08-02T09:45:00Z">
        <w:r w:rsidR="00B71451">
          <w:t>we cannot</w:t>
        </w:r>
      </w:ins>
      <w:ins w:id="348" w:author="Edward Tekwa" w:date="2017-07-31T15:51:00Z">
        <w:r w:rsidR="008E6416">
          <w:t xml:space="preserve"> infer causality from </w:t>
        </w:r>
      </w:ins>
      <w:ins w:id="349" w:author="Edward Tekwa" w:date="2017-08-02T09:45:00Z">
        <w:r w:rsidR="00A45054">
          <w:t>these</w:t>
        </w:r>
      </w:ins>
      <w:ins w:id="350" w:author="Edward Tekwa" w:date="2017-08-02T09:46:00Z">
        <w:r w:rsidR="00CF0BE2">
          <w:t xml:space="preserve"> complex</w:t>
        </w:r>
      </w:ins>
      <w:ins w:id="351" w:author="Edward Tekwa" w:date="2017-08-02T09:45:00Z">
        <w:r w:rsidR="00A45054">
          <w:t xml:space="preserve"> </w:t>
        </w:r>
      </w:ins>
      <w:ins w:id="352" w:author="Edward Tekwa" w:date="2017-07-31T15:51:00Z">
        <w:r w:rsidR="008E6416">
          <w:t xml:space="preserve">natural systems, </w:t>
        </w:r>
      </w:ins>
      <w:ins w:id="353" w:author="Edward Tekwa" w:date="2017-08-02T09:42:00Z">
        <w:r w:rsidR="008E6416">
          <w:t xml:space="preserve">our model provides one </w:t>
        </w:r>
      </w:ins>
      <w:ins w:id="354" w:author="Edward Tekwa" w:date="2017-08-02T09:46:00Z">
        <w:r w:rsidR="004F55C1">
          <w:t>simple</w:t>
        </w:r>
      </w:ins>
      <w:ins w:id="355" w:author="Edward Tekwa" w:date="2017-08-02T10:47:00Z">
        <w:r w:rsidR="00BE5D78">
          <w:t xml:space="preserve"> and important</w:t>
        </w:r>
      </w:ins>
      <w:ins w:id="356" w:author="Edward Tekwa" w:date="2017-08-02T09:46:00Z">
        <w:r w:rsidR="004F55C1">
          <w:t xml:space="preserve"> </w:t>
        </w:r>
      </w:ins>
      <w:ins w:id="357" w:author="Edward Tekwa" w:date="2017-08-02T09:42:00Z">
        <w:r w:rsidR="008E6416">
          <w:t xml:space="preserve">set of </w:t>
        </w:r>
      </w:ins>
      <w:ins w:id="358" w:author="Edward Tekwa" w:date="2017-08-02T09:43:00Z">
        <w:r w:rsidR="008E6416">
          <w:t xml:space="preserve">socioecological </w:t>
        </w:r>
      </w:ins>
      <w:ins w:id="359" w:author="Edward Tekwa" w:date="2017-08-02T09:42:00Z">
        <w:r w:rsidR="008E6416">
          <w:t>mechanism</w:t>
        </w:r>
      </w:ins>
      <w:ins w:id="360" w:author="Edward Tekwa" w:date="2017-08-02T09:43:00Z">
        <w:r w:rsidR="008E6416">
          <w:t>s</w:t>
        </w:r>
      </w:ins>
      <w:ins w:id="361" w:author="Edward Tekwa" w:date="2017-08-02T09:46:00Z">
        <w:r w:rsidR="00EA7D73">
          <w:t xml:space="preserve"> </w:t>
        </w:r>
      </w:ins>
      <w:ins w:id="362" w:author="Edward Tekwa" w:date="2017-08-02T09:47:00Z">
        <w:r w:rsidR="007A2D7C">
          <w:t>that can generate</w:t>
        </w:r>
      </w:ins>
      <w:ins w:id="363" w:author="Edward Tekwa" w:date="2017-08-02T09:46:00Z">
        <w:r w:rsidR="00EA7D73">
          <w:t xml:space="preserve"> </w:t>
        </w:r>
      </w:ins>
      <w:ins w:id="364" w:author="Edward Tekwa" w:date="2017-08-02T09:47:00Z">
        <w:r w:rsidR="007A2D7C">
          <w:t>the observed fishing patterns.</w:t>
        </w:r>
      </w:ins>
      <w:ins w:id="365" w:author="Edward Tekwa" w:date="2017-08-02T10:27:00Z">
        <w:r w:rsidR="003E112D">
          <w:t xml:space="preserve">  It may be surprising that, given the prevalence of the path dependence concept, we are </w:t>
        </w:r>
      </w:ins>
      <w:ins w:id="366" w:author="Edward Tekwa" w:date="2017-08-02T10:29:00Z">
        <w:r w:rsidR="003E112D">
          <w:t>only now</w:t>
        </w:r>
      </w:ins>
      <w:ins w:id="367" w:author="Edward Tekwa" w:date="2017-08-02T10:27:00Z">
        <w:r w:rsidR="003E112D">
          <w:t xml:space="preserve"> finding strong cross-system </w:t>
        </w:r>
      </w:ins>
      <w:ins w:id="368" w:author="Edward Tekwa" w:date="2017-08-02T10:29:00Z">
        <w:r w:rsidR="003E112D">
          <w:t>evidence</w:t>
        </w:r>
      </w:ins>
      <w:ins w:id="369" w:author="Edward Tekwa" w:date="2017-08-02T10:30:00Z">
        <w:r w:rsidR="00D31C6B">
          <w:t>s in nature</w:t>
        </w:r>
      </w:ins>
      <w:ins w:id="370" w:author="Edward Tekwa" w:date="2017-08-02T10:29:00Z">
        <w:r w:rsidR="003E112D">
          <w:t xml:space="preserve">.  </w:t>
        </w:r>
      </w:ins>
      <w:ins w:id="371" w:author="Edward Tekwa" w:date="2017-08-02T10:30:00Z">
        <w:r w:rsidR="003E112D">
          <w:t xml:space="preserve">This is </w:t>
        </w:r>
        <w:r w:rsidR="003E112D">
          <w:t>serendipitous</w:t>
        </w:r>
        <w:r w:rsidR="0096790B">
          <w:t xml:space="preserve">: in addition to data availability for multiple </w:t>
        </w:r>
      </w:ins>
      <w:ins w:id="372" w:author="Edward Tekwa" w:date="2017-08-02T11:06:00Z">
        <w:r w:rsidR="0096790B">
          <w:t xml:space="preserve">comparable </w:t>
        </w:r>
      </w:ins>
      <w:ins w:id="373" w:author="Edward Tekwa" w:date="2017-08-02T10:30:00Z">
        <w:r w:rsidR="0096790B">
          <w:t>systems,</w:t>
        </w:r>
      </w:ins>
      <w:ins w:id="374" w:author="Edward Tekwa" w:date="2017-08-02T10:31:00Z">
        <w:r w:rsidR="003E112D">
          <w:t xml:space="preserve"> the pitchfork </w:t>
        </w:r>
        <w:r w:rsidR="003E112D">
          <w:lastRenderedPageBreak/>
          <w:t>bifurcation we found is more distinctive</w:t>
        </w:r>
      </w:ins>
      <w:ins w:id="375" w:author="Edward Tekwa" w:date="2017-08-02T10:35:00Z">
        <w:r w:rsidR="00902712">
          <w:t xml:space="preserve"> and observable</w:t>
        </w:r>
      </w:ins>
      <w:ins w:id="376" w:author="Edward Tekwa" w:date="2017-08-02T10:31:00Z">
        <w:r w:rsidR="003E112D">
          <w:t xml:space="preserve"> t</w:t>
        </w:r>
        <w:r w:rsidR="00902712">
          <w:t>han other common bifurcations</w:t>
        </w:r>
      </w:ins>
      <w:ins w:id="377" w:author="Edward Tekwa" w:date="2017-08-02T10:35:00Z">
        <w:r w:rsidR="00D41C21">
          <w:t>.</w:t>
        </w:r>
        <w:r w:rsidR="00267DAA">
          <w:t xml:space="preserve"> </w:t>
        </w:r>
        <w:r w:rsidR="00902712">
          <w:t xml:space="preserve"> </w:t>
        </w:r>
        <w:r w:rsidR="00267DAA">
          <w:t>T</w:t>
        </w:r>
        <w:r w:rsidR="00902712">
          <w:t>he region of path dependence</w:t>
        </w:r>
      </w:ins>
      <w:ins w:id="378" w:author="Edward Tekwa" w:date="2017-08-02T10:39:00Z">
        <w:r w:rsidR="00267DAA">
          <w:t xml:space="preserve"> in our model</w:t>
        </w:r>
      </w:ins>
      <w:ins w:id="379" w:author="Edward Tekwa" w:date="2017-08-02T10:35:00Z">
        <w:r w:rsidR="00902712">
          <w:t xml:space="preserve"> is large</w:t>
        </w:r>
      </w:ins>
      <w:ins w:id="380" w:author="Edward Tekwa" w:date="2017-08-02T10:42:00Z">
        <w:r w:rsidR="00E65BC0">
          <w:t xml:space="preserve"> and lead</w:t>
        </w:r>
      </w:ins>
      <w:ins w:id="381" w:author="Edward Tekwa" w:date="2017-08-02T10:48:00Z">
        <w:r w:rsidR="00DD5CB8">
          <w:t>s</w:t>
        </w:r>
      </w:ins>
      <w:ins w:id="382" w:author="Edward Tekwa" w:date="2017-08-02T10:42:00Z">
        <w:r w:rsidR="00E65BC0">
          <w:t xml:space="preserve"> to two distinct attractors</w:t>
        </w:r>
      </w:ins>
      <w:ins w:id="383" w:author="Edward Tekwa" w:date="2017-08-02T10:35:00Z">
        <w:r w:rsidR="00902712">
          <w:t>, requiring only one</w:t>
        </w:r>
      </w:ins>
      <w:ins w:id="384" w:author="Edward Tekwa" w:date="2017-08-02T10:48:00Z">
        <w:r w:rsidR="005B370D">
          <w:t xml:space="preserve"> commonly met</w:t>
        </w:r>
      </w:ins>
      <w:ins w:id="385" w:author="Edward Tekwa" w:date="2017-08-02T10:35:00Z">
        <w:r w:rsidR="00902712">
          <w:t xml:space="preserve"> </w:t>
        </w:r>
      </w:ins>
      <w:ins w:id="386" w:author="Edward Tekwa" w:date="2017-08-02T10:46:00Z">
        <w:r w:rsidR="00234326">
          <w:t>condition</w:t>
        </w:r>
      </w:ins>
      <w:ins w:id="387" w:author="Edward Tekwa" w:date="2017-08-02T10:35:00Z">
        <w:r w:rsidR="00902712">
          <w:t xml:space="preserve"> </w:t>
        </w:r>
      </w:ins>
      <w:ins w:id="388" w:author="Edward Tekwa" w:date="2017-08-02T10:36:00Z">
        <w:r w:rsidR="00267DAA">
          <w:t>(</w:t>
        </w:r>
        <w:r w:rsidR="00267DAA" w:rsidRPr="0092639C">
          <w:rPr>
            <w:i/>
          </w:rPr>
          <w:sym w:font="Symbol" w:char="F067"/>
        </w:r>
        <w:r w:rsidR="00267DAA" w:rsidRPr="00493893">
          <w:t>ln</w:t>
        </w:r>
        <w:r w:rsidR="00267DAA">
          <w:t>(MSY)</w:t>
        </w:r>
        <w:r w:rsidR="00267DAA">
          <w:t>&gt;</w:t>
        </w:r>
        <w:r w:rsidR="00267DAA" w:rsidRPr="00644855">
          <w:rPr>
            <w:i/>
          </w:rPr>
          <w:sym w:font="Symbol" w:char="F078"/>
        </w:r>
        <w:r w:rsidR="00267DAA">
          <w:t xml:space="preserve"> in </w:t>
        </w:r>
      </w:ins>
      <w:ins w:id="389" w:author="Edward Tekwa" w:date="2017-08-02T10:37:00Z">
        <w:r w:rsidR="00267DAA">
          <w:fldChar w:fldCharType="begin"/>
        </w:r>
        <w:r w:rsidR="00267DAA">
          <w:instrText xml:space="preserve"> REF _Ref485396183 \h </w:instrText>
        </w:r>
        <w:r w:rsidR="00267DAA">
          <w:fldChar w:fldCharType="separate"/>
        </w:r>
      </w:ins>
      <w:r w:rsidR="00267DAA">
        <w:t xml:space="preserve">Equation </w:t>
      </w:r>
      <w:r w:rsidR="00267DAA">
        <w:rPr>
          <w:noProof/>
        </w:rPr>
        <w:t>1</w:t>
      </w:r>
      <w:ins w:id="390" w:author="Edward Tekwa" w:date="2017-08-02T10:37:00Z">
        <w:r w:rsidR="00267DAA">
          <w:fldChar w:fldCharType="end"/>
        </w:r>
      </w:ins>
      <w:ins w:id="391" w:author="Edward Tekwa" w:date="2017-08-02T10:46:00Z">
        <w:r w:rsidR="000C1F42">
          <w:t>)</w:t>
        </w:r>
      </w:ins>
      <w:ins w:id="392" w:author="Edward Tekwa" w:date="2017-08-02T10:43:00Z">
        <w:r w:rsidR="00296C61">
          <w:t>;</w:t>
        </w:r>
      </w:ins>
      <w:ins w:id="393" w:author="Edward Tekwa" w:date="2017-08-02T10:50:00Z">
        <w:r w:rsidR="00044523">
          <w:t xml:space="preserve"> in addition,</w:t>
        </w:r>
      </w:ins>
      <w:ins w:id="394" w:author="Edward Tekwa" w:date="2017-08-02T10:36:00Z">
        <w:r w:rsidR="00267DAA">
          <w:t xml:space="preserve"> the </w:t>
        </w:r>
      </w:ins>
      <w:ins w:id="395" w:author="Edward Tekwa" w:date="2017-08-02T10:37:00Z">
        <w:r w:rsidR="00267DAA">
          <w:t>overharvesting</w:t>
        </w:r>
      </w:ins>
      <w:ins w:id="396" w:author="Edward Tekwa" w:date="2017-08-02T10:36:00Z">
        <w:r w:rsidR="00267DAA">
          <w:t xml:space="preserve"> attractor</w:t>
        </w:r>
      </w:ins>
      <w:ins w:id="397" w:author="Edward Tekwa" w:date="2017-08-02T10:37:00Z">
        <w:r w:rsidR="00267DAA">
          <w:t xml:space="preserve"> (</w:t>
        </w:r>
        <w:r w:rsidR="00267DAA">
          <w:rPr>
            <w:i/>
          </w:rPr>
          <w:t>F</w:t>
        </w:r>
        <w:r w:rsidR="00267DAA">
          <w:rPr>
            <w:i/>
            <w:vertAlign w:val="superscript"/>
          </w:rPr>
          <w:t>*+</w:t>
        </w:r>
      </w:ins>
      <w:ins w:id="398" w:author="Edward Tekwa" w:date="2017-08-02T10:38:00Z">
        <w:r w:rsidR="00267DAA">
          <w:t xml:space="preserve"> in </w:t>
        </w:r>
        <w:r w:rsidR="00267DAA">
          <w:fldChar w:fldCharType="begin"/>
        </w:r>
        <w:r w:rsidR="00267DAA">
          <w:instrText xml:space="preserve"> REF _Ref485392136 \h </w:instrText>
        </w:r>
      </w:ins>
      <w:r w:rsidR="00267DAA">
        <w:fldChar w:fldCharType="separate"/>
      </w:r>
      <w:ins w:id="399" w:author="Edward Tekwa" w:date="2017-08-02T10:38:00Z">
        <w:r w:rsidR="00267DAA">
          <w:t xml:space="preserve">Figure </w:t>
        </w:r>
        <w:r w:rsidR="00267DAA">
          <w:rPr>
            <w:i/>
            <w:iCs/>
            <w:noProof/>
          </w:rPr>
          <w:t>1</w:t>
        </w:r>
        <w:r w:rsidR="00267DAA">
          <w:fldChar w:fldCharType="end"/>
        </w:r>
        <w:r w:rsidR="00267DAA">
          <w:t xml:space="preserve">) does not </w:t>
        </w:r>
      </w:ins>
      <w:ins w:id="400" w:author="Edward Tekwa" w:date="2017-08-02T10:47:00Z">
        <w:r w:rsidR="00A702EB">
          <w:t>deterministically</w:t>
        </w:r>
      </w:ins>
      <w:ins w:id="401" w:author="Edward Tekwa" w:date="2017-08-02T10:38:00Z">
        <w:r w:rsidR="00267DAA">
          <w:t xml:space="preserve"> lead to extinction</w:t>
        </w:r>
      </w:ins>
      <w:ins w:id="402" w:author="Edward Tekwa" w:date="2017-08-02T10:52:00Z">
        <w:r w:rsidR="000211D5">
          <w:t>, allowing such fisheries to persist and be observed</w:t>
        </w:r>
      </w:ins>
      <w:ins w:id="403" w:author="Edward Tekwa" w:date="2017-08-02T10:43:00Z">
        <w:r w:rsidR="00296C61">
          <w:t xml:space="preserve">. </w:t>
        </w:r>
      </w:ins>
      <w:ins w:id="404" w:author="Edward Tekwa" w:date="2017-08-02T10:39:00Z">
        <w:r w:rsidR="00296C61">
          <w:t xml:space="preserve"> I</w:t>
        </w:r>
        <w:r w:rsidR="00267DAA">
          <w:t xml:space="preserve">n contrast, most other path-dependent models </w:t>
        </w:r>
      </w:ins>
      <w:ins w:id="405" w:author="Edward Tekwa" w:date="2017-08-02T10:40:00Z">
        <w:r w:rsidR="00E65BC0">
          <w:t>predict</w:t>
        </w:r>
      </w:ins>
      <w:ins w:id="406" w:author="Edward Tekwa" w:date="2017-08-02T10:44:00Z">
        <w:r w:rsidR="00296C61">
          <w:t xml:space="preserve"> a smaller path-dependent region</w:t>
        </w:r>
      </w:ins>
      <w:ins w:id="407" w:author="Edward Tekwa" w:date="2017-08-02T10:55:00Z">
        <w:r w:rsidR="00DC26B8">
          <w:fldChar w:fldCharType="begin" w:fldLock="1"/>
        </w:r>
      </w:ins>
      <w:r w:rsidR="007406B4">
        <w:instrText>ADDIN CSL_CITATION { "citationItems" : [ { "id" : "ITEM-1", "itemData" : { "DOI" : "10.2307/3868190", "ISBN" : "1540-9295", "ISSN" : "15409309", "PMID" : "2688857807981055572", "abstract" : "Woodland caribou (Rangifer tarandus caribou) and moose (Alces alces) populations in the Alberta oil sands region of western Canada are influenced by wolf (Canis lupus) predation, habitat degradation and loss, and anthropogenic activities. Trained domestic dogs were used to locate scat from caribou, moose, and wolves during winter surges in petroleum development. Evidence obtained from collected scat was then used to estimate resource selection, measure physiological stress, and provide individual genetic identification for precise mark\u2013recapture abundance estimates of caribou, moose, and wolves. Strong impacts of human activity were indicated by changes in resource selection and in stress and nutrition hormone levels as human-use measures were added to base resource selection models (including ecological variables, provincial highways, and pre-existing linear features with no human activity) for caribou. Wolf predation and resource selection so heavily targeted deer (Odocoileus virginiana or O hemionus) that wolves appeared drawn away from prime caribou habitat. None of the three examined species showed a significant population change over 4 years. However, caribou population estimates were more than double those of previous approximations for this area. Our findings suggest that modifying landscape-level human-use patterns may be more effective at managing this ecosystem than intentional removal of wolves.", "author" : [ { "dropping-particle" : "", "family" : "Beisner", "given" : "B. E.", "non-dropping-particle" : "", "parse-names" : false, "suffix" : "" }, { "dropping-particle" : "", "family" : "Haydon", "given" : "D. T.", "non-dropping-particle" : "", "parse-names" : false, "suffix" : "" }, { "dropping-particle" : "", "family" : "Cuddington", "given" : "K.", "non-dropping-particle" : "", "parse-names" : false, "suffix" : "" } ], "container-title" : "Frontiers in Ecology and the Environment", "id" : "ITEM-1", "issue" : "7", "issued" : { "date-parts" : [ [ "2003" ] ] }, "page" : "376-382", "title" : "Alternative stable states in ecology", "type" : "article-journal", "volume" : "1" }, "uris" : [ "http://www.mendeley.com/documents/?uuid=88b0a006-7e18-454b-9c3a-1d535bc1963a" ] }, { "id" : "ITEM-2", "itemData" : { "DOI" : "10.1098/rstb.2013.0269", "ISBN" : "0962-8436", "ISSN" : "0962-8436", "abstract" : "A pronounced, widespread and persistent regime shift among marine ecosystems is observable on temperate rocky reefs as a result of sea urchin overgrazing. Here, we empirically define regime-shift dynamics for this grazing system which transitions between productive macroalgal beds and impoverished urchin barrens. Catastrophic in nature, urchin overgrazing in a well-studied Australian system demonstrates a discontinuous regime shift, which is of particular management concern as recovery of desirable macroalgal beds requires reducing grazers to well below the initial threshold of overgrazing. Generality of this regime-shift dynamic is explored across 13 rocky reef systems (spanning 11 different regions from both hemispheres) by compiling available survey data (totalling 10 901 quadrats surveyed in situ) plus experimental regime-shift responses (observed during a total of 57 in situ manipulations). The emergent and globally coherent pattern shows urchin grazing to cause a discontinuous \u2018catastrophic\u2019 regime shift, with hysteresis effect of approximately one order of magnitude in urchin biomass between critical thresholds of overgrazing and recovery. Different life-history traits appear to create asymmetry in the pace of overgrazing versus recovery. Once shifted, strong feedback mechanisms provide resilience for each alternative state thus defining the catastrophic nature of this regime shift. Importantly, human-derived stressors can act to erode resilience of desirable macroalgal beds while strengthening resilience of urchin barrens, thus exacerbating the risk, spatial extent and irreversibility of an unwanted regime shift for marine ecosystems.", "author" : [ { "dropping-particle" : "", "family" : "Ling", "given" : "S.D.", "non-dropping-particle" : "", "parse-names" : false, "suffix" : "" }, { "dropping-particle" : "", "family" : "Scheibling", "given" : "R.E.", "non-dropping-particle" : "", "parse-names" : false, "suffix" : "" }, { "dropping-particle" : "", "family" : "Rassweiler", "given" : "A.", "non-dropping-particle" : "", "parse-names" : false, "suffix" : "" }, { "dropping-particle" : "", "family" : "Johnson", "given" : "C.R.", "non-dropping-particle" : "", "parse-names" : false, "suffix" : "" }, { "dropping-particle" : "", "family" : "Shears", "given" : "N.", "non-dropping-particle" : "", "parse-names" : false, "suffix" : "" }, { "dropping-particle" : "", "family" : "Connell", "given" : "S.D.", "non-dropping-particle" : "", "parse-names" : false, "suffix" : "" }, { "dropping-particle" : "", "family" : "Salomon", "given" : "A.K.", "non-dropping-particle" : "", "parse-names" : false, "suffix" : "" }, { "dropping-particle" : "", "family" : "Norderhaug", "given" : "K.M.", "non-dropping-particle" : "", "parse-names" : false, "suffix" : "" }, { "dropping-particle" : "", "family" : "Perez-Matus", "given" : "A.", "non-dropping-particle" : "", "parse-names" : false, "suffix" : "" }, { "dropping-particle" : "", "family" : "Hernandez", "given" : "J.C.", "non-dropping-particle" : "", "parse-names" : false, "suffix" : "" }, { "dropping-particle" : "", "family" : "Clemente", "given" : "S.", "non-dropping-particle" : "", "parse-names" : false, "suffix" : "" }, { "dropping-particle" : "", "family" : "Blamey", "given" : "L.K.", "non-dropping-particle" : "", "parse-names" : false, "suffix" : "" }, { "dropping-particle" : "", "family" : "Hereu", "given" : "B.", "non-dropping-particle" : "", "parse-names" : false, "suffix" : "" }, { "dropping-particle" : "", "family" : "Ballesteros", "given" : "E.", "non-dropping-particle" : "", "parse-names" : false, "suffix" : "" }, { "dropping-particle" : "", "family" : "Sala", "given" : "E.", "non-dropping-particle" : "", "parse-names" : false, "suffix" : "" }, { "dropping-particle" : "", "family" : "Garrabou", "given" : "J.", "non-dropping-particle" : "", "parse-names" : false, "suffix" : "" }, { "dropping-particle" : "", "family" : "Cebrian", "given" : "E.", "non-dropping-particle" : "", "parse-names" : false, "suffix" : "" }, { "dropping-particle" : "", "family" : "Zabala", "given" : "M.", "non-dropping-particle" : "", "parse-names" : false, "suffix" : "" }, { "dropping-particle" : "", "family" : "Fujita", "given" : "D.", "non-dropping-particle" : "", "parse-names" : false, "suffix" : "" }, { "dropping-particle" : "", "family" : "Johnson", "given" : "L.E.", "non-dropping-particle" : "", "parse-names" : false, "suffix" : "" } ], "container-title" : "Philosophical Transactions of the Royal Society B: Biological Sciences", "id" : "ITEM-2", "issued" : { "date-parts" : [ [ "2015" ] ] }, "page" : "20130269", "title" : "Global regime shift dynamics of catastrophic sea urchin overgrazing", "type" : "article-journal", "volume" : "370" }, "uris" : [ "http://www.mendeley.com/documents/?uuid=e02fd026-6eea-41e6-a649-ed067bd5cda5" ] } ], "mendeley" : { "formattedCitation" : "&lt;sup&gt;11,15&lt;/sup&gt;", "plainTextFormattedCitation" : "11,15", "previouslyFormattedCitation" : "&lt;sup&gt;11,15&lt;/sup&gt;" }, "properties" : { "noteIndex" : 0 }, "schema" : "https://github.com/citation-style-language/schema/raw/master/csl-citation.json" }</w:instrText>
      </w:r>
      <w:r w:rsidR="00DC26B8">
        <w:fldChar w:fldCharType="separate"/>
      </w:r>
      <w:r w:rsidR="00DC26B8" w:rsidRPr="00DC26B8">
        <w:rPr>
          <w:noProof/>
          <w:vertAlign w:val="superscript"/>
        </w:rPr>
        <w:t>11,15</w:t>
      </w:r>
      <w:ins w:id="408" w:author="Edward Tekwa" w:date="2017-08-02T10:55:00Z">
        <w:r w:rsidR="00DC26B8">
          <w:fldChar w:fldCharType="end"/>
        </w:r>
      </w:ins>
      <w:ins w:id="409" w:author="Edward Tekwa" w:date="2017-08-02T10:44:00Z">
        <w:r w:rsidR="00296C61">
          <w:t>, multi</w:t>
        </w:r>
      </w:ins>
      <w:ins w:id="410" w:author="Edward Tekwa" w:date="2017-08-03T15:59:00Z">
        <w:r w:rsidR="00D410E9">
          <w:t xml:space="preserve">ple attractors </w:t>
        </w:r>
      </w:ins>
      <w:ins w:id="411" w:author="Edward Tekwa" w:date="2017-08-02T10:54:00Z">
        <w:r w:rsidR="0072434B">
          <w:t xml:space="preserve">that </w:t>
        </w:r>
        <w:r w:rsidR="001D5B1E">
          <w:t xml:space="preserve">transition </w:t>
        </w:r>
      </w:ins>
      <w:ins w:id="412" w:author="Edward Tekwa" w:date="2017-08-03T16:00:00Z">
        <w:r w:rsidR="001D5B1E">
          <w:t>more</w:t>
        </w:r>
      </w:ins>
      <w:ins w:id="413" w:author="Edward Tekwa" w:date="2017-08-02T10:54:00Z">
        <w:r w:rsidR="001D5B1E">
          <w:t xml:space="preserve"> </w:t>
        </w:r>
      </w:ins>
      <w:ins w:id="414" w:author="Edward Tekwa" w:date="2017-08-03T16:00:00Z">
        <w:r w:rsidR="001D5B1E">
          <w:t>gradually between each</w:t>
        </w:r>
      </w:ins>
      <w:ins w:id="415" w:author="Edward Tekwa" w:date="2017-08-02T10:53:00Z">
        <w:r w:rsidR="0072434B">
          <w:fldChar w:fldCharType="begin" w:fldLock="1"/>
        </w:r>
      </w:ins>
      <w:r w:rsidR="00DC26B8">
        <w:instrText>ADDIN CSL_CITATION { "citationItems" : [ { "id" : "ITEM-1", "itemData" : { "DOI" : "10.1073/pnas.1219844110", "ISBN" : "0027-8424", "ISSN" : "1091-6490", "PMID" : "23236159", "abstract" : "Although the boreal region is warming twice as fast as the global average, the way in which the vast boreal forests and tundras may respond is poorly understood. Using satellite data, we reveal marked alternative modes in the frequency distributions of boreal tree cover. At the northern end and at the dry continental southern extremes, treeless tundra and steppe, respectively, are the only possible states. However, over a broad intermediate temperature range, these treeless states coexist with boreal forest (\u223c75% tree cover) and with two more open woodland states (\u223c20% and \u223c45% tree cover). Intermediate tree covers (e.g., \u223c10%, \u223c30%, and \u223c60% tree cover) between these distinct states are relatively rare, suggesting that they may represent unstable states where the system dwells only transiently. Mechanisms for such instabilities remain to be unraveled, but our results have important implications for the anticipated response of these ecosystems to climatic change. The data reveal that boreal forest shows no gradual decline in tree cover toward its limits. Instead, our analysis suggests that it becomes less resilient in the sense that it may more easily shift into a sparse woodland or treeless state. Similarly, the relative scarcity of the intermediate \u223c10% tree cover suggests that tundra may shift relatively abruptly to a more abundant tree cover. If our inferences are correct, climate change may invoke massive nonlinear shifts in boreal biomes.", "author" : [ { "dropping-particle" : "", "family" : "Scheffer", "given" : "Marten", "non-dropping-particle" : "", "parse-names" : false, "suffix" : "" }, { "dropping-particle" : "", "family" : "Hirota", "given" : "Marina", "non-dropping-particle" : "", "parse-names" : false, "suffix" : "" }, { "dropping-particle" : "", "family" : "Holmgren", "given" : "Milena", "non-dropping-particle" : "", "parse-names" : false, "suffix" : "" }, { "dropping-particle" : "", "family" : "Nes", "given" : "Egbert H", "non-dropping-particle" : "Van", "parse-names" : false, "suffix" : "" }, { "dropping-particle" : "", "family" : "Chapin", "given" : "F Stuart", "non-dropping-particle" : "", "parse-names" : false, "suffix" : "" } ], "container-title" : "Proceedings of the National Academy of Sciences of the United States of America", "id" : "ITEM-1", "issue" : "52", "issued" : { "date-parts" : [ [ "2012" ] ] }, "page" : "21384-9", "title" : "Thresholds for boreal biome transitions.", "type" : "article-journal", "volume" : "109" }, "uris" : [ "http://www.mendeley.com/documents/?uuid=149d1781-d3c7-4c2e-9404-33476e805097" ] } ], "mendeley" : { "formattedCitation" : "&lt;sup&gt;14&lt;/sup&gt;", "plainTextFormattedCitation" : "14", "previouslyFormattedCitation" : "&lt;sup&gt;14&lt;/sup&gt;" }, "properties" : { "noteIndex" : 0 }, "schema" : "https://github.com/citation-style-language/schema/raw/master/csl-citation.json" }</w:instrText>
      </w:r>
      <w:r w:rsidR="0072434B">
        <w:fldChar w:fldCharType="separate"/>
      </w:r>
      <w:r w:rsidR="0072434B" w:rsidRPr="0072434B">
        <w:rPr>
          <w:noProof/>
          <w:vertAlign w:val="superscript"/>
        </w:rPr>
        <w:t>14</w:t>
      </w:r>
      <w:ins w:id="416" w:author="Edward Tekwa" w:date="2017-08-02T10:53:00Z">
        <w:r w:rsidR="0072434B">
          <w:fldChar w:fldCharType="end"/>
        </w:r>
      </w:ins>
      <w:ins w:id="417" w:author="Edward Tekwa" w:date="2017-08-02T10:44:00Z">
        <w:r w:rsidR="00296C61">
          <w:t>,</w:t>
        </w:r>
      </w:ins>
      <w:ins w:id="418" w:author="Edward Tekwa" w:date="2017-08-02T10:40:00Z">
        <w:r w:rsidR="00C80826">
          <w:t xml:space="preserve"> or</w:t>
        </w:r>
        <w:r w:rsidR="00E65BC0">
          <w:t xml:space="preserve"> </w:t>
        </w:r>
      </w:ins>
      <w:ins w:id="419" w:author="Edward Tekwa" w:date="2017-08-02T10:45:00Z">
        <w:r w:rsidR="004D070E">
          <w:t xml:space="preserve">an </w:t>
        </w:r>
      </w:ins>
      <w:ins w:id="420" w:author="Edward Tekwa" w:date="2017-08-02T10:40:00Z">
        <w:r w:rsidR="00E65BC0">
          <w:t>extinction attractor</w:t>
        </w:r>
      </w:ins>
      <w:ins w:id="421" w:author="Edward Tekwa" w:date="2017-08-02T10:57:00Z">
        <w:r w:rsidR="007406B4">
          <w:fldChar w:fldCharType="begin" w:fldLock="1"/>
        </w:r>
      </w:ins>
      <w:r w:rsidR="00FC0B03">
        <w:instrText>ADDIN CSL_CITATION { "citationItems" : [ { "id" : "ITEM-1", "itemData" : { "DOI" : "10.1016/j.pocean.2004.02.013", "ISBN" : "0079-6611", "ISSN" : "00796611", "abstract" : "\"Regime shifts\" are considered here to be low-frequency, high-amplitude changes in oceanic conditions that may be especially pronounced in biological variables and propagate through several trophic levels. Three different types of regime shift (smooth, abrupt and discontinuous) are identified on the basis of different patterns in the relationship between the response of an ecosystem variable (usually biotic) and some external forcing or condition (control variable). The smooth regime shift is represented by a quasi-linear relationship between the response and control variables. The abrupt regime shift exhibits a nonlinear relationship between the response and control variables, and the discontinuous regime shift is characterized by the trajectory of the response variable differing when the forcing variable increases compared to when it decreases (i.e., the occurrence of alternative \"stable\" states). Most often, oceanic regime shifts are identified from time series of biotic variables (often commercial fish), but this approach does not allow the identification of discontinuous regime shifts. Recognizing discontinuous regime shifts is, however, particularly important as evidence from terrestrial and freshwater ecosystems suggests that such regime shifts may not be immediately reversible. Based on a review of various generic classes of mathematical models, we conclude that regime shifts arise from the interaction between population processes and external forcing variables. The shift between ecosystem states can be caused by gradual, cumulative changes in the forcing variable(s) or it can be triggered by acute disturbances, either anthropogenic or natural. A protocol for diagnosing the type of regime shift encountered is described and applied to a data set on Georges Bank haddock, from which it is concluded that a discontinuous regime shift in the abundance of haddock may have occurred. It is acknowledged that few, if any, marine data are available to confirm the occurrence of discontinuous regime shifts in the ocean. Nevertheless, we argue that there is good theoretical evidence for their occurrence as well as some anecdotal evidence from data collection campaigns and that the possibility of their occurrence should be recognized in the development of natural resource management strategies. \u00a9 2004 Elsevier Ltd. All rights reserved.", "author" : [ { "dropping-particle" : "", "family" : "Collie", "given" : "Jeremy S.", "non-dropping-particle" : "", "parse-names" : false, "suffix" : "" }, { "dropping-particle" : "", "family" : "Richardson", "given" : "Katherine", "non-dropping-particle" : "", "parse-names" : false, "suffix" : "" }, { "dropping-particle" : "", "family" : "Steele", "given" : "John H.", "non-dropping-particle" : "", "parse-names" : false, "suffix" : "" } ], "container-title" : "Progress in Oceanography", "id" : "ITEM-1", "issue" : "2-4", "issued" : { "date-parts" : [ [ "2004" ] ] }, "page" : "281-302", "title" : "Regime shifts: Can ecological theory illuminate the mechanisms?", "type" : "article-journal", "volume" : "60" }, "uris" : [ "http://www.mendeley.com/documents/?uuid=1ff0c676-0af5-4cd0-a1fa-27b1a251276d" ] } ], "mendeley" : { "formattedCitation" : "&lt;sup&gt;28&lt;/sup&gt;", "plainTextFormattedCitation" : "28", "previouslyFormattedCitation" : "&lt;sup&gt;28&lt;/sup&gt;" }, "properties" : { "noteIndex" : 0 }, "schema" : "https://github.com/citation-style-language/schema/raw/master/csl-citation.json" }</w:instrText>
      </w:r>
      <w:r w:rsidR="007406B4">
        <w:fldChar w:fldCharType="separate"/>
      </w:r>
      <w:r w:rsidR="007406B4" w:rsidRPr="007406B4">
        <w:rPr>
          <w:noProof/>
          <w:vertAlign w:val="superscript"/>
        </w:rPr>
        <w:t>28</w:t>
      </w:r>
      <w:ins w:id="422" w:author="Edward Tekwa" w:date="2017-08-02T10:57:00Z">
        <w:r w:rsidR="007406B4">
          <w:fldChar w:fldCharType="end"/>
        </w:r>
      </w:ins>
      <w:ins w:id="423" w:author="Edward Tekwa" w:date="2017-08-02T10:43:00Z">
        <w:r w:rsidR="00296C61">
          <w:t xml:space="preserve"> </w:t>
        </w:r>
      </w:ins>
      <w:ins w:id="424" w:author="Edward Tekwa" w:date="2017-08-03T16:00:00Z">
        <w:r w:rsidR="001D5B1E">
          <w:t xml:space="preserve">that </w:t>
        </w:r>
      </w:ins>
      <w:ins w:id="425" w:author="Edward Tekwa" w:date="2017-08-02T10:43:00Z">
        <w:r w:rsidR="00296C61">
          <w:t>limit</w:t>
        </w:r>
      </w:ins>
      <w:ins w:id="426" w:author="Edward Tekwa" w:date="2017-08-02T10:44:00Z">
        <w:r w:rsidR="00296C61">
          <w:t>s</w:t>
        </w:r>
      </w:ins>
      <w:ins w:id="427" w:author="Edward Tekwa" w:date="2017-08-02T10:43:00Z">
        <w:r w:rsidR="00CF48CD">
          <w:t xml:space="preserve"> observations</w:t>
        </w:r>
      </w:ins>
      <w:ins w:id="428" w:author="Edward Tekwa" w:date="2017-08-02T10:30:00Z">
        <w:r w:rsidR="003E112D">
          <w:t>.</w:t>
        </w:r>
        <w:r w:rsidR="00267DAA">
          <w:t xml:space="preserve"> </w:t>
        </w:r>
      </w:ins>
      <w:r w:rsidR="00643C88">
        <w:t xml:space="preserve"> Path dependence </w:t>
      </w:r>
      <w:r w:rsidR="006B7174">
        <w:t>he</w:t>
      </w:r>
      <w:r w:rsidR="002424A6">
        <w:t>re can be attributed</w:t>
      </w:r>
      <w:r w:rsidR="006B7174">
        <w:t xml:space="preserve"> to</w:t>
      </w:r>
      <w:ins w:id="429" w:author="Edward Tekwa" w:date="2017-08-04T10:32:00Z">
        <w:r w:rsidR="00233562">
          <w:t xml:space="preserve"> economic constraint</w:t>
        </w:r>
        <w:r w:rsidR="00600FE2">
          <w:t xml:space="preserve"> (costly harvest)</w:t>
        </w:r>
        <w:r w:rsidR="00233562">
          <w:t xml:space="preserve"> and</w:t>
        </w:r>
      </w:ins>
      <w:r w:rsidR="00643C88">
        <w:t xml:space="preserve"> gradualism, or institutions’ inability to make drastic change, and imposes a strategy resilience</w:t>
      </w:r>
      <w:r w:rsidR="00CE5041">
        <w:t xml:space="preserve"> </w:t>
      </w:r>
      <w:r w:rsidR="00643C88">
        <w:t>that is not</w:t>
      </w:r>
      <w:ins w:id="430" w:author="Edward Tekwa" w:date="2017-07-31T16:08:00Z">
        <w:r w:rsidR="0051359E">
          <w:t xml:space="preserve"> always </w:t>
        </w:r>
      </w:ins>
      <w:r w:rsidR="00643C88">
        <w:t>desirable</w:t>
      </w:r>
      <w:r w:rsidR="00643C88">
        <w:fldChar w:fldCharType="begin" w:fldLock="1"/>
      </w:r>
      <w:r w:rsidR="00DC26B8">
        <w:instrText>ADDIN CSL_CITATION { "citationItems" : [ { "id" : "ITEM-1", "itemData" : { "author" : [ { "dropping-particle" : "", "family" : "Ludwig", "given" : "Donald", "non-dropping-particle" : "", "parse-names" : false, "suffix" : "" }, { "dropping-particle" : "", "family" : "Walker", "given" : "Brian", "non-dropping-particle" : "", "parse-names" : false, "suffix" : "" }, { "dropping-particle" : "", "family" : "Holling", "given" : "Crawford S", "non-dropping-particle" : "", "parse-names" : false, "suffix" : "" } ], "container-title" : "Conservation Ecology", "id" : "ITEM-1", "issue" : "1", "issued" : { "date-parts" : [ [ "1997" ] ] }, "title" : "Sustainability, stability, and resilience", "type" : "article-journal", "volume" : "1" }, "uris" : [ "http://www.mendeley.com/documents/?uuid=1f7f7050-8fe7-40c8-bf5d-8153e8bd1429" ] } ], "mendeley" : { "formattedCitation" : "&lt;sup&gt;43&lt;/sup&gt;", "plainTextFormattedCitation" : "43", "previouslyFormattedCitation" : "&lt;sup&gt;43&lt;/sup&gt;" }, "properties" : { "noteIndex" : 0 }, "schema" : "https://github.com/citation-style-language/schema/raw/master/csl-citation.json" }</w:instrText>
      </w:r>
      <w:r w:rsidR="00643C88">
        <w:fldChar w:fldCharType="separate"/>
      </w:r>
      <w:r w:rsidR="0072434B" w:rsidRPr="0072434B">
        <w:rPr>
          <w:noProof/>
          <w:vertAlign w:val="superscript"/>
        </w:rPr>
        <w:t>43</w:t>
      </w:r>
      <w:r w:rsidR="00643C88">
        <w:fldChar w:fldCharType="end"/>
      </w:r>
      <w:r w:rsidR="00643C88">
        <w:t>.</w:t>
      </w:r>
      <w:r w:rsidR="00CE5041">
        <w:t xml:space="preserve"> </w:t>
      </w:r>
      <w:r w:rsidR="00410609">
        <w:t xml:space="preserve"> P</w:t>
      </w:r>
      <w:r w:rsidR="00643C88">
        <w:t>ath dependence also leaves hope for shift</w:t>
      </w:r>
      <w:r w:rsidR="007F6FBC">
        <w:t>s</w:t>
      </w:r>
      <w:r w:rsidR="00643C88">
        <w:t xml:space="preserve"> toward desirable states, </w:t>
      </w:r>
      <w:r w:rsidR="007F6FBC">
        <w:t>perhaps due to social innovations in incentives and valuation</w:t>
      </w:r>
      <w:r w:rsidR="00CE5041">
        <w:t>.</w:t>
      </w:r>
      <w:r w:rsidR="006A4C9A">
        <w:t xml:space="preserve">  However,</w:t>
      </w:r>
      <w:r w:rsidR="002424A6">
        <w:t xml:space="preserve"> it is not clear whether resource recovery </w:t>
      </w:r>
      <w:r w:rsidR="00F20422">
        <w:t>(estimated at a decade</w:t>
      </w:r>
      <w:ins w:id="431" w:author="Edward Tekwa" w:date="2017-07-18T14:10:00Z">
        <w:r w:rsidR="00921365">
          <w:fldChar w:fldCharType="begin" w:fldLock="1"/>
        </w:r>
      </w:ins>
      <w:r w:rsidR="00DC26B8">
        <w:instrText>ADDIN CSL_CITATION { "citationItems" : [ { "id" : "ITEM-1", "itemData" : { "DOI" : "10.1371/journal.pone.0040542", "ISBN" : "1932-6203", "ISSN" : "19326203", "PMID" : "22808187", "abstract" : "Global marine fisheries are currently underperforming, largely due to overfishing. An analysis of global databases finds that resource rent net of subsidies from rebuilt world fisheries could increase from the current negative US$13 billion to positive US$54 billion per year, resulting in a net gain of US$600 to US$1,400 billion in present value over fifty years after rebuilding. To realize this gain, governments need to implement a rebuilding program at a cost of about US$203 (US$130\u2013US$292) billion in present value. We estimate that it would take just 12 years after rebuilding begins for the benefits to surpass the cost. Even without accounting for the potential boost to recreational fisheries, and ignoring ancillary and non-market values that would likely increase, the potential benefits of rebuilding global fisheries far outweigh the costs.", "author" : [ { "dropping-particle" : "", "family" : "Sumaila", "given" : "Ussif Rashid", "non-dropping-particle" : "", "parse-names" : false, "suffix" : "" }, { "dropping-particle" : "", "family" : "Cheung", "given" : "William", "non-dropping-particle" : "", "parse-names" : false, "suffix" : "" }, { "dropping-particle" : "", "family" : "Dyck", "given" : "Andrew", "non-dropping-particle" : "", "parse-names" : false, "suffix" : "" }, { "dropping-particle" : "", "family" : "Gueye", "given" : "Kamal", "non-dropping-particle" : "", "parse-names" : false, "suffix" : "" }, { "dropping-particle" : "", "family" : "Huang", "given" : "Ling", "non-dropping-particle" : "", "parse-names" : false, "suffix" : "" }, { "dropping-particle" : "", "family" : "Lam", "given" : "Vicky", "non-dropping-particle" : "", "parse-names" : false, "suffix" : "" }, { "dropping-particle" : "", "family" : "Pauly", "given" : "Daniel", "non-dropping-particle" : "", "parse-names" : false, "suffix" : "" }, { "dropping-particle" : "", "family" : "Srinivasan", "given" : "Thara", "non-dropping-particle" : "", "parse-names" : false, "suffix" : "" }, { "dropping-particle" : "", "family" : "Swartz", "given" : "Wilf", "non-dropping-particle" : "", "parse-names" : false, "suffix" : "" }, { "dropping-particle" : "", "family" : "Watson", "given" : "Reginald", "non-dropping-particle" : "", "parse-names" : false, "suffix" : "" }, { "dropping-particle" : "", "family" : "Zeller", "given" : "Dirk", "non-dropping-particle" : "", "parse-names" : false, "suffix" : "" } ], "container-title" : "PLoS ONE", "id" : "ITEM-1", "issue" : "7", "issued" : { "date-parts" : [ [ "2012" ] ] }, "title" : "Benefits of rebuilding global marine fisheries outweigh costs", "type" : "article-journal", "volume" : "7" }, "uris" : [ "http://www.mendeley.com/documents/?uuid=5fb909a4-8827-4a53-88a3-0d9935826eff" ] }, { "id" : "ITEM-2", "itemData" : { "DOI" : "10.1073/pnas.0709640104", "ISBN" : "1091-6490 (Electronic)\\n0027-8424 (Linking)", "ISSN" : "0027-8424", "PMID" : "18056803", "abstract" : "We describe two recently proposed randomized algorithms for the construction of low-rank approximations to matrices, and demonstrate their application (inter alia) to the evaluation of the singular value decompositions of numerically low-rank matrices. Being probabilistic, the schemes described here have a finite probability of failure; in most cases, this probability is rather negligible (10(-17) is a typical value). In many situations, the new procedures are considerably more efficient and reliable than the classical (deterministic) ones; they also parallelize naturally. We present several numerical examples to illustrate the performance of the schemes.", "author" : [ { "dropping-particle" : "", "family" : "Costello", "given" : "Christopher", "non-dropping-particle" : "", "parse-names" : false, "suffix" : "" }, { "dropping-particle" : "", "family" : "Ovando", "given" : "D", "non-dropping-particle" : "", "parse-names" : false, "suffix" : "" }, { "dropping-particle" : "", "family" : "Clavelle", "given" : "T", "non-dropping-particle" : "", "parse-names" : false, "suffix" : "" }, { "dropping-particle" : "", "family" : "Strauss", "given" : "CK", "non-dropping-particle" : "", "parse-names" : false, "suffix" : "" }, { "dropping-particle" : "", "family" : "Hilborn", "given" : "Ray", "non-dropping-particle" : "", "parse-names" : false, "suffix" : "" }, { "dropping-particle" : "", "family" : "Melnychuk", "given" : "MC", "non-dropping-particle" : "", "parse-names" : false, "suffix" : "" }, { "dropping-particle" : "", "family" : "Branch", "given" : "Trevor A", "non-dropping-particle" : "", "parse-names" : false, "suffix" : "" }, { "dropping-particle" : "", "family" : "Gaines", "given" : "Steven D", "non-dropping-particle" : "", "parse-names" : false, "suffix" : "" }, { "dropping-particle" : "", "family" : "Szuwalski", "given" : "CS", "non-dropping-particle" : "", "parse-names" : false, "suffix" : "" }, { "dropping-particle" : "", "family" : "Cabrai", "given" : "RB", "non-dropping-particle" : "", "parse-names" : false, "suffix" : "" }, { "dropping-particle" : "", "family" : "Rader", "given" : "DN", "non-dropping-particle" : "", "parse-names" : false, "suffix" : "" }, { "dropping-particle" : "", "family" : "Leland", "given" : "A", "non-dropping-particle" : "", "parse-names" : false, "suffix" : "" } ], "container-title" : "Proceedings of the National Academy of Sciences of the United States of America", "id" : "ITEM-2", "issued" : { "date-parts" : [ [ "2016" ] ] }, "page" : "in review", "title" : "Global fishery futures under contrasting management regimes", "type" : "article-journal" }, "uris" : [ "http://www.mendeley.com/documents/?uuid=796efbbe-a195-4195-bfbc-f9f3d3c4c6d0" ] } ], "mendeley" : { "formattedCitation" : "&lt;sup&gt;20,44&lt;/sup&gt;", "plainTextFormattedCitation" : "20,44", "previouslyFormattedCitation" : "&lt;sup&gt;20,44&lt;/sup&gt;" }, "properties" : { "noteIndex" : 0 }, "schema" : "https://github.com/citation-style-language/schema/raw/master/csl-citation.json" }</w:instrText>
      </w:r>
      <w:r w:rsidR="00921365">
        <w:fldChar w:fldCharType="separate"/>
      </w:r>
      <w:r w:rsidR="0072434B" w:rsidRPr="0072434B">
        <w:rPr>
          <w:noProof/>
          <w:vertAlign w:val="superscript"/>
        </w:rPr>
        <w:t>20,44</w:t>
      </w:r>
      <w:ins w:id="432" w:author="Edward Tekwa" w:date="2017-07-18T14:10:00Z">
        <w:r w:rsidR="00921365">
          <w:fldChar w:fldCharType="end"/>
        </w:r>
      </w:ins>
      <w:r w:rsidR="00F20422">
        <w:t>)</w:t>
      </w:r>
      <w:r w:rsidR="00CE6B08">
        <w:t xml:space="preserve"> </w:t>
      </w:r>
      <w:commentRangeStart w:id="433"/>
      <w:r w:rsidR="002424A6">
        <w:t xml:space="preserve">is fast enough </w:t>
      </w:r>
      <w:r w:rsidR="00CE6B08">
        <w:t xml:space="preserve">for </w:t>
      </w:r>
      <w:r w:rsidR="006E7018">
        <w:t xml:space="preserve">local </w:t>
      </w:r>
      <w:r w:rsidR="00583527">
        <w:t>institutions to see the benefit</w:t>
      </w:r>
      <w:r w:rsidR="006A4C9A">
        <w:t xml:space="preserve"> of a large downward shift in harvest rate</w:t>
      </w:r>
      <w:commentRangeEnd w:id="433"/>
      <w:ins w:id="434" w:author="Edward Tekwa" w:date="2017-07-31T16:09:00Z">
        <w:r w:rsidR="005B65D6">
          <w:t>, or whether a slow shift can be politically sustained</w:t>
        </w:r>
      </w:ins>
      <w:r w:rsidR="00CF52DF">
        <w:rPr>
          <w:rStyle w:val="CommentReference"/>
        </w:rPr>
        <w:commentReference w:id="433"/>
      </w:r>
      <w:r w:rsidR="00583527">
        <w:t>.</w:t>
      </w:r>
      <w:r w:rsidR="0036065A">
        <w:t xml:space="preserve">  New theoretical advances are required to address the</w:t>
      </w:r>
      <w:r w:rsidR="00D06EE6">
        <w:t xml:space="preserve"> mechanisms and</w:t>
      </w:r>
      <w:r w:rsidR="0036065A">
        <w:t xml:space="preserve"> </w:t>
      </w:r>
      <w:ins w:id="435" w:author="Edward Tekwa" w:date="2017-07-31T21:49:00Z">
        <w:r w:rsidR="00637F90">
          <w:t xml:space="preserve">feasibility </w:t>
        </w:r>
      </w:ins>
      <w:r w:rsidR="0036065A">
        <w:t xml:space="preserve">of </w:t>
      </w:r>
      <w:r w:rsidR="00E77B0F">
        <w:t>such a</w:t>
      </w:r>
      <w:ins w:id="436" w:author="Edward Tekwa" w:date="2017-08-02T09:48:00Z">
        <w:r w:rsidR="00C76814">
          <w:t xml:space="preserve"> social</w:t>
        </w:r>
      </w:ins>
      <w:r w:rsidR="00E77B0F">
        <w:t xml:space="preserve"> </w:t>
      </w:r>
      <w:r w:rsidR="00D06EE6">
        <w:t xml:space="preserve">strategy </w:t>
      </w:r>
      <w:r w:rsidR="0036065A">
        <w:t>shift</w:t>
      </w:r>
      <w:ins w:id="437" w:author="Edward Tekwa" w:date="2017-07-31T21:48:00Z">
        <w:r w:rsidR="00637F90">
          <w:t xml:space="preserve"> against the grain</w:t>
        </w:r>
      </w:ins>
      <w:ins w:id="438" w:author="Edward Tekwa" w:date="2017-08-04T09:41:00Z">
        <w:r w:rsidR="00CA1AB2">
          <w:t>.</w:t>
        </w:r>
      </w:ins>
    </w:p>
    <w:p w14:paraId="797193C7" w14:textId="228916FE" w:rsidR="00793E1E" w:rsidRDefault="00643C88" w:rsidP="00CF52DF">
      <w:pPr>
        <w:ind w:firstLine="720"/>
        <w:outlineLvl w:val="0"/>
      </w:pPr>
      <w:r>
        <w:t xml:space="preserve">Marine fisheries are vital </w:t>
      </w:r>
      <w:r w:rsidR="007F6FBC">
        <w:t>to cultures and economies</w:t>
      </w:r>
      <w:r w:rsidR="007F6FBC">
        <w:fldChar w:fldCharType="begin" w:fldLock="1"/>
      </w:r>
      <w:r w:rsidR="00963F6D">
        <w:instrText>ADDIN CSL_CITATION { "citationItems" : [ { "id" : "ITEM-1", "itemData" : { "DOI" : "10.1038/nature11397", "ISSN" : "0028-0836", "author" : [ { "dropping-particle" : "", "family" : "Halpern", "given" : "Benjamin S", "non-dropping-particle" : "", "parse-names" : false, "suffix" : "" }, { "dropping-particle" : "", "family" : "Longo", "given" : "Catherine", "non-dropping-particle" : "", "parse-names" : false, "suffix" : "" }, { "dropping-particle" : "", "family" : "Hardy", "given" : "Darren", "non-dropping-particle" : "", "parse-names" : false, "suffix" : "" }, { "dropping-particle" : "", "family" : "Mcleod", "given" : "Karen L", "non-dropping-particle" : "", "parse-names" : false, "suffix" : "" }, { "dropping-particle" : "", "family" : "Samhouri", "given" : "Jameal F", "non-dropping-particle" : "", "parse-names" : false, "suffix" : "" }, { "dropping-particle" : "", "family" : "Katona", "given" : "Steven K", "non-dropping-particle" : "", "parse-names" : false, "suffix" : "" }, { "dropping-particle" : "", "family" : "Kleisner", "given" : "Kristin", "non-dropping-particle" : "", "parse-names" : false, "suffix" : "" }, { "dropping-particle" : "", "family" : "Lester", "given" : "Sarah E", "non-dropping-particle" : "", "parse-names" : false, "suffix" : "" }, { "dropping-particle" : "", "family" : "Leary", "given" : "Jennifer O", "non-dropping-particle" : "", "parse-names" : false, "suffix" : "" }, { "dropping-particle" : "", "family" : "Ranelletti", "given" : "Marla", "non-dropping-particle" : "", "parse-names" : false, "suffix" : "" }, { "dropping-particle" : "", "family" : "Rosenberg", "given" : "Andrew A", "non-dropping-particle" : "", "parse-names" : false, "suffix" : "" }, { "dropping-particle" : "", "family" : "Scarborough", "given" : "Courtney", "non-dropping-particle" : "", "parse-names" : false, "suffix" : "" }, { "dropping-particle" : "", "family" : "Selig", "given" : "Elizabeth R", "non-dropping-particle" : "", "parse-names" : false, "suffix" : "" }, { "dropping-particle" : "", "family" : "Best", "given" : "Benjamin D", "non-dropping-particle" : "", "parse-names" : false, "suffix" : "" }, { "dropping-particle" : "", "family" : "Brumbaugh", "given" : "Daniel R", "non-dropping-particle" : "", "parse-names" : false, "suffix" : "" }, { "dropping-particle" : "", "family" : "Chapin", "given" : "F Stuart", "non-dropping-particle" : "", "parse-names" : false, "suffix" : "" }, { "dropping-particle" : "", "family" : "Crowder", "given" : "Larry B", "non-dropping-particle" : "", "parse-names" : false, "suffix" : "" }, { "dropping-particle" : "", "family" : "Daly", "given" : "Kendra L", "non-dropping-particle" : "", "parse-names" : false, "suffix" : "" }, { "dropping-particle" : "", "family" : "Doney", "given" : "Scott C", "non-dropping-particle" : "", "parse-names" : false, "suffix" : "" }, { "dropping-particle" : "", "family" : "Elfes", "given" : "Cristiane", "non-dropping-particle" : "", "parse-names" : false, "suffix" : "" }, { "dropping-particle" : "", "family" : "Fogarty", "given" : "Michael J", "non-dropping-particle" : "", "parse-names" : false, "suffix" : "" }, { "dropping-particle" : "", "family" : "Gaines", "given" : "Steven D", "non-dropping-particle" : "", "parse-names" : false, "suffix" : "" }, { "dropping-particle" : "", "family" : "Jacobsen", "given" : "Kelsey I", "non-dropping-particle" : "", "parse-names" : false, "suffix" : "" }, { "dropping-particle" : "", "family" : "Karrer", "given" : "Leah Bunce", "non-dropping-particle" : "", "parse-names" : false, "suffix" : "" }, { "dropping-particle" : "", "family" : "Leslie", "given" : "Heather M", "non-dropping-particle" : "", "parse-names" : false, "suffix" : "" }, { "dropping-particle" : "", "family" : "Neeley", "given" : "Elizabeth", "non-dropping-particle" : "", "parse-names" : false, "suffix" : "" }, { "dropping-particle" : "", "family" : "Pauly", "given" : "Daniel", "non-dropping-particle" : "", "parse-names" : false, "suffix" : "" }, { "dropping-particle" : "", "family" : "Polasky", "given" : "Stephen", "non-dropping-particle" : "", "parse-names" : false, "suffix" : "" }, { "dropping-particle" : "", "family" : "Ris", "given" : "Bud", "non-dropping-particle" : "", "parse-names" : false, "suffix" : "" }, { "dropping-particle" : "", "family" : "Martin", "given" : "Kevin St", "non-dropping-particle" : "", "parse-names" : false, "suffix" : "" }, { "dropping-particle" : "", "family" : "Stone", "given" : "Gregory S", "non-dropping-particle" : "", "parse-names" : false, "suffix" : "" }, { "dropping-particle" : "", "family" : "Sumaila", "given" : "U. Rashid", "non-dropping-particle" : "", "parse-names" : false, "suffix" : "" }, { "dropping-particle" : "", "family" : "Zeller", "given" : "Dirk", "non-dropping-particle" : "", "parse-names" : false, "suffix" : "" } ], "container-title" : "Nature", "id" : "ITEM-1", "issue" : "7413", "issued" : { "date-parts" : [ [ "2012" ] ] }, "page" : "615-620", "publisher" : "Nature Publishing Group", "title" : "An index to assess the health and benefits of the global ocean", "type" : "article-journal", "volume" : "488" }, "uris" : [ "http://www.mendeley.com/documents/?uuid=bf51d867-89ea-4b6f-bbbf-df37eb743301" ] } ], "mendeley" : { "formattedCitation" : "&lt;sup&gt;46&lt;/sup&gt;", "plainTextFormattedCitation" : "46", "previouslyFormattedCitation" : "&lt;sup&gt;46&lt;/sup&gt;" }, "properties" : { "noteIndex" : 0 }, "schema" : "https://github.com/citation-style-language/schema/raw/master/csl-citation.json" }</w:instrText>
      </w:r>
      <w:r w:rsidR="007F6FBC">
        <w:fldChar w:fldCharType="separate"/>
      </w:r>
      <w:r w:rsidR="00FC0B03" w:rsidRPr="00FC0B03">
        <w:rPr>
          <w:noProof/>
          <w:vertAlign w:val="superscript"/>
        </w:rPr>
        <w:t>46</w:t>
      </w:r>
      <w:r w:rsidR="007F6FBC">
        <w:fldChar w:fldCharType="end"/>
      </w:r>
      <w:r w:rsidR="007F6FBC">
        <w:t xml:space="preserve">, but their path dependence also serves as </w:t>
      </w:r>
      <w:r w:rsidR="00AA2521">
        <w:t>natural experiments</w:t>
      </w:r>
      <w:r w:rsidR="00B857F5">
        <w:t xml:space="preserve"> </w:t>
      </w:r>
      <w:r w:rsidR="007F6FBC">
        <w:t>f</w:t>
      </w:r>
      <w:r w:rsidR="00B857F5">
        <w:t>or</w:t>
      </w:r>
      <w:r w:rsidR="007F6FBC">
        <w:t xml:space="preserve"> even larger </w:t>
      </w:r>
      <w:r w:rsidR="00F009F2">
        <w:t>challenges, where the grad</w:t>
      </w:r>
      <w:r w:rsidR="00492E1F">
        <w:t>ualism of human action may threaten</w:t>
      </w:r>
      <w:r w:rsidR="00F009F2">
        <w:t xml:space="preserve"> </w:t>
      </w:r>
      <w:r w:rsidR="00492E1F">
        <w:t>sustainability</w:t>
      </w:r>
      <w:r w:rsidR="00F009F2">
        <w:t xml:space="preserve"> </w:t>
      </w:r>
      <w:r w:rsidR="005049B3">
        <w:t>everywhere</w:t>
      </w:r>
      <w:r w:rsidR="007F6FBC">
        <w:fldChar w:fldCharType="begin" w:fldLock="1"/>
      </w:r>
      <w:r w:rsidR="00963F6D">
        <w:instrText>ADDIN CSL_CITATION { "citationItems" : [ { "id" : "ITEM-1", "itemData" : { "author" : [ { "dropping-particle" : "", "family" : "Ghosh", "given" : "Amitav", "non-dropping-particle" : "", "parse-names" : false, "suffix" : "" } ], "id" : "ITEM-1", "issued" : { "date-parts" : [ [ "2016" ] ] }, "publisher" : "The University of Chicago Press", "publisher-place" : "Chicago", "title" : "The Great Derangement", "type" : "book" }, "uris" : [ "http://www.mendeley.com/documents/?uuid=57b391b4-cbbd-4e83-809f-c3772a668b0b" ] } ], "mendeley" : { "formattedCitation" : "&lt;sup&gt;47&lt;/sup&gt;", "plainTextFormattedCitation" : "47", "previouslyFormattedCitation" : "&lt;sup&gt;47&lt;/sup&gt;" }, "properties" : { "noteIndex" : 0 }, "schema" : "https://github.com/citation-style-language/schema/raw/master/csl-citation.json" }</w:instrText>
      </w:r>
      <w:r w:rsidR="007F6FBC">
        <w:fldChar w:fldCharType="separate"/>
      </w:r>
      <w:r w:rsidR="00FC0B03" w:rsidRPr="00FC0B03">
        <w:rPr>
          <w:noProof/>
          <w:vertAlign w:val="superscript"/>
        </w:rPr>
        <w:t>47</w:t>
      </w:r>
      <w:r w:rsidR="007F6FBC">
        <w:fldChar w:fldCharType="end"/>
      </w:r>
      <w:r w:rsidR="007F6FBC">
        <w:t>.</w:t>
      </w:r>
      <w:r w:rsidR="00463946">
        <w:t xml:space="preserve">  Our work is a step toward addressing sustainability issues by asking not only what </w:t>
      </w:r>
      <w:r w:rsidR="00DA14E3">
        <w:t xml:space="preserve">mangers </w:t>
      </w:r>
      <w:r w:rsidR="00463946">
        <w:t xml:space="preserve">should </w:t>
      </w:r>
      <w:r w:rsidR="007E7974">
        <w:t>do</w:t>
      </w:r>
      <w:r w:rsidR="00463946">
        <w:t xml:space="preserve">, but also </w:t>
      </w:r>
      <w:r w:rsidR="00176B59">
        <w:t>why</w:t>
      </w:r>
      <w:r w:rsidR="00463946">
        <w:t xml:space="preserve"> </w:t>
      </w:r>
      <w:r w:rsidR="00DA14E3">
        <w:t>they</w:t>
      </w:r>
      <w:r w:rsidR="00176B59">
        <w:t xml:space="preserve"> </w:t>
      </w:r>
      <w:r w:rsidR="00164325">
        <w:t>fail</w:t>
      </w:r>
      <w:r w:rsidR="00810942">
        <w:t xml:space="preserve"> and when optimal policies can succeed</w:t>
      </w:r>
      <w:r w:rsidR="005C3E04">
        <w:t>.</w:t>
      </w:r>
    </w:p>
    <w:p w14:paraId="74A2F678" w14:textId="424FBC3B" w:rsidR="0053506C" w:rsidRDefault="0053506C" w:rsidP="00070B07">
      <w:pPr>
        <w:ind w:firstLine="720"/>
        <w:rPr>
          <w:b/>
        </w:rPr>
      </w:pPr>
      <w:r>
        <w:rPr>
          <w:b/>
        </w:rPr>
        <w:br w:type="page"/>
      </w:r>
    </w:p>
    <w:p w14:paraId="744E193D" w14:textId="0506E59A" w:rsidR="0053506C" w:rsidRDefault="0053506C" w:rsidP="0053506C">
      <w:pPr>
        <w:outlineLvl w:val="0"/>
        <w:rPr>
          <w:b/>
        </w:rPr>
      </w:pPr>
      <w:r>
        <w:rPr>
          <w:b/>
        </w:rPr>
        <w:lastRenderedPageBreak/>
        <w:t>Methods</w:t>
      </w:r>
    </w:p>
    <w:p w14:paraId="732B3B02" w14:textId="77777777" w:rsidR="0053506C" w:rsidRDefault="0053506C" w:rsidP="0053506C">
      <w:pPr>
        <w:outlineLvl w:val="0"/>
        <w:rPr>
          <w:b/>
        </w:rPr>
      </w:pPr>
    </w:p>
    <w:p w14:paraId="4391396F" w14:textId="348B2FC4" w:rsidR="0053506C" w:rsidRPr="00345D17" w:rsidRDefault="00345D17" w:rsidP="0053506C">
      <w:pPr>
        <w:outlineLvl w:val="0"/>
        <w:rPr>
          <w:b/>
          <w:i/>
        </w:rPr>
      </w:pPr>
      <w:r>
        <w:rPr>
          <w:b/>
          <w:i/>
        </w:rPr>
        <w:t>Model</w:t>
      </w:r>
    </w:p>
    <w:p w14:paraId="176D439E" w14:textId="29C142E3" w:rsidR="0053506C" w:rsidRDefault="0053506C" w:rsidP="0053506C">
      <w:pPr>
        <w:outlineLvl w:val="0"/>
      </w:pPr>
      <w:r>
        <w:tab/>
        <w:t xml:space="preserve">We assume that stock </w:t>
      </w:r>
      <w:r>
        <w:rPr>
          <w:i/>
        </w:rPr>
        <w:t>S</w:t>
      </w:r>
      <w:r>
        <w:t xml:space="preserve"> grows logistically, with intrinsic growth rate </w:t>
      </w:r>
      <w:r>
        <w:rPr>
          <w:i/>
        </w:rPr>
        <w:t>r</w:t>
      </w:r>
      <w:r>
        <w:t xml:space="preserve"> and self-competition </w:t>
      </w:r>
      <w:r>
        <w:rPr>
          <w:i/>
        </w:rPr>
        <w:t>a</w:t>
      </w:r>
      <w:r>
        <w:t>:</w:t>
      </w:r>
    </w:p>
    <w:p w14:paraId="0E8911DB" w14:textId="7DA89AEE" w:rsidR="001B3677" w:rsidRDefault="0053506C" w:rsidP="0053506C">
      <w:pPr>
        <w:outlineLvl w:val="0"/>
      </w:pPr>
      <w:r>
        <w:tab/>
      </w:r>
      <w:r>
        <w:tab/>
      </w:r>
      <w:r>
        <w:tab/>
      </w:r>
      <w:r>
        <w:tab/>
      </w:r>
    </w:p>
    <w:p w14:paraId="3B7EC3DE" w14:textId="62BC115F" w:rsidR="001B3677" w:rsidRDefault="001B3677" w:rsidP="001B3677">
      <w:pPr>
        <w:pStyle w:val="Caption"/>
        <w:keepNext/>
      </w:pPr>
      <w:bookmarkStart w:id="439" w:name="_Ref483403629"/>
      <w:r>
        <w:t xml:space="preserve">Equation </w:t>
      </w:r>
      <w:fldSimple w:instr=" SEQ Equation \* ARABIC ">
        <w:r w:rsidR="00F44A84">
          <w:rPr>
            <w:noProof/>
          </w:rPr>
          <w:t>2</w:t>
        </w:r>
      </w:fldSimple>
      <w:bookmarkEnd w:id="439"/>
    </w:p>
    <w:p w14:paraId="55C7D000" w14:textId="29C142E3" w:rsidR="0053506C" w:rsidRDefault="0053506C" w:rsidP="001B3677">
      <w:pPr>
        <w:jc w:val="center"/>
        <w:outlineLvl w:val="0"/>
      </w:pPr>
      <w:r w:rsidRPr="00251245">
        <w:rPr>
          <w:b/>
          <w:noProof/>
        </w:rPr>
        <w:drawing>
          <wp:inline distT="0" distB="0" distL="0" distR="0" wp14:anchorId="56702FBC" wp14:editId="28E42C78">
            <wp:extent cx="1168400" cy="3937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68400" cy="393700"/>
                    </a:xfrm>
                    <a:prstGeom prst="rect">
                      <a:avLst/>
                    </a:prstGeom>
                  </pic:spPr>
                </pic:pic>
              </a:graphicData>
            </a:graphic>
          </wp:inline>
        </w:drawing>
      </w:r>
    </w:p>
    <w:p w14:paraId="35ACF9AC" w14:textId="77777777" w:rsidR="00D14CDA" w:rsidRDefault="00D14CDA" w:rsidP="0053506C">
      <w:pPr>
        <w:outlineLvl w:val="0"/>
      </w:pPr>
    </w:p>
    <w:p w14:paraId="6D837467" w14:textId="763B4A0C" w:rsidR="0053506C" w:rsidRPr="003E2162" w:rsidRDefault="0053506C" w:rsidP="009924D7">
      <w:pPr>
        <w:ind w:firstLine="720"/>
        <w:outlineLvl w:val="0"/>
      </w:pPr>
      <w:r>
        <w:t xml:space="preserve">The maximum sustainable yield, defined as the stock that yields the greatest flow, is </w:t>
      </w:r>
      <w:r>
        <w:rPr>
          <w:i/>
        </w:rPr>
        <w:t>S</w:t>
      </w:r>
      <w:r>
        <w:rPr>
          <w:i/>
          <w:vertAlign w:val="subscript"/>
        </w:rPr>
        <w:t>MSY</w:t>
      </w:r>
      <w:r>
        <w:t xml:space="preserve"> = </w:t>
      </w:r>
      <w:r>
        <w:rPr>
          <w:i/>
        </w:rPr>
        <w:t>r</w:t>
      </w:r>
      <w:r>
        <w:t>/</w:t>
      </w:r>
      <w:r>
        <w:rPr>
          <w:i/>
        </w:rPr>
        <w:t>2a</w:t>
      </w:r>
      <w:r>
        <w:t xml:space="preserve">, and the harvest rate leading to this is </w:t>
      </w:r>
      <w:r>
        <w:rPr>
          <w:i/>
        </w:rPr>
        <w:t>F</w:t>
      </w:r>
      <w:r>
        <w:rPr>
          <w:i/>
          <w:vertAlign w:val="subscript"/>
        </w:rPr>
        <w:t>MSY</w:t>
      </w:r>
      <w:r>
        <w:t xml:space="preserve"> = </w:t>
      </w:r>
      <w:r>
        <w:rPr>
          <w:i/>
        </w:rPr>
        <w:t>r</w:t>
      </w:r>
      <w:r>
        <w:t>/</w:t>
      </w:r>
      <w:r>
        <w:rPr>
          <w:i/>
        </w:rPr>
        <w:t>2</w:t>
      </w:r>
      <w:r>
        <w:t>.</w:t>
      </w:r>
      <w:ins w:id="440" w:author="Edward Tekwa" w:date="2017-08-04T10:04:00Z">
        <w:r w:rsidR="00FA5831">
          <w:t xml:space="preserve">  MSY is thus </w:t>
        </w:r>
        <w:r w:rsidR="00FA5831">
          <w:rPr>
            <w:i/>
          </w:rPr>
          <w:t>S</w:t>
        </w:r>
        <w:r w:rsidR="00FA5831">
          <w:rPr>
            <w:i/>
            <w:vertAlign w:val="subscript"/>
          </w:rPr>
          <w:t>MSY</w:t>
        </w:r>
      </w:ins>
      <w:ins w:id="441" w:author="Edward Tekwa" w:date="2017-08-04T10:05:00Z">
        <w:r w:rsidR="00FA5831">
          <w:rPr>
            <w:i/>
          </w:rPr>
          <w:t>F</w:t>
        </w:r>
        <w:r w:rsidR="00FA5831">
          <w:rPr>
            <w:i/>
            <w:vertAlign w:val="subscript"/>
          </w:rPr>
          <w:t>MSY</w:t>
        </w:r>
        <w:r w:rsidR="00FA5831">
          <w:t>=</w:t>
        </w:r>
        <w:r w:rsidR="00FA5831">
          <w:rPr>
            <w:i/>
          </w:rPr>
          <w:t>r</w:t>
        </w:r>
        <w:r w:rsidR="00FA5831">
          <w:rPr>
            <w:i/>
            <w:vertAlign w:val="superscript"/>
          </w:rPr>
          <w:t>2</w:t>
        </w:r>
        <w:r w:rsidR="00FA5831">
          <w:t>/</w:t>
        </w:r>
        <w:r w:rsidR="00FA5831">
          <w:rPr>
            <w:i/>
          </w:rPr>
          <w:t>4a.</w:t>
        </w:r>
      </w:ins>
      <w:r>
        <w:t xml:space="preserve">  Harvest rates are thus normalized as 2</w:t>
      </w:r>
      <w:r>
        <w:rPr>
          <w:i/>
        </w:rPr>
        <w:t>F</w:t>
      </w:r>
      <w:r>
        <w:t>/</w:t>
      </w:r>
      <w:r>
        <w:rPr>
          <w:i/>
        </w:rPr>
        <w:t>r</w:t>
      </w:r>
      <w:r>
        <w:t xml:space="preserve"> to obtain </w:t>
      </w:r>
      <w:r>
        <w:rPr>
          <w:i/>
        </w:rPr>
        <w:t>F/F</w:t>
      </w:r>
      <w:r>
        <w:rPr>
          <w:i/>
          <w:vertAlign w:val="subscript"/>
        </w:rPr>
        <w:t>MSY</w:t>
      </w:r>
      <w:r>
        <w:t xml:space="preserve">, which takes the value 1 when a stock is harvested at </w:t>
      </w:r>
      <w:r>
        <w:rPr>
          <w:i/>
        </w:rPr>
        <w:t>F</w:t>
      </w:r>
      <w:r>
        <w:rPr>
          <w:i/>
          <w:vertAlign w:val="subscript"/>
        </w:rPr>
        <w:t>MSY</w:t>
      </w:r>
      <w:r>
        <w:t>.</w:t>
      </w:r>
    </w:p>
    <w:p w14:paraId="4568BB64" w14:textId="77777777" w:rsidR="0053506C" w:rsidRDefault="0053506C" w:rsidP="00345D17">
      <w:pPr>
        <w:ind w:firstLine="720"/>
        <w:outlineLvl w:val="0"/>
      </w:pPr>
      <w:r>
        <w:t xml:space="preserve">A simple utility function expresses the flow of utility </w:t>
      </w:r>
      <w:r>
        <w:rPr>
          <w:i/>
        </w:rPr>
        <w:t>u</w:t>
      </w:r>
      <w:r>
        <w:t xml:space="preserve"> (such as money per year) to a community over time:</w:t>
      </w:r>
    </w:p>
    <w:p w14:paraId="5DE9B61B" w14:textId="77777777" w:rsidR="0053506C" w:rsidRPr="001679C5" w:rsidRDefault="0053506C" w:rsidP="0053506C">
      <w:pPr>
        <w:outlineLvl w:val="0"/>
      </w:pPr>
    </w:p>
    <w:p w14:paraId="77B9ECEB" w14:textId="28C30FE3" w:rsidR="001B3677" w:rsidRDefault="001B3677" w:rsidP="001B3677">
      <w:pPr>
        <w:pStyle w:val="Caption"/>
        <w:keepNext/>
      </w:pPr>
      <w:bookmarkStart w:id="442" w:name="_Ref483403584"/>
      <w:r>
        <w:t xml:space="preserve">Equation </w:t>
      </w:r>
      <w:fldSimple w:instr=" SEQ Equation \* ARABIC ">
        <w:r w:rsidR="00F44A84">
          <w:rPr>
            <w:noProof/>
          </w:rPr>
          <w:t>3</w:t>
        </w:r>
      </w:fldSimple>
      <w:bookmarkEnd w:id="442"/>
    </w:p>
    <w:p w14:paraId="69FC0E49" w14:textId="3556C246" w:rsidR="0053506C" w:rsidRDefault="0053506C" w:rsidP="001B3677">
      <w:pPr>
        <w:jc w:val="center"/>
        <w:outlineLvl w:val="0"/>
      </w:pPr>
      <w:r>
        <w:rPr>
          <w:i/>
        </w:rPr>
        <w:t>u</w:t>
      </w:r>
      <w:r>
        <w:t xml:space="preserve"> = </w:t>
      </w:r>
      <w:r>
        <w:rPr>
          <w:i/>
        </w:rPr>
        <w:t>V</w:t>
      </w:r>
      <w:r>
        <w:rPr>
          <w:i/>
        </w:rPr>
        <w:sym w:font="Symbol" w:char="F066"/>
      </w:r>
      <w:r>
        <w:rPr>
          <w:i/>
        </w:rPr>
        <w:t xml:space="preserve"> </w:t>
      </w:r>
      <w:r>
        <w:t>ln(</w:t>
      </w:r>
      <w:r>
        <w:rPr>
          <w:i/>
        </w:rPr>
        <w:t>FS</w:t>
      </w:r>
      <w:r>
        <w:t xml:space="preserve">) - </w:t>
      </w:r>
      <w:r>
        <w:rPr>
          <w:i/>
        </w:rPr>
        <w:t>IFS</w:t>
      </w:r>
    </w:p>
    <w:p w14:paraId="05BCF69E" w14:textId="77777777" w:rsidR="0053506C" w:rsidRDefault="0053506C" w:rsidP="0053506C">
      <w:pPr>
        <w:outlineLvl w:val="0"/>
      </w:pPr>
    </w:p>
    <w:p w14:paraId="3D4DB4AF" w14:textId="69787DA8" w:rsidR="0053506C" w:rsidRDefault="0053506C" w:rsidP="0053506C">
      <w:pPr>
        <w:outlineLvl w:val="0"/>
      </w:pPr>
      <w:r>
        <w:rPr>
          <w:i/>
        </w:rPr>
        <w:t>V</w:t>
      </w:r>
      <w:r>
        <w:t xml:space="preserve"> is the maximum positive marginal income from fishing and </w:t>
      </w:r>
      <w:r>
        <w:rPr>
          <w:i/>
        </w:rPr>
        <w:t>I</w:t>
      </w:r>
      <w:r>
        <w:t xml:space="preserve"> is a constant marginal cost of harvesting a unit of stock.  </w:t>
      </w:r>
      <w:r w:rsidRPr="00784132">
        <w:rPr>
          <w:i/>
        </w:rPr>
        <w:sym w:font="Symbol" w:char="F066"/>
      </w:r>
      <w:r>
        <w:t xml:space="preserve"> is a constant that scales the income (ln) function and allows </w:t>
      </w:r>
      <w:r>
        <w:rPr>
          <w:i/>
        </w:rPr>
        <w:t>V</w:t>
      </w:r>
      <w:r>
        <w:t xml:space="preserve"> and </w:t>
      </w:r>
      <w:r>
        <w:rPr>
          <w:i/>
        </w:rPr>
        <w:t>I</w:t>
      </w:r>
      <w:r>
        <w:t xml:space="preserve"> to share the same unit.  The units for the variables in </w:t>
      </w:r>
      <w:r w:rsidR="00384070">
        <w:fldChar w:fldCharType="begin"/>
      </w:r>
      <w:r w:rsidR="00384070">
        <w:instrText xml:space="preserve"> REF _Ref483403584 \h </w:instrText>
      </w:r>
      <w:r w:rsidR="00384070">
        <w:fldChar w:fldCharType="separate"/>
      </w:r>
      <w:r w:rsidR="00F44A84">
        <w:t xml:space="preserve">Equation </w:t>
      </w:r>
      <w:r w:rsidR="00F44A84">
        <w:rPr>
          <w:noProof/>
        </w:rPr>
        <w:t>3</w:t>
      </w:r>
      <w:r w:rsidR="00384070">
        <w:fldChar w:fldCharType="end"/>
      </w:r>
      <w:r w:rsidR="00384070">
        <w:t xml:space="preserve"> </w:t>
      </w:r>
      <w:r>
        <w:t>are:</w:t>
      </w:r>
    </w:p>
    <w:p w14:paraId="69197AA2" w14:textId="77777777" w:rsidR="0053506C" w:rsidRDefault="0053506C" w:rsidP="0053506C">
      <w:pPr>
        <w:outlineLvl w:val="0"/>
      </w:pPr>
    </w:p>
    <w:p w14:paraId="704073EB" w14:textId="4E799688" w:rsidR="001B3677" w:rsidRDefault="001B3677" w:rsidP="001B3677">
      <w:pPr>
        <w:pStyle w:val="Caption"/>
        <w:keepNext/>
      </w:pPr>
      <w:r>
        <w:t xml:space="preserve">Equation </w:t>
      </w:r>
      <w:fldSimple w:instr=" SEQ Equation \* ARABIC ">
        <w:r w:rsidR="00F44A84">
          <w:rPr>
            <w:noProof/>
          </w:rPr>
          <w:t>4</w:t>
        </w:r>
      </w:fldSimple>
    </w:p>
    <w:p w14:paraId="1182899F" w14:textId="6C1F6471" w:rsidR="0053506C" w:rsidRDefault="0053506C" w:rsidP="001B3677">
      <w:pPr>
        <w:jc w:val="center"/>
        <w:outlineLvl w:val="0"/>
      </w:pPr>
      <w:r>
        <w:t>[$/</w:t>
      </w:r>
      <w:proofErr w:type="spellStart"/>
      <w:r>
        <w:t>yr</w:t>
      </w:r>
      <w:proofErr w:type="spellEnd"/>
      <w:r>
        <w:t>] = [$/</w:t>
      </w:r>
      <w:proofErr w:type="gramStart"/>
      <w:r>
        <w:t>kg][</w:t>
      </w:r>
      <w:proofErr w:type="gramEnd"/>
      <w:r>
        <w:t>kg/</w:t>
      </w:r>
      <w:proofErr w:type="spellStart"/>
      <w:r>
        <w:t>yr</w:t>
      </w:r>
      <w:proofErr w:type="spellEnd"/>
      <w:r>
        <w:t>][1] - [$/kg][1/</w:t>
      </w:r>
      <w:proofErr w:type="spellStart"/>
      <w:r>
        <w:t>yr</w:t>
      </w:r>
      <w:proofErr w:type="spellEnd"/>
      <w:r>
        <w:t>][kg]</w:t>
      </w:r>
    </w:p>
    <w:p w14:paraId="57E65A66" w14:textId="77777777" w:rsidR="0053506C" w:rsidRDefault="0053506C" w:rsidP="0053506C">
      <w:pPr>
        <w:outlineLvl w:val="0"/>
      </w:pPr>
    </w:p>
    <w:p w14:paraId="3B26D964" w14:textId="298A9A3F" w:rsidR="0053506C" w:rsidRDefault="0053506C" w:rsidP="0053506C">
      <w:pPr>
        <w:outlineLvl w:val="0"/>
      </w:pPr>
      <w:r>
        <w:t xml:space="preserve">where $ is in </w:t>
      </w:r>
      <w:proofErr w:type="gramStart"/>
      <w:r>
        <w:t>millions</w:t>
      </w:r>
      <w:proofErr w:type="gramEnd"/>
      <w:r>
        <w:t xml:space="preserve"> US.  The quantity ln(</w:t>
      </w:r>
      <w:r>
        <w:rPr>
          <w:i/>
        </w:rPr>
        <w:t>FS</w:t>
      </w:r>
      <w:r>
        <w:t>) is dimensionless because logarithms are transcendental functions</w:t>
      </w:r>
      <w:r>
        <w:fldChar w:fldCharType="begin" w:fldLock="1"/>
      </w:r>
      <w:r w:rsidR="00963F6D">
        <w:instrText>ADDIN CSL_CITATION { "citationItems" : [ { "id" : "ITEM-1", "itemData" : { "DOI" : "10.1021/ed1000476", "ISBN" : "9788578110796", "ISSN" : "00219584", "PMID" : "25246403", "abstract" : "The fate of dimensions of dimensioned quantities that are inserted into the argument of transcendental functions such as logarithms, exponentiation, trigonometric, and hyperbolic functions is discussed. Emphasis is placed on common misconceptions that are not often systematically examined in undergraduate courses of physical sciences. The argument of dimensional inhomogeneity of the terms of a Taylor expansion of a transcendental function presented in some nonpeer-reviewed popular Internet sites is shown to be false.", "author" : [ { "dropping-particle" : "", "family" : "Matta", "given" : "Ch\u00e9rif F.", "non-dropping-particle" : "", "parse-names" : false, "suffix" : "" }, { "dropping-particle" : "", "family" : "Massa", "given" : "Lou", "non-dropping-particle" : "", "parse-names" : false, "suffix" : "" }, { "dropping-particle" : "V.", "family" : "Gubskaya", "given" : "Anna", "non-dropping-particle" : "", "parse-names" : false, "suffix" : "" }, { "dropping-particle" : "", "family" : "Knoll", "given" : "Eva", "non-dropping-particle" : "", "parse-names" : false, "suffix" : "" } ], "container-title" : "Journal of Chemical Education", "id" : "ITEM-1", "issue" : "1", "issued" : { "date-parts" : [ [ "2011" ] ] }, "page" : "67-70", "title" : "Can one take the logarithm or the sine of a dimensioned quantity or a unit? Dimensional analysis involving transcendental functions", "type" : "article-journal", "volume" : "88" }, "uris" : [ "http://www.mendeley.com/documents/?uuid=d3994625-eae3-4a81-ab0e-39e9a5fcfa48" ] } ], "mendeley" : { "formattedCitation" : "&lt;sup&gt;48&lt;/sup&gt;", "plainTextFormattedCitation" : "48", "previouslyFormattedCitation" : "&lt;sup&gt;48&lt;/sup&gt;" }, "properties" : { "noteIndex" : 0 }, "schema" : "https://github.com/citation-style-language/schema/raw/master/csl-citation.json" }</w:instrText>
      </w:r>
      <w:r>
        <w:fldChar w:fldCharType="separate"/>
      </w:r>
      <w:r w:rsidR="00FC0B03" w:rsidRPr="00FC0B03">
        <w:rPr>
          <w:noProof/>
          <w:vertAlign w:val="superscript"/>
        </w:rPr>
        <w:t>48</w:t>
      </w:r>
      <w:r>
        <w:fldChar w:fldCharType="end"/>
      </w:r>
      <w:r>
        <w:t>.  These unit identifications will facilitate how we can insert empirical observations into</w:t>
      </w:r>
      <w:r w:rsidR="00384070">
        <w:t xml:space="preserve"> </w:t>
      </w:r>
      <w:r w:rsidR="00384070">
        <w:fldChar w:fldCharType="begin"/>
      </w:r>
      <w:r w:rsidR="00384070">
        <w:instrText xml:space="preserve"> REF _Ref483403584 \h </w:instrText>
      </w:r>
      <w:r w:rsidR="00384070">
        <w:fldChar w:fldCharType="separate"/>
      </w:r>
      <w:r w:rsidR="00F44A84">
        <w:t xml:space="preserve">Equation </w:t>
      </w:r>
      <w:r w:rsidR="00F44A84">
        <w:rPr>
          <w:noProof/>
        </w:rPr>
        <w:t>3</w:t>
      </w:r>
      <w:r w:rsidR="00384070">
        <w:fldChar w:fldCharType="end"/>
      </w:r>
      <w:r>
        <w:t xml:space="preserve"> later on.</w:t>
      </w:r>
    </w:p>
    <w:p w14:paraId="5C6E9F1A" w14:textId="31463113" w:rsidR="0053506C" w:rsidRDefault="0053506C" w:rsidP="0053506C">
      <w:pPr>
        <w:ind w:firstLine="720"/>
        <w:outlineLvl w:val="0"/>
      </w:pPr>
      <w:r>
        <w:t xml:space="preserve">Assuming that the resource is excludable within a community, the stock will converge to equilibrium </w:t>
      </w:r>
      <w:r>
        <w:rPr>
          <w:i/>
        </w:rPr>
        <w:t>S*</w:t>
      </w:r>
      <w:r>
        <w:t xml:space="preserve"> (from solving</w:t>
      </w:r>
      <w:r w:rsidR="00384070">
        <w:t xml:space="preserve"> </w:t>
      </w:r>
      <w:r w:rsidR="00384070">
        <w:fldChar w:fldCharType="begin"/>
      </w:r>
      <w:r w:rsidR="00384070">
        <w:instrText xml:space="preserve"> REF _Ref483403629 \h </w:instrText>
      </w:r>
      <w:r w:rsidR="00384070">
        <w:fldChar w:fldCharType="separate"/>
      </w:r>
      <w:r w:rsidR="00F44A84">
        <w:t xml:space="preserve">Equation </w:t>
      </w:r>
      <w:r w:rsidR="00F44A84">
        <w:rPr>
          <w:noProof/>
        </w:rPr>
        <w:t>2</w:t>
      </w:r>
      <w:r w:rsidR="00384070">
        <w:fldChar w:fldCharType="end"/>
      </w:r>
      <w:r>
        <w:t>) according to the community’s strategy – the harvest rate – before harvest rate is compelled to change by small steps.  In other words, there is a time</w:t>
      </w:r>
      <w:ins w:id="443" w:author="simon levin" w:date="2017-07-16T20:28:00Z">
        <w:r w:rsidR="00285F17">
          <w:t xml:space="preserve">-scale </w:t>
        </w:r>
      </w:ins>
      <w:r>
        <w:t xml:space="preserve">separation between fast ecological dynamics and slow strategy dynamics.  The change in strategy over time, </w:t>
      </w:r>
      <w:proofErr w:type="spellStart"/>
      <w:r>
        <w:t>d</w:t>
      </w:r>
      <w:r>
        <w:rPr>
          <w:i/>
        </w:rPr>
        <w:t>F</w:t>
      </w:r>
      <w:proofErr w:type="spellEnd"/>
      <w:r>
        <w:t>/</w:t>
      </w:r>
      <w:proofErr w:type="spellStart"/>
      <w:r>
        <w:t>d</w:t>
      </w:r>
      <w:r>
        <w:rPr>
          <w:i/>
        </w:rPr>
        <w:t>t</w:t>
      </w:r>
      <w:proofErr w:type="spellEnd"/>
      <w:r>
        <w:t>, is proportional to the change in utility (</w:t>
      </w:r>
      <w:r w:rsidR="00384070">
        <w:fldChar w:fldCharType="begin"/>
      </w:r>
      <w:r w:rsidR="00384070">
        <w:instrText xml:space="preserve"> REF _Ref483403584 \h </w:instrText>
      </w:r>
      <w:r w:rsidR="00384070">
        <w:fldChar w:fldCharType="separate"/>
      </w:r>
      <w:r w:rsidR="00F44A84">
        <w:t xml:space="preserve">Equation </w:t>
      </w:r>
      <w:r w:rsidR="00F44A84">
        <w:rPr>
          <w:noProof/>
        </w:rPr>
        <w:t>3</w:t>
      </w:r>
      <w:r w:rsidR="00384070">
        <w:fldChar w:fldCharType="end"/>
      </w:r>
      <w:r>
        <w:t xml:space="preserve">) as a function of change in strategy, </w:t>
      </w:r>
      <w:r>
        <w:sym w:font="Symbol" w:char="F0B6"/>
      </w:r>
      <w:r>
        <w:rPr>
          <w:i/>
        </w:rPr>
        <w:t>u</w:t>
      </w:r>
      <w:r>
        <w:t>/</w:t>
      </w:r>
      <w:r>
        <w:sym w:font="Symbol" w:char="F0B6"/>
      </w:r>
      <w:r>
        <w:rPr>
          <w:i/>
        </w:rPr>
        <w:t>F</w:t>
      </w:r>
      <w:r>
        <w:t>, according to standard evolutionary</w:t>
      </w:r>
      <w:r w:rsidR="00D17605">
        <w:t xml:space="preserve"> game</w:t>
      </w:r>
      <w:r>
        <w:t xml:space="preserve"> models based on the fitness (or utility) hill climbing analogy</w:t>
      </w:r>
      <w:r>
        <w:fldChar w:fldCharType="begin" w:fldLock="1"/>
      </w:r>
      <w:r w:rsidR="00963F6D">
        <w:instrText>ADDIN CSL_CITATION { "citationItems" : [ { "id" : "ITEM-1", "itemData" : { "author" : [ { "dropping-particle" : "", "family" : "Wright", "given" : "S", "non-dropping-particle" : "", "parse-names" : false, "suffix" : "" } ], "container-title" : "Proceedings of the Sixth International Congress of Genetics", "id" : "ITEM-1", "issued" : { "date-parts" : [ [ "1932" ] ] }, "page" : "356-366", "title" : "The roles of mutation, inbreeding, crossbreading and selection in evolution", "type" : "article-journal", "volume" : "1" }, "uris" : [ "http://www.mendeley.com/documents/?uuid=05a456b0-4e14-41e0-9799-d9eb8b41a1aa" ] }, { "id" : "ITEM-2", "itemData" : { "author" : [ { "dropping-particle" : "", "family" : "Metz", "given" : "JAJ A J", "non-dropping-particle" : "", "parse-names" : false, "suffix" : "" }, { "dropping-particle" : "", "family" : "Geritz", "given" : "SAH A H", "non-dropping-particle" : "", "parse-names" : false, "suffix" : "" }, { "dropping-particle" : "", "family" : "Mesz\u00e9na", "given" : "G", "non-dropping-particle" : "", "parse-names" : false, "suffix" : "" }, { "dropping-particle" : "", "family" : "Jacobs", "given" : "F.J.A. J A", "non-dropping-particle" : "", "parse-names" : false, "suffix" : "" }, { "dropping-particle" : "", "family" : "Heerwaarden", "given" : "J.S. S", "non-dropping-particle" : "van", "parse-names" : false, "suffix" : "" } ], "container-title" : "Stochastic and Spatial Structures of Dynamical Systems", "editor" : [ { "dropping-particle" : "", "family" : "Strien", "given" : "S.J.", "non-dropping-particle" : "van", "parse-names" : false, "suffix" : "" }, { "dropping-particle" : "", "family" : "Verduyn Lunel", "given" : "S.M.", "non-dropping-particle" : "", "parse-names" : false, "suffix" : "" } ], "id" : "ITEM-2", "issued" : { "date-parts" : [ [ "1996" ] ] }, "page" : "183-231", "publisher" : "North Holland", "publisher-place" : "Amsterdam", "title" : "Adaptive dynamics, a geometrical study of the consequences of nearly faithful reproduction", "type" : "chapter", "volume" : "45" }, "uris" : [ "http://www.mendeley.com/documents/?uuid=4f5be1c6-909a-4dc8-96dd-d28e5ca1fc64" ] }, { "id" : "ITEM-3", "itemData" : { "ISSN" : "0303-6812", "PMID" : "8691086", "abstract" : "In this paper we develop a dynamical theory of coevolution in ecological communities. The derivation explicitly accounts for the stochastic components of evolutionary change and is based on ecological processes at the level of the individual. We show that the coevolutionary dynamic can be envisaged as a directed random walk in the community's trait space. A quantitative description of this stochastic process in terms of a master equation is derived. By determining the first jump moment of this process we abstract the dynamic of the mean evolutionary path. To first order the resulting equation coincides with a dynamic that has frequently been assumed in evolutionary game theory. Apart from recovering this canonical equation we systematically establish the underlying assumptions. We provide higher order corrections and show that these can give rise to new, unexpected evolutionary effects including shifting evolutionary isoclines and evolutionary slowing down of mean paths as they approach evolutionary equilibria. Extensions of the derivation to more general ecological settings are discussed. In particular we allow for multi-trait coevolution and analyze coevolution under nonequilibrium population dynamics.", "author" : [ { "dropping-particle" : "", "family" : "Dieckmann", "given" : "U", "non-dropping-particle" : "", "parse-names" : false, "suffix" : "" }, { "dropping-particle" : "", "family" : "Law", "given" : "R", "non-dropping-particle" : "", "parse-names" : false, "suffix" : "" } ], "container-title" : "Journal of mathematical biology", "id" : "ITEM-3", "issue" : "5-6", "issued" : { "date-parts" : [ [ "1996", "1" ] ] }, "page" : "579-612", "title" : "The dynamical theory of coevolution: a derivation from stochastic ecological processes.", "type" : "article-journal", "volume" : "34" }, "uris" : [ "http://www.mendeley.com/documents/?uuid=6e78fd7b-b61b-476f-9f8d-e58c5b49fcd5" ] }, { "id" : "ITEM-4", "itemData" : { "author" : [ { "dropping-particle" : "", "family" : "Rice", "given" : "Sean H", "non-dropping-particle" : "", "parse-names" : false, "suffix" : "" } ], "id" : "ITEM-4", "issued" : { "date-parts" : [ [ "2004" ] ] }, "publisher" : "Sinauer", "publisher-place" : "Sunderland, MA", "title" : "Evolutionary Theory", "type" : "book" }, "uris" : [ "http://www.mendeley.com/documents/?uuid=121a8615-937e-46fa-874a-5ab72332f3f5" ] } ], "mendeley" : { "formattedCitation" : "&lt;sup&gt;49\u201352&lt;/sup&gt;", "plainTextFormattedCitation" : "49\u201352", "previouslyFormattedCitation" : "&lt;sup&gt;49\u201352&lt;/sup&gt;" }, "properties" : { "noteIndex" : 0 }, "schema" : "https://github.com/citation-style-language/schema/raw/master/csl-citation.json" }</w:instrText>
      </w:r>
      <w:r>
        <w:fldChar w:fldCharType="separate"/>
      </w:r>
      <w:r w:rsidR="00FC0B03" w:rsidRPr="00FC0B03">
        <w:rPr>
          <w:noProof/>
          <w:vertAlign w:val="superscript"/>
        </w:rPr>
        <w:t>49–52</w:t>
      </w:r>
      <w:r>
        <w:fldChar w:fldCharType="end"/>
      </w:r>
      <w:r>
        <w:t>.</w:t>
      </w:r>
    </w:p>
    <w:p w14:paraId="2C489F69" w14:textId="75105948" w:rsidR="001B3677" w:rsidRDefault="001B3677" w:rsidP="0053506C">
      <w:pPr>
        <w:outlineLvl w:val="0"/>
      </w:pPr>
    </w:p>
    <w:p w14:paraId="79184F77" w14:textId="3584B805" w:rsidR="001B3677" w:rsidRDefault="001B3677" w:rsidP="001B3677">
      <w:pPr>
        <w:pStyle w:val="Caption"/>
        <w:keepNext/>
      </w:pPr>
      <w:bookmarkStart w:id="444" w:name="_Ref483403662"/>
      <w:r>
        <w:t xml:space="preserve">Equation </w:t>
      </w:r>
      <w:fldSimple w:instr=" SEQ Equation \* ARABIC ">
        <w:r w:rsidR="00F44A84">
          <w:rPr>
            <w:noProof/>
          </w:rPr>
          <w:t>5</w:t>
        </w:r>
      </w:fldSimple>
      <w:bookmarkEnd w:id="444"/>
    </w:p>
    <w:p w14:paraId="4EE4183D" w14:textId="1A222DED" w:rsidR="0053506C" w:rsidRPr="008677E3" w:rsidRDefault="00B7505F" w:rsidP="0053506C">
      <w:pPr>
        <w:outlineLvl w:val="0"/>
        <w:rPr>
          <w:rFonts w:eastAsiaTheme="minorEastAsia"/>
        </w:rPr>
      </w:pPr>
      <m:oMathPara>
        <m:oMath>
          <m:f>
            <m:fPr>
              <m:ctrlPr>
                <w:rPr>
                  <w:rFonts w:ascii="Cambria Math" w:eastAsiaTheme="minorEastAsia" w:hAnsi="Cambria Math"/>
                  <w:i/>
                  <w:noProof/>
                </w:rPr>
              </m:ctrlPr>
            </m:fPr>
            <m:num>
              <m:r>
                <w:rPr>
                  <w:rFonts w:ascii="Cambria Math" w:hAnsi="Cambria Math"/>
                  <w:noProof/>
                </w:rPr>
                <m:t>∂u</m:t>
              </m:r>
            </m:num>
            <m:den>
              <m:r>
                <w:rPr>
                  <w:rFonts w:ascii="Cambria Math" w:hAnsi="Cambria Math"/>
                  <w:noProof/>
                </w:rPr>
                <m:t>∂F</m:t>
              </m:r>
            </m:den>
          </m:f>
          <m:r>
            <w:rPr>
              <w:rFonts w:ascii="Cambria Math" w:hAnsi="Cambria Math"/>
            </w:rPr>
            <m:t>=</m:t>
          </m:r>
          <m:f>
            <m:fPr>
              <m:ctrlPr>
                <w:rPr>
                  <w:rFonts w:ascii="Cambria Math" w:eastAsiaTheme="minorEastAsia" w:hAnsi="Cambria Math"/>
                  <w:i/>
                  <w:noProof/>
                </w:rPr>
              </m:ctrlPr>
            </m:fPr>
            <m:num>
              <m:r>
                <w:rPr>
                  <w:rFonts w:ascii="Cambria Math" w:hAnsi="Cambria Math"/>
                  <w:noProof/>
                </w:rPr>
                <m:t>∂</m:t>
              </m:r>
            </m:num>
            <m:den>
              <m:r>
                <w:rPr>
                  <w:rFonts w:ascii="Cambria Math" w:hAnsi="Cambria Math"/>
                  <w:noProof/>
                </w:rPr>
                <m:t>∂F</m:t>
              </m:r>
            </m:den>
          </m:f>
          <m:d>
            <m:dPr>
              <m:ctrlPr>
                <w:rPr>
                  <w:rFonts w:ascii="Cambria Math" w:eastAsiaTheme="minorEastAsia" w:hAnsi="Cambria Math"/>
                  <w:i/>
                  <w:noProof/>
                </w:rPr>
              </m:ctrlPr>
            </m:dPr>
            <m:e>
              <m:r>
                <w:rPr>
                  <w:rFonts w:ascii="Cambria Math" w:eastAsiaTheme="minorEastAsia" w:hAnsi="Cambria Math"/>
                  <w:noProof/>
                </w:rPr>
                <m:t>Vϕln</m:t>
              </m:r>
              <m:d>
                <m:dPr>
                  <m:ctrlPr>
                    <w:rPr>
                      <w:rFonts w:ascii="Cambria Math" w:eastAsiaTheme="minorEastAsia" w:hAnsi="Cambria Math"/>
                      <w:i/>
                      <w:noProof/>
                    </w:rPr>
                  </m:ctrlPr>
                </m:dPr>
                <m:e>
                  <m:r>
                    <w:rPr>
                      <w:rFonts w:ascii="Cambria Math" w:eastAsiaTheme="minorEastAsia" w:hAnsi="Cambria Math"/>
                      <w:noProof/>
                    </w:rPr>
                    <m:t>F</m:t>
                  </m:r>
                  <m:sSup>
                    <m:sSupPr>
                      <m:ctrlPr>
                        <w:rPr>
                          <w:rFonts w:ascii="Cambria Math" w:eastAsiaTheme="minorEastAsia" w:hAnsi="Cambria Math"/>
                          <w:i/>
                          <w:noProof/>
                        </w:rPr>
                      </m:ctrlPr>
                    </m:sSupPr>
                    <m:e>
                      <m:r>
                        <w:rPr>
                          <w:rFonts w:ascii="Cambria Math" w:eastAsiaTheme="minorEastAsia" w:hAnsi="Cambria Math"/>
                          <w:noProof/>
                        </w:rPr>
                        <m:t>S</m:t>
                      </m:r>
                    </m:e>
                    <m:sup>
                      <m:r>
                        <w:rPr>
                          <w:rFonts w:ascii="Cambria Math" w:eastAsiaTheme="minorEastAsia" w:hAnsi="Cambria Math"/>
                          <w:noProof/>
                        </w:rPr>
                        <m:t>*</m:t>
                      </m:r>
                    </m:sup>
                  </m:sSup>
                </m:e>
              </m:d>
              <m:r>
                <w:rPr>
                  <w:rFonts w:ascii="Cambria Math" w:eastAsiaTheme="minorEastAsia" w:hAnsi="Cambria Math"/>
                  <w:noProof/>
                </w:rPr>
                <m:t>-IF</m:t>
              </m:r>
              <m:sSup>
                <m:sSupPr>
                  <m:ctrlPr>
                    <w:rPr>
                      <w:rFonts w:ascii="Cambria Math" w:eastAsiaTheme="minorEastAsia" w:hAnsi="Cambria Math"/>
                      <w:i/>
                      <w:noProof/>
                    </w:rPr>
                  </m:ctrlPr>
                </m:sSupPr>
                <m:e>
                  <m:r>
                    <w:rPr>
                      <w:rFonts w:ascii="Cambria Math" w:eastAsiaTheme="minorEastAsia" w:hAnsi="Cambria Math"/>
                      <w:noProof/>
                    </w:rPr>
                    <m:t>S</m:t>
                  </m:r>
                </m:e>
                <m:sup>
                  <m:r>
                    <w:rPr>
                      <w:rFonts w:ascii="Cambria Math" w:eastAsiaTheme="minorEastAsia" w:hAnsi="Cambria Math"/>
                      <w:noProof/>
                    </w:rPr>
                    <m:t>*</m:t>
                  </m:r>
                </m:sup>
              </m:sSup>
            </m:e>
          </m:d>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r-2F</m:t>
              </m:r>
            </m:num>
            <m:den>
              <m:r>
                <w:rPr>
                  <w:rFonts w:ascii="Cambria Math" w:eastAsiaTheme="minorEastAsia" w:hAnsi="Cambria Math"/>
                  <w:noProof/>
                </w:rPr>
                <m:t>a</m:t>
              </m:r>
            </m:den>
          </m:f>
          <m:d>
            <m:dPr>
              <m:ctrlPr>
                <w:rPr>
                  <w:rFonts w:ascii="Cambria Math" w:eastAsiaTheme="minorEastAsia" w:hAnsi="Cambria Math"/>
                  <w:i/>
                  <w:noProof/>
                </w:rPr>
              </m:ctrlPr>
            </m:dPr>
            <m:e>
              <m:f>
                <m:fPr>
                  <m:ctrlPr>
                    <w:rPr>
                      <w:rFonts w:ascii="Cambria Math" w:eastAsiaTheme="minorEastAsia" w:hAnsi="Cambria Math"/>
                      <w:i/>
                      <w:noProof/>
                    </w:rPr>
                  </m:ctrlPr>
                </m:fPr>
                <m:num>
                  <m:r>
                    <w:rPr>
                      <w:rFonts w:ascii="Cambria Math" w:eastAsiaTheme="minorEastAsia" w:hAnsi="Cambria Math"/>
                      <w:noProof/>
                    </w:rPr>
                    <m:t>Vϕa</m:t>
                  </m:r>
                </m:num>
                <m:den>
                  <m:r>
                    <w:rPr>
                      <w:rFonts w:ascii="Cambria Math" w:eastAsiaTheme="minorEastAsia" w:hAnsi="Cambria Math"/>
                      <w:noProof/>
                    </w:rPr>
                    <m:t>F</m:t>
                  </m:r>
                  <m:d>
                    <m:dPr>
                      <m:ctrlPr>
                        <w:rPr>
                          <w:rFonts w:ascii="Cambria Math" w:eastAsiaTheme="minorEastAsia" w:hAnsi="Cambria Math"/>
                          <w:i/>
                          <w:noProof/>
                        </w:rPr>
                      </m:ctrlPr>
                    </m:dPr>
                    <m:e>
                      <m:r>
                        <w:rPr>
                          <w:rFonts w:ascii="Cambria Math" w:eastAsiaTheme="minorEastAsia" w:hAnsi="Cambria Math"/>
                          <w:noProof/>
                        </w:rPr>
                        <m:t>r-F</m:t>
                      </m:r>
                    </m:e>
                  </m:d>
                </m:den>
              </m:f>
              <m:r>
                <w:rPr>
                  <w:rFonts w:ascii="Cambria Math" w:eastAsiaTheme="minorEastAsia" w:hAnsi="Cambria Math"/>
                  <w:noProof/>
                </w:rPr>
                <m:t>-I</m:t>
              </m:r>
            </m:e>
          </m:d>
        </m:oMath>
      </m:oMathPara>
    </w:p>
    <w:p w14:paraId="1F82BACC" w14:textId="77777777" w:rsidR="0053506C" w:rsidRPr="00022B89" w:rsidRDefault="0053506C" w:rsidP="0053506C">
      <w:pPr>
        <w:outlineLvl w:val="0"/>
      </w:pPr>
    </w:p>
    <w:p w14:paraId="3C422566" w14:textId="64D7C558" w:rsidR="001B3677" w:rsidRDefault="0053506C" w:rsidP="0053506C">
      <w:pPr>
        <w:outlineLvl w:val="0"/>
      </w:pPr>
      <w:r>
        <w:lastRenderedPageBreak/>
        <w:tab/>
        <w:t>The equilibria of</w:t>
      </w:r>
      <w:r w:rsidR="00384070">
        <w:t xml:space="preserve"> </w:t>
      </w:r>
      <w:r w:rsidR="00384070">
        <w:fldChar w:fldCharType="begin"/>
      </w:r>
      <w:r w:rsidR="00384070">
        <w:instrText xml:space="preserve"> REF _Ref483403662 \h </w:instrText>
      </w:r>
      <w:r w:rsidR="00384070">
        <w:fldChar w:fldCharType="separate"/>
      </w:r>
      <w:r w:rsidR="00F44A84">
        <w:t xml:space="preserve">Equation </w:t>
      </w:r>
      <w:r w:rsidR="00F44A84">
        <w:rPr>
          <w:noProof/>
        </w:rPr>
        <w:t>5</w:t>
      </w:r>
      <w:r w:rsidR="00384070">
        <w:fldChar w:fldCharType="end"/>
      </w:r>
      <w:r>
        <w:t xml:space="preserve"> are either evolutionarily stable or unstable harvesting strategies:</w:t>
      </w:r>
      <w:r>
        <w:rPr>
          <w:rFonts w:eastAsiaTheme="minorEastAsia"/>
        </w:rPr>
        <w:br/>
      </w:r>
    </w:p>
    <w:p w14:paraId="50A1928B" w14:textId="44BAB016" w:rsidR="001B3677" w:rsidRDefault="001B3677" w:rsidP="001B3677">
      <w:pPr>
        <w:pStyle w:val="Caption"/>
        <w:keepNext/>
      </w:pPr>
      <w:bookmarkStart w:id="445" w:name="_Ref483403675"/>
      <w:r>
        <w:t xml:space="preserve">Equation </w:t>
      </w:r>
      <w:fldSimple w:instr=" SEQ Equation \* ARABIC ">
        <w:r w:rsidR="00F44A84">
          <w:rPr>
            <w:noProof/>
          </w:rPr>
          <w:t>6</w:t>
        </w:r>
      </w:fldSimple>
      <w:bookmarkEnd w:id="445"/>
    </w:p>
    <w:p w14:paraId="66FED6A6" w14:textId="6CA976DE" w:rsidR="0053506C" w:rsidRDefault="00B7505F" w:rsidP="0053506C">
      <w:pPr>
        <w:outlineLvl w:val="0"/>
        <w:rPr>
          <w:rFonts w:eastAsiaTheme="minorEastAsia"/>
        </w:rPr>
      </w:pPr>
      <m:oMathPara>
        <m:oMath>
          <m:sSup>
            <m:sSupPr>
              <m:ctrlPr>
                <w:rPr>
                  <w:rFonts w:ascii="Cambria Math" w:eastAsiaTheme="minorEastAsia" w:hAnsi="Cambria Math"/>
                  <w:i/>
                  <w:noProof/>
                </w:rPr>
              </m:ctrlPr>
            </m:sSupPr>
            <m:e>
              <m:r>
                <w:rPr>
                  <w:rFonts w:ascii="Cambria Math" w:eastAsiaTheme="minorEastAsia" w:hAnsi="Cambria Math"/>
                  <w:noProof/>
                </w:rPr>
                <m:t>F</m:t>
              </m:r>
            </m:e>
            <m:sup>
              <m:r>
                <w:rPr>
                  <w:rFonts w:ascii="Cambria Math" w:eastAsiaTheme="minorEastAsia" w:hAnsi="Cambria Math"/>
                  <w:noProof/>
                </w:rPr>
                <m:t>*</m:t>
              </m:r>
            </m:sup>
          </m:sSup>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r</m:t>
              </m:r>
            </m:num>
            <m:den>
              <m:r>
                <w:rPr>
                  <w:rFonts w:ascii="Cambria Math" w:eastAsiaTheme="minorEastAsia" w:hAnsi="Cambria Math"/>
                  <w:noProof/>
                </w:rPr>
                <m:t>2</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r±</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-4aϕV/I</m:t>
                  </m:r>
                </m:e>
              </m:rad>
            </m:e>
          </m:d>
        </m:oMath>
      </m:oMathPara>
    </w:p>
    <w:p w14:paraId="597D9C42" w14:textId="77777777" w:rsidR="0053506C" w:rsidRPr="008677E3" w:rsidRDefault="0053506C" w:rsidP="0053506C">
      <w:pPr>
        <w:outlineLvl w:val="0"/>
      </w:pPr>
    </w:p>
    <w:p w14:paraId="13AB7E0F" w14:textId="3399D485" w:rsidR="0053506C" w:rsidRDefault="0053506C" w:rsidP="0053506C">
      <w:r>
        <w:t xml:space="preserve">The first solution is stable for 0 </w:t>
      </w:r>
      <w:r>
        <w:sym w:font="Symbol" w:char="F0A3"/>
      </w:r>
      <w:r>
        <w:t xml:space="preserve"> </w:t>
      </w:r>
      <w:r>
        <w:rPr>
          <w:i/>
        </w:rPr>
        <w:t>I/V</w:t>
      </w:r>
      <w:r>
        <w:t xml:space="preserve"> </w:t>
      </w:r>
      <w:r>
        <w:sym w:font="Symbol" w:char="F0A3"/>
      </w:r>
      <w:r>
        <w:t xml:space="preserve"> 4</w:t>
      </w:r>
      <w:r w:rsidRPr="00F23ED6">
        <w:rPr>
          <w:i/>
        </w:rPr>
        <w:t>a</w:t>
      </w:r>
      <w:r w:rsidRPr="00784132">
        <w:rPr>
          <w:i/>
        </w:rPr>
        <w:sym w:font="Symbol" w:char="F066"/>
      </w:r>
      <w:r>
        <w:t>/</w:t>
      </w:r>
      <w:r w:rsidRPr="00F23ED6">
        <w:rPr>
          <w:i/>
        </w:rPr>
        <w:t>r</w:t>
      </w:r>
      <w:r>
        <w:rPr>
          <w:vertAlign w:val="superscript"/>
        </w:rPr>
        <w:t>2</w:t>
      </w:r>
      <w:r>
        <w:t xml:space="preserve"> since </w:t>
      </w:r>
      <w:r>
        <w:sym w:font="Symbol" w:char="F0B6"/>
      </w:r>
      <w:r>
        <w:rPr>
          <w:vertAlign w:val="superscript"/>
        </w:rPr>
        <w:t>2</w:t>
      </w:r>
      <w:r>
        <w:rPr>
          <w:i/>
        </w:rPr>
        <w:t>u</w:t>
      </w:r>
      <w:r>
        <w:t>/</w:t>
      </w:r>
      <w:r>
        <w:sym w:font="Symbol" w:char="F0B6"/>
      </w:r>
      <w:r>
        <w:rPr>
          <w:i/>
        </w:rPr>
        <w:t>F</w:t>
      </w:r>
      <w:r>
        <w:rPr>
          <w:i/>
          <w:vertAlign w:val="superscript"/>
        </w:rPr>
        <w:t>2</w:t>
      </w:r>
      <w:r>
        <w:t xml:space="preserve">&lt;0; for greater </w:t>
      </w:r>
      <w:r>
        <w:rPr>
          <w:i/>
        </w:rPr>
        <w:t>I</w:t>
      </w:r>
      <w:r>
        <w:t>, a pitchfork bifurcation occurs, where the second and third solutions are stable, while the first solution is unstable (</w:t>
      </w:r>
      <w:r w:rsidR="009428B0">
        <w:t>Supplementary</w:t>
      </w:r>
      <w:r>
        <w:t>).  The bifurcation point is thus 4</w:t>
      </w:r>
      <w:r w:rsidRPr="00F23ED6">
        <w:rPr>
          <w:i/>
        </w:rPr>
        <w:t>a</w:t>
      </w:r>
      <w:r w:rsidRPr="00784132">
        <w:rPr>
          <w:i/>
        </w:rPr>
        <w:sym w:font="Symbol" w:char="F066"/>
      </w:r>
      <w:r>
        <w:t>/</w:t>
      </w:r>
      <w:r w:rsidRPr="00F23ED6">
        <w:rPr>
          <w:i/>
        </w:rPr>
        <w:t>r</w:t>
      </w:r>
      <w:r>
        <w:rPr>
          <w:vertAlign w:val="superscript"/>
        </w:rPr>
        <w:t>2</w:t>
      </w:r>
      <w:r>
        <w:t xml:space="preserve">, which is equivalent to </w:t>
      </w:r>
      <w:r w:rsidRPr="00784132">
        <w:rPr>
          <w:i/>
        </w:rPr>
        <w:sym w:font="Symbol" w:char="F066"/>
      </w:r>
      <w:r>
        <w:t xml:space="preserve">/MSY.  As MSY of the stock increases, the bifurcation point along the </w:t>
      </w:r>
      <w:r>
        <w:rPr>
          <w:i/>
        </w:rPr>
        <w:t>I</w:t>
      </w:r>
      <w:r>
        <w:t>/</w:t>
      </w:r>
      <w:r>
        <w:rPr>
          <w:i/>
        </w:rPr>
        <w:t>V</w:t>
      </w:r>
      <w:r>
        <w:t xml:space="preserve"> axis shifts to the left (to a smaller cost/benefit ratio).  That is, the region of </w:t>
      </w:r>
      <w:r>
        <w:rPr>
          <w:i/>
        </w:rPr>
        <w:t>I</w:t>
      </w:r>
      <w:r>
        <w:t>/</w:t>
      </w:r>
      <w:r>
        <w:rPr>
          <w:i/>
        </w:rPr>
        <w:t>V</w:t>
      </w:r>
      <w:r>
        <w:t xml:space="preserve"> where harvesting at MSY rate is stable shrinks as MSY increases.  As </w:t>
      </w:r>
      <w:r>
        <w:rPr>
          <w:i/>
        </w:rPr>
        <w:t>I/V</w:t>
      </w:r>
      <w:r>
        <w:t xml:space="preserve"> approaches infinity, the stable solutions asymptotically approach </w:t>
      </w:r>
      <w:r>
        <w:rPr>
          <w:i/>
        </w:rPr>
        <w:t>r</w:t>
      </w:r>
      <w:r>
        <w:t xml:space="preserve"> and 0.  A more enlightening formulation of the solutions in </w:t>
      </w:r>
      <w:r w:rsidR="00384070">
        <w:fldChar w:fldCharType="begin"/>
      </w:r>
      <w:r w:rsidR="00384070">
        <w:instrText xml:space="preserve"> REF _Ref483403675 \h </w:instrText>
      </w:r>
      <w:r w:rsidR="00384070">
        <w:fldChar w:fldCharType="separate"/>
      </w:r>
      <w:r w:rsidR="00F44A84">
        <w:t xml:space="preserve">Equation </w:t>
      </w:r>
      <w:r w:rsidR="00F44A84">
        <w:rPr>
          <w:noProof/>
        </w:rPr>
        <w:t>6</w:t>
      </w:r>
      <w:r w:rsidR="00384070">
        <w:fldChar w:fldCharType="end"/>
      </w:r>
      <w:r w:rsidR="00384070">
        <w:t xml:space="preserve"> </w:t>
      </w:r>
      <w:r>
        <w:t>are the logarithms of relative harvest rates</w:t>
      </w:r>
      <w:r w:rsidRPr="00C675D1">
        <w:t xml:space="preserve"> </w:t>
      </w:r>
      <w:r>
        <w:t>log</w:t>
      </w:r>
      <w:r>
        <w:rPr>
          <w:vertAlign w:val="subscript"/>
        </w:rPr>
        <w:t>2</w:t>
      </w:r>
      <w:r>
        <w:t>(</w:t>
      </w:r>
      <w:r>
        <w:rPr>
          <w:i/>
        </w:rPr>
        <w:t>F</w:t>
      </w:r>
      <w:r>
        <w:rPr>
          <w:i/>
          <w:vertAlign w:val="superscript"/>
        </w:rPr>
        <w:t>*</w:t>
      </w:r>
      <w:r>
        <w:rPr>
          <w:i/>
        </w:rPr>
        <w:t>/F</w:t>
      </w:r>
      <w:r>
        <w:rPr>
          <w:i/>
          <w:vertAlign w:val="subscript"/>
        </w:rPr>
        <w:t>MSY</w:t>
      </w:r>
      <w:r>
        <w:t>):</w:t>
      </w:r>
    </w:p>
    <w:p w14:paraId="350FC7C3" w14:textId="77777777" w:rsidR="0053506C" w:rsidRDefault="0053506C" w:rsidP="0053506C"/>
    <w:p w14:paraId="1D0465F9" w14:textId="30C66202" w:rsidR="001B3677" w:rsidRDefault="001B3677" w:rsidP="001B3677">
      <w:pPr>
        <w:pStyle w:val="Caption"/>
        <w:keepNext/>
      </w:pPr>
      <w:bookmarkStart w:id="446" w:name="_Ref483403696"/>
      <w:r>
        <w:t xml:space="preserve">Equation </w:t>
      </w:r>
      <w:fldSimple w:instr=" SEQ Equation \* ARABIC ">
        <w:r w:rsidR="00F44A84">
          <w:rPr>
            <w:noProof/>
          </w:rPr>
          <w:t>7</w:t>
        </w:r>
      </w:fldSimple>
      <w:bookmarkEnd w:id="446"/>
    </w:p>
    <w:p w14:paraId="396F542A" w14:textId="7C042320" w:rsidR="0053506C" w:rsidRDefault="00B7505F" w:rsidP="0053506C">
      <m:oMathPara>
        <m:oMath>
          <m:acc>
            <m:accPr>
              <m:ctrlPr>
                <w:rPr>
                  <w:rFonts w:ascii="Cambria Math" w:hAnsi="Cambria Math"/>
                  <w:i/>
                </w:rPr>
              </m:ctrlPr>
            </m:accPr>
            <m:e>
              <m:sSup>
                <m:sSupPr>
                  <m:ctrlPr>
                    <w:rPr>
                      <w:rFonts w:ascii="Cambria Math" w:hAnsi="Cambria Math"/>
                      <w:i/>
                    </w:rPr>
                  </m:ctrlPr>
                </m:sSupPr>
                <m:e>
                  <m:r>
                    <w:rPr>
                      <w:rFonts w:ascii="Cambria Math" w:hAnsi="Cambria Math"/>
                    </w:rPr>
                    <m:t>F</m:t>
                  </m:r>
                </m:e>
                <m:sup>
                  <m:r>
                    <w:rPr>
                      <w:rFonts w:ascii="Cambria Math" w:hAnsi="Cambria Math"/>
                    </w:rPr>
                    <m:t>*</m:t>
                  </m:r>
                </m:sup>
              </m:sSup>
            </m:e>
          </m:acc>
          <m:r>
            <w:rPr>
              <w:rFonts w:ascii="Cambria Math" w:hAnsi="Cambria Math"/>
            </w:rPr>
            <m:t>=0,</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ϕ</m:t>
                      </m:r>
                    </m:num>
                    <m:den>
                      <m:r>
                        <w:rPr>
                          <w:rFonts w:ascii="Cambria Math" w:hAnsi="Cambria Math"/>
                        </w:rPr>
                        <m:t>MSY I/V</m:t>
                      </m:r>
                    </m:den>
                  </m:f>
                </m:e>
              </m:rad>
            </m:e>
          </m:d>
        </m:oMath>
      </m:oMathPara>
    </w:p>
    <w:p w14:paraId="7EFC9E4E" w14:textId="3EC60A1E" w:rsidR="0053506C" w:rsidRDefault="0053506C" w:rsidP="0053506C">
      <w:pPr>
        <w:outlineLvl w:val="0"/>
      </w:pPr>
      <w:r>
        <w:tab/>
        <w:t>Using standard economic optimization methods on the managed harvest of renewable resources</w:t>
      </w:r>
      <w:r w:rsidR="00380988">
        <w:fldChar w:fldCharType="begin" w:fldLock="1"/>
      </w:r>
      <w:r w:rsidR="00963F6D">
        <w:instrText>ADDIN CSL_CITATION { "citationItems" : [ { "id" : "ITEM-1", "itemData" : { "author" : [ { "dropping-particle" : "", "family" : "Smith", "given" : "Vernon L.", "non-dropping-particle" : "", "parse-names" : false, "suffix" : "" } ], "container-title" : "The American Economic Review", "id" : "ITEM-1", "issue" : "3", "issued" : { "date-parts" : [ [ "1968" ] ] }, "page" : "409-431", "title" : "Economics of production from natural resources", "type" : "article-journal", "volume" : "58" }, "uris" : [ "http://www.mendeley.com/documents/?uuid=6d550906-210c-4390-85a5-ea4eec4602b7" ] }, { "id" : "ITEM-2", "itemData" : { "author" : [ { "dropping-particle" : "", "family" : "Dasgupta", "given" : "Partha", "non-dropping-particle" : "", "parse-names" : false, "suffix" : "" }, { "dropping-particle" : "", "family" : "Mitra", "given" : "Tapan", "non-dropping-particle" : "", "parse-names" : false, "suffix" : "" }, { "dropping-particle" : "", "family" : "Sorger", "given" : "Gerhard", "non-dropping-particle" : "", "parse-names" : false, "suffix" : "" } ], "container-title" : "Vienna Economics Papers, University of Vienna, Department of Economics", "id" : "ITEM-2", "issued" : { "date-parts" : [ [ "2016" ] ] }, "title" : "Harvesting the Commons", "type" : "article-journal" }, "uris" : [ "http://www.mendeley.com/documents/?uuid=7ceae6f4-0c91-4761-86bb-bdc000aee3cf" ] } ], "mendeley" : { "formattedCitation" : "&lt;sup&gt;34,53&lt;/sup&gt;", "plainTextFormattedCitation" : "34,53", "previouslyFormattedCitation" : "&lt;sup&gt;34,53&lt;/sup&gt;" }, "properties" : { "noteIndex" : 0 }, "schema" : "https://github.com/citation-style-language/schema/raw/master/csl-citation.json" }</w:instrText>
      </w:r>
      <w:r w:rsidR="00380988">
        <w:fldChar w:fldCharType="separate"/>
      </w:r>
      <w:r w:rsidR="00FC0B03" w:rsidRPr="00FC0B03">
        <w:rPr>
          <w:noProof/>
          <w:vertAlign w:val="superscript"/>
        </w:rPr>
        <w:t>34,53</w:t>
      </w:r>
      <w:r w:rsidR="00380988">
        <w:fldChar w:fldCharType="end"/>
      </w:r>
      <w:r>
        <w:t xml:space="preserve">, we obtain the same equilibria as in </w:t>
      </w:r>
      <w:r w:rsidR="00327445">
        <w:fldChar w:fldCharType="begin"/>
      </w:r>
      <w:r w:rsidR="00327445">
        <w:instrText xml:space="preserve"> REF _Ref483403675 \h </w:instrText>
      </w:r>
      <w:r w:rsidR="00327445">
        <w:fldChar w:fldCharType="separate"/>
      </w:r>
      <w:r w:rsidR="00F44A84">
        <w:t xml:space="preserve">Equation </w:t>
      </w:r>
      <w:r w:rsidR="00F44A84">
        <w:rPr>
          <w:noProof/>
        </w:rPr>
        <w:t>6</w:t>
      </w:r>
      <w:r w:rsidR="00327445">
        <w:fldChar w:fldCharType="end"/>
      </w:r>
      <w:r w:rsidR="00327445">
        <w:t xml:space="preserve"> and </w:t>
      </w:r>
      <w:r w:rsidR="00327445">
        <w:fldChar w:fldCharType="begin"/>
      </w:r>
      <w:r w:rsidR="00327445">
        <w:instrText xml:space="preserve"> REF _Ref483403696 \h </w:instrText>
      </w:r>
      <w:r w:rsidR="00327445">
        <w:fldChar w:fldCharType="separate"/>
      </w:r>
      <w:r w:rsidR="00F44A84">
        <w:t xml:space="preserve">Equation </w:t>
      </w:r>
      <w:r w:rsidR="00F44A84">
        <w:rPr>
          <w:noProof/>
        </w:rPr>
        <w:t>7</w:t>
      </w:r>
      <w:r w:rsidR="00327445">
        <w:fldChar w:fldCharType="end"/>
      </w:r>
      <w:r>
        <w:t xml:space="preserve"> (see Supplementary Information).</w:t>
      </w:r>
    </w:p>
    <w:p w14:paraId="3C520861" w14:textId="0F3277FA" w:rsidR="0053506C" w:rsidRDefault="00A90D8D" w:rsidP="00CB31C6">
      <w:pPr>
        <w:outlineLvl w:val="0"/>
      </w:pPr>
      <w:r>
        <w:tab/>
      </w:r>
    </w:p>
    <w:p w14:paraId="31B99938" w14:textId="77777777" w:rsidR="006815DD" w:rsidRPr="00495B00" w:rsidRDefault="006815DD" w:rsidP="0053506C">
      <w:pPr>
        <w:outlineLvl w:val="0"/>
      </w:pPr>
    </w:p>
    <w:p w14:paraId="32183666" w14:textId="77777777" w:rsidR="0053506C" w:rsidRDefault="0053506C" w:rsidP="0053506C">
      <w:pPr>
        <w:outlineLvl w:val="0"/>
        <w:rPr>
          <w:b/>
          <w:i/>
        </w:rPr>
      </w:pPr>
      <w:r>
        <w:rPr>
          <w:b/>
          <w:i/>
        </w:rPr>
        <w:t>Analysis</w:t>
      </w:r>
    </w:p>
    <w:p w14:paraId="65EBB3A1" w14:textId="77777777" w:rsidR="0053506C" w:rsidRDefault="0053506C" w:rsidP="0053506C">
      <w:pPr>
        <w:outlineLvl w:val="0"/>
        <w:rPr>
          <w:b/>
          <w:i/>
        </w:rPr>
      </w:pPr>
    </w:p>
    <w:p w14:paraId="61B28CDA" w14:textId="77777777" w:rsidR="00D94E0F" w:rsidRDefault="00D94E0F" w:rsidP="00D94E0F">
      <w:pPr>
        <w:keepNext/>
        <w:jc w:val="center"/>
        <w:outlineLvl w:val="0"/>
      </w:pPr>
      <w:r>
        <w:rPr>
          <w:noProof/>
        </w:rPr>
        <w:drawing>
          <wp:inline distT="0" distB="0" distL="0" distR="0" wp14:anchorId="387F5552" wp14:editId="07F8F233">
            <wp:extent cx="5939155" cy="2038350"/>
            <wp:effectExtent l="0" t="0" r="4445" b="0"/>
            <wp:docPr id="9" name="Picture 9" descr="RAManalysis%20data%20distribu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Manalysis%20data%20distribution.pd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155" cy="2038350"/>
                    </a:xfrm>
                    <a:prstGeom prst="rect">
                      <a:avLst/>
                    </a:prstGeom>
                    <a:noFill/>
                    <a:ln>
                      <a:noFill/>
                    </a:ln>
                  </pic:spPr>
                </pic:pic>
              </a:graphicData>
            </a:graphic>
          </wp:inline>
        </w:drawing>
      </w:r>
    </w:p>
    <w:p w14:paraId="19D26BD4" w14:textId="77777777" w:rsidR="00D94E0F" w:rsidRPr="004533DC" w:rsidRDefault="00D94E0F" w:rsidP="00D94E0F">
      <w:pPr>
        <w:pStyle w:val="Caption"/>
      </w:pPr>
      <w:bookmarkStart w:id="447" w:name="_Ref487103166"/>
      <w:r>
        <w:t xml:space="preserve">Figure </w:t>
      </w:r>
      <w:r>
        <w:fldChar w:fldCharType="begin"/>
      </w:r>
      <w:r>
        <w:instrText xml:space="preserve"> SEQ Figure \* ARABIC </w:instrText>
      </w:r>
      <w:r>
        <w:fldChar w:fldCharType="separate"/>
      </w:r>
      <w:r>
        <w:rPr>
          <w:noProof/>
        </w:rPr>
        <w:t>3</w:t>
      </w:r>
      <w:r>
        <w:rPr>
          <w:noProof/>
        </w:rPr>
        <w:fldChar w:fldCharType="end"/>
      </w:r>
      <w:bookmarkEnd w:id="447"/>
      <w:r>
        <w:t xml:space="preserve">. Distributions of a. cost/benefit ratio </w:t>
      </w:r>
      <w:r w:rsidRPr="00AB3E61">
        <w:sym w:font="Symbol" w:char="F067"/>
      </w:r>
      <w:r>
        <w:t xml:space="preserve">, </w:t>
      </w:r>
      <w:proofErr w:type="spellStart"/>
      <w:proofErr w:type="gramStart"/>
      <w:r>
        <w:t>b.stock</w:t>
      </w:r>
      <w:proofErr w:type="spellEnd"/>
      <w:proofErr w:type="gramEnd"/>
      <w:r>
        <w:t xml:space="preserve"> maximum sustainable yields (MSY), and c. relative harvest rates log</w:t>
      </w:r>
      <w:r>
        <w:rPr>
          <w:vertAlign w:val="subscript"/>
        </w:rPr>
        <w:t>2</w:t>
      </w:r>
      <w:r>
        <w:t>(F/F</w:t>
      </w:r>
      <w:r>
        <w:rPr>
          <w:vertAlign w:val="subscript"/>
        </w:rPr>
        <w:t>MSY</w:t>
      </w:r>
      <w:r>
        <w:t>) in the RAM Legacy database.</w:t>
      </w:r>
    </w:p>
    <w:p w14:paraId="2625F207" w14:textId="58BE64CE" w:rsidR="00D94E0F" w:rsidRPr="00D94E0F" w:rsidRDefault="00D94E0F" w:rsidP="00D94E0F">
      <w:del w:id="448" w:author="Edward Tekwa" w:date="2017-08-03T15:41:00Z">
        <w:r w:rsidDel="00D94E0F">
          <w:tab/>
        </w:r>
      </w:del>
      <w:ins w:id="449" w:author="Edward Tekwa" w:date="2017-08-03T15:41:00Z">
        <w:r>
          <w:t>The</w:t>
        </w:r>
      </w:ins>
      <w:ins w:id="450" w:author="Edward Tekwa" w:date="2017-08-03T15:43:00Z">
        <w:r>
          <w:t xml:space="preserve"> distributions of</w:t>
        </w:r>
      </w:ins>
      <w:ins w:id="451" w:author="Edward Tekwa" w:date="2017-08-03T15:41:00Z">
        <w:r>
          <w:t xml:space="preserve"> cost/benefit </w:t>
        </w:r>
        <w:r w:rsidRPr="00AB3E61">
          <w:sym w:font="Symbol" w:char="F067"/>
        </w:r>
        <w:r>
          <w:t>, stock MSY, and harvest rates for 217 RAM Legacy</w:t>
        </w:r>
      </w:ins>
      <w:ins w:id="452" w:author="Edward Tekwa" w:date="2017-08-03T15:43:00Z">
        <w:r>
          <w:fldChar w:fldCharType="begin" w:fldLock="1"/>
        </w:r>
      </w:ins>
      <w:r>
        <w:instrText>ADDIN CSL_CITATION { "citationItems" : [ { "id" : "ITEM-1", "itemData" : { "DOI" : "10.1111/j.1467-2979.2011.00435.x", "ISBN" : "1467-2960", "ISSN" : "14672960", "PMID" : "310273500002", "abstract" : "Meta-analyses of stock assessments can provide novel insight into marine population dynamics and the status of fished species, but the worlds main stock assessment database (the Myers Stock-Recruitment Database) is now outdated. To facilitate new analyses, we developed a new database, the RAM Legacy Stock Assessment Database, for commercially exploited marine fishes and invertebrates. Time series of total biomass, spawner biomass, recruits, fishing mortality and catch/landings form the core of the database. Assessments were assembled from 21 national and international management agencies for a total of 331 stocks (295 fish stocks representing 46 families and 36 invertebrate stocks representing 12 families), including nine of the worlds 10 largest fisheries. Stock assessments were available from 27 large marine ecosystems, the Caspian Sea and four High Seas regions, and include the Atlantic, Pacific, Indian, Arctic and Antarctic Oceans. Most assessments came from the USA, Europe, Canada, New Zealand and Australia. Assessed marine stocks represent a small proportion of harvested fish taxa (16%), and an even smaller proportion of marine fish biodiversity (1%), but provide high-quality data for intensively studied stocks. The database provides new insight into the status of exploited populations: 58% of stocks with reference points (n = 214) were estimated to be below the biomass resulting in maximum sustainable yield (BMSY) and 30% had exploitation levels above the exploitation rate resulting in maximum sustainable yield (UMSY). We anticipate that the database will facilitate new research in population dynamics and fishery management, and we encourage further data contributions from stock assessment scientists.", "author" : [ { "dropping-particle" : "", "family" : "Ricard", "given" : "Daniel", "non-dropping-particle" : "", "parse-names" : false, "suffix" : "" }, { "dropping-particle" : "", "family" : "Minto", "given" : "C\u00f3il\u00edn", "non-dropping-particle" : "", "parse-names" : false, "suffix" : "" }, { "dropping-particle" : "", "family" : "Jensen", "given" : "Olaf P.", "non-dropping-particle" : "", "parse-names" : false, "suffix" : "" }, { "dropping-particle" : "", "family" : "Baum", "given" : "Julia K.", "non-dropping-particle" : "", "parse-names" : false, "suffix" : "" } ], "container-title" : "Fish and Fisheries", "id" : "ITEM-1", "issue" : "4", "issued" : { "date-parts" : [ [ "2012" ] ] }, "page" : "380-398", "title" : "Examining the knowledge base and status of commercially exploited marine species with the RAM Legacy Stock Assessment Database", "type" : "article-journal", "volume" : "13" }, "uris" : [ "http://www.mendeley.com/documents/?uuid=43256160-bfc2-4525-bd69-04d2c10324b2" ] } ], "mendeley" : { "formattedCitation" : "&lt;sup&gt;19&lt;/sup&gt;", "plainTextFormattedCitation" : "19" }, "properties" : { "noteIndex" : 0 }, "schema" : "https://github.com/citation-style-language/schema/raw/master/csl-citation.json" }</w:instrText>
      </w:r>
      <w:r>
        <w:fldChar w:fldCharType="separate"/>
      </w:r>
      <w:r w:rsidRPr="00D94E0F">
        <w:rPr>
          <w:noProof/>
          <w:vertAlign w:val="superscript"/>
        </w:rPr>
        <w:t>19</w:t>
      </w:r>
      <w:ins w:id="453" w:author="Edward Tekwa" w:date="2017-08-03T15:43:00Z">
        <w:r>
          <w:fldChar w:fldCharType="end"/>
        </w:r>
      </w:ins>
      <w:ins w:id="454" w:author="Edward Tekwa" w:date="2017-08-03T15:41:00Z">
        <w:r>
          <w:t xml:space="preserve"> fisheries</w:t>
        </w:r>
      </w:ins>
      <w:ins w:id="455" w:author="Edward Tekwa" w:date="2017-08-03T15:43:00Z">
        <w:r>
          <w:t xml:space="preserve"> are presented in </w:t>
        </w:r>
      </w:ins>
      <w:ins w:id="456" w:author="Edward Tekwa" w:date="2017-08-03T15:44:00Z">
        <w:r>
          <w:fldChar w:fldCharType="begin"/>
        </w:r>
        <w:r>
          <w:instrText xml:space="preserve"> REF _Ref487103166 \h </w:instrText>
        </w:r>
      </w:ins>
      <w:r>
        <w:fldChar w:fldCharType="separate"/>
      </w:r>
      <w:ins w:id="457" w:author="Edward Tekwa" w:date="2017-08-03T15:44:00Z">
        <w:r>
          <w:t xml:space="preserve">Figure </w:t>
        </w:r>
        <w:r>
          <w:rPr>
            <w:noProof/>
          </w:rPr>
          <w:t>3</w:t>
        </w:r>
        <w:r>
          <w:fldChar w:fldCharType="end"/>
        </w:r>
      </w:ins>
      <w:ins w:id="458" w:author="Edward Tekwa" w:date="2017-08-04T10:21:00Z">
        <w:r w:rsidR="00B50849">
          <w:t>.</w:t>
        </w:r>
        <w:r w:rsidR="00D34276">
          <w:t xml:space="preserve">  Only fisheries with non-zero harvest rates </w:t>
        </w:r>
        <w:r w:rsidR="00B11691">
          <w:t>and</w:t>
        </w:r>
      </w:ins>
      <w:ins w:id="459" w:author="Edward Tekwa" w:date="2017-08-04T10:23:00Z">
        <w:r w:rsidR="00B11691">
          <w:t xml:space="preserve"> positive</w:t>
        </w:r>
      </w:ins>
      <w:ins w:id="460" w:author="Edward Tekwa" w:date="2017-08-04T10:21:00Z">
        <w:r w:rsidR="00B11691">
          <w:t xml:space="preserve"> MSY estimates</w:t>
        </w:r>
      </w:ins>
      <w:ins w:id="461" w:author="Edward Tekwa" w:date="2017-08-04T10:24:00Z">
        <w:r w:rsidR="00B11691">
          <w:t xml:space="preserve"> are included.  The ratio </w:t>
        </w:r>
        <w:r w:rsidR="00B11691" w:rsidRPr="00AB3E61">
          <w:sym w:font="Symbol" w:char="F067"/>
        </w:r>
        <w:r w:rsidR="00B11691">
          <w:t xml:space="preserve"> is computed as the simple average of </w:t>
        </w:r>
      </w:ins>
      <w:ins w:id="462" w:author="Edward Tekwa" w:date="2017-08-04T10:25:00Z">
        <w:r w:rsidR="00B11691">
          <w:t xml:space="preserve">the </w:t>
        </w:r>
      </w:ins>
      <w:ins w:id="463" w:author="Edward Tekwa" w:date="2017-08-04T10:24:00Z">
        <w:r w:rsidR="00B11691">
          <w:t>(</w:t>
        </w:r>
      </w:ins>
      <w:ins w:id="464" w:author="Edward Tekwa" w:date="2017-08-04T10:25:00Z">
        <w:r w:rsidR="00B11691">
          <w:t xml:space="preserve">variable </w:t>
        </w:r>
        <w:proofErr w:type="spellStart"/>
        <w:r w:rsidR="00B11691">
          <w:lastRenderedPageBreak/>
          <w:t>cost+subsidy</w:t>
        </w:r>
      </w:ins>
      <w:proofErr w:type="spellEnd"/>
      <w:ins w:id="465" w:author="Edward Tekwa" w:date="2017-08-04T10:24:00Z">
        <w:r w:rsidR="00B11691">
          <w:t>)</w:t>
        </w:r>
      </w:ins>
      <w:ins w:id="466" w:author="Edward Tekwa" w:date="2017-08-04T10:25:00Z">
        <w:r w:rsidR="00B11691">
          <w:t xml:space="preserve">/total landing value ratios from countries involved in </w:t>
        </w:r>
      </w:ins>
      <w:ins w:id="467" w:author="Edward Tekwa" w:date="2017-08-04T10:26:00Z">
        <w:r w:rsidR="00B11691">
          <w:t>a</w:t>
        </w:r>
      </w:ins>
      <w:ins w:id="468" w:author="Edward Tekwa" w:date="2017-08-04T10:25:00Z">
        <w:r w:rsidR="00B11691">
          <w:t xml:space="preserve"> fishery</w:t>
        </w:r>
        <w:r w:rsidR="00D17964">
          <w:t>; if available, the ratio</w:t>
        </w:r>
      </w:ins>
      <w:ins w:id="469" w:author="Edward Tekwa" w:date="2017-08-04T10:27:00Z">
        <w:r w:rsidR="00D17964">
          <w:t xml:space="preserve"> for a</w:t>
        </w:r>
      </w:ins>
      <w:ins w:id="470" w:author="Edward Tekwa" w:date="2017-08-04T10:25:00Z">
        <w:r w:rsidR="00D17964">
          <w:t xml:space="preserve"> geopolitical region </w:t>
        </w:r>
      </w:ins>
      <w:ins w:id="471" w:author="Edward Tekwa" w:date="2017-08-04T10:27:00Z">
        <w:r w:rsidR="00D17964">
          <w:t>is used instead for multinational fisheries.</w:t>
        </w:r>
      </w:ins>
      <w:ins w:id="472" w:author="Edward Tekwa" w:date="2017-08-04T10:28:00Z">
        <w:r w:rsidR="00D80D8C">
          <w:t xml:space="preserve">  The dataset is available in the Supplementary Material.</w:t>
        </w:r>
      </w:ins>
    </w:p>
    <w:p w14:paraId="1E5719C2" w14:textId="5350AF72" w:rsidR="0053506C" w:rsidRPr="004F1F37" w:rsidRDefault="0053506C" w:rsidP="00920DAD">
      <w:pPr>
        <w:ind w:firstLine="720"/>
        <w:outlineLvl w:val="0"/>
      </w:pPr>
      <w:r>
        <w:t xml:space="preserve">To fit the model solutions in </w:t>
      </w:r>
      <w:r w:rsidR="008565CC">
        <w:fldChar w:fldCharType="begin"/>
      </w:r>
      <w:r w:rsidR="008565CC">
        <w:instrText xml:space="preserve"> REF _Ref483403696 \h </w:instrText>
      </w:r>
      <w:r w:rsidR="008565CC">
        <w:fldChar w:fldCharType="separate"/>
      </w:r>
      <w:r w:rsidR="00F44A84">
        <w:t xml:space="preserve">Equation </w:t>
      </w:r>
      <w:r w:rsidR="00F44A84">
        <w:rPr>
          <w:noProof/>
        </w:rPr>
        <w:t>7</w:t>
      </w:r>
      <w:r w:rsidR="008565CC">
        <w:fldChar w:fldCharType="end"/>
      </w:r>
      <w:r w:rsidR="008565CC">
        <w:t xml:space="preserve"> </w:t>
      </w:r>
      <w:r>
        <w:t xml:space="preserve">to data, we </w:t>
      </w:r>
      <w:r w:rsidR="0029784A">
        <w:t>estimate</w:t>
      </w:r>
      <w:r w:rsidR="00D73311">
        <w:t xml:space="preserve"> </w:t>
      </w:r>
      <w:r>
        <w:t xml:space="preserve">the fishery-specific cost-benefit ratio </w:t>
      </w:r>
      <w:r>
        <w:rPr>
          <w:i/>
        </w:rPr>
        <w:t>I</w:t>
      </w:r>
      <w:r>
        <w:t>/</w:t>
      </w:r>
      <w:r>
        <w:rPr>
          <w:i/>
        </w:rPr>
        <w:t>V</w:t>
      </w:r>
      <w:r>
        <w:t xml:space="preserve"> </w:t>
      </w:r>
      <w:r w:rsidR="004E4B38">
        <w:t xml:space="preserve">from </w:t>
      </w:r>
      <w:r>
        <w:t xml:space="preserve">the empirical community-wide cost-benefit ratio </w:t>
      </w:r>
      <w:r w:rsidRPr="00AB3E61">
        <w:rPr>
          <w:i/>
        </w:rPr>
        <w:sym w:font="Symbol" w:char="F067"/>
      </w:r>
      <w:r>
        <w:rPr>
          <w:i/>
        </w:rPr>
        <w:t>.</w:t>
      </w:r>
      <w:r>
        <w:t xml:space="preserve"> </w:t>
      </w:r>
      <w:r w:rsidR="00D73311">
        <w:t xml:space="preserve"> </w:t>
      </w:r>
      <w:r w:rsidR="0029784A">
        <w:t>In addition</w:t>
      </w:r>
      <w:r>
        <w:t>, since MSY is arbitrarily defined with a unit of kg, a multiplicative factor is inserted such that MSY=</w:t>
      </w:r>
      <w:r w:rsidRPr="0015755A">
        <w:rPr>
          <w:i/>
        </w:rPr>
        <w:sym w:font="Symbol" w:char="F077"/>
      </w:r>
      <w:r>
        <w:t>MSY</w:t>
      </w:r>
      <w:r w:rsidR="00F14439">
        <w:t>[kg]</w:t>
      </w:r>
      <w:r>
        <w:t xml:space="preserve">.  Suppose that </w:t>
      </w:r>
      <w:r w:rsidR="00F14439">
        <w:t xml:space="preserve">each </w:t>
      </w:r>
      <w:r>
        <w:t>community’s total</w:t>
      </w:r>
      <w:r w:rsidR="00C06E86">
        <w:t xml:space="preserve"> fish</w:t>
      </w:r>
      <w:r>
        <w:t xml:space="preserve"> landing</w:t>
      </w:r>
      <w:r w:rsidR="00C06E86">
        <w:t xml:space="preserve"> is </w:t>
      </w:r>
      <w:r w:rsidR="00C06E86">
        <w:rPr>
          <w:i/>
        </w:rPr>
        <w:t>C</w:t>
      </w:r>
      <w:r w:rsidR="00C06E86">
        <w:rPr>
          <w:i/>
          <w:vertAlign w:val="subscript"/>
        </w:rPr>
        <w:t>T</w:t>
      </w:r>
      <w:r w:rsidR="0015755A">
        <w:t>=</w:t>
      </w:r>
      <w:r w:rsidR="0015755A" w:rsidRPr="00644855">
        <w:rPr>
          <w:i/>
        </w:rPr>
        <w:sym w:font="Symbol" w:char="F078"/>
      </w:r>
      <w:r w:rsidR="0015755A" w:rsidRPr="0015755A">
        <w:rPr>
          <w:i/>
        </w:rPr>
        <w:sym w:font="Symbol" w:char="F077"/>
      </w:r>
      <w:r w:rsidR="0015755A">
        <w:t>MSY</w:t>
      </w:r>
      <w:r w:rsidR="00F14439">
        <w:t>[kg]</w:t>
      </w:r>
      <w:r w:rsidR="0015755A">
        <w:t xml:space="preserve">, or </w:t>
      </w:r>
      <w:r w:rsidR="0015755A" w:rsidRPr="00644855">
        <w:rPr>
          <w:i/>
        </w:rPr>
        <w:sym w:font="Symbol" w:char="F078"/>
      </w:r>
      <w:r w:rsidR="0015755A">
        <w:t xml:space="preserve"> times the </w:t>
      </w:r>
      <w:r w:rsidR="00857743">
        <w:t>observed</w:t>
      </w:r>
      <w:r w:rsidR="0015755A">
        <w:t xml:space="preserve"> fishery’s potential</w:t>
      </w:r>
      <w:r w:rsidR="00784570">
        <w:t xml:space="preserve">, and that each community follows the </w:t>
      </w:r>
      <w:r w:rsidR="003616EA">
        <w:t xml:space="preserve">utility function in </w:t>
      </w:r>
      <w:r w:rsidR="003616EA">
        <w:fldChar w:fldCharType="begin"/>
      </w:r>
      <w:r w:rsidR="003616EA">
        <w:instrText xml:space="preserve"> REF _Ref483403584 \h </w:instrText>
      </w:r>
      <w:r w:rsidR="003616EA">
        <w:fldChar w:fldCharType="separate"/>
      </w:r>
      <w:r w:rsidR="00F44A84">
        <w:t xml:space="preserve">Equation </w:t>
      </w:r>
      <w:r w:rsidR="00F44A84">
        <w:rPr>
          <w:noProof/>
        </w:rPr>
        <w:t>3</w:t>
      </w:r>
      <w:r w:rsidR="003616EA">
        <w:fldChar w:fldCharType="end"/>
      </w:r>
      <w:r>
        <w:t>.</w:t>
      </w:r>
      <w:r w:rsidR="009007E3">
        <w:t xml:space="preserve">  </w:t>
      </w:r>
      <w:r w:rsidR="00857743">
        <w:t xml:space="preserve">Then, </w:t>
      </w:r>
      <w:r w:rsidR="00857743" w:rsidRPr="00AB3E61">
        <w:rPr>
          <w:i/>
        </w:rPr>
        <w:sym w:font="Symbol" w:char="F067"/>
      </w:r>
      <w:r>
        <w:t xml:space="preserve">  </w:t>
      </w:r>
      <w:r w:rsidR="00857743">
        <w:t>is the ratio of total community cost over benefit</w:t>
      </w:r>
      <w:r w:rsidR="00B13F9B">
        <w:t xml:space="preserve"> in terms of MSY</w:t>
      </w:r>
      <w:r w:rsidR="00857743">
        <w:t xml:space="preserve">, which contains the </w:t>
      </w:r>
      <w:r w:rsidR="00857743">
        <w:rPr>
          <w:i/>
        </w:rPr>
        <w:t>I</w:t>
      </w:r>
      <w:r w:rsidR="00857743">
        <w:t>/</w:t>
      </w:r>
      <w:r w:rsidR="00857743">
        <w:rPr>
          <w:i/>
        </w:rPr>
        <w:t>V</w:t>
      </w:r>
      <w:r w:rsidR="00857743">
        <w:t xml:space="preserve"> ratio as derived below.</w:t>
      </w:r>
    </w:p>
    <w:p w14:paraId="05973576" w14:textId="77777777" w:rsidR="001B3677" w:rsidRDefault="001B3677" w:rsidP="001B3677">
      <w:pPr>
        <w:pStyle w:val="Caption"/>
        <w:keepNext/>
      </w:pPr>
    </w:p>
    <w:p w14:paraId="14430F7D" w14:textId="54508DAB" w:rsidR="001B3677" w:rsidRDefault="001B3677" w:rsidP="001B3677">
      <w:pPr>
        <w:pStyle w:val="Caption"/>
        <w:keepNext/>
      </w:pPr>
      <w:bookmarkStart w:id="473" w:name="_Ref483403720"/>
      <w:r>
        <w:t xml:space="preserve">Equation </w:t>
      </w:r>
      <w:fldSimple w:instr=" SEQ Equation \* ARABIC ">
        <w:r w:rsidR="00F44A84">
          <w:rPr>
            <w:noProof/>
          </w:rPr>
          <w:t>8</w:t>
        </w:r>
      </w:fldSimple>
      <w:bookmarkEnd w:id="473"/>
    </w:p>
    <w:p w14:paraId="7376742E" w14:textId="1AF8175A" w:rsidR="0053506C" w:rsidRPr="00B13F9B" w:rsidRDefault="0053506C" w:rsidP="0053506C">
      <w:pPr>
        <w:outlineLvl w:val="0"/>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T</m:t>
                  </m:r>
                </m:sub>
              </m:sSub>
            </m:num>
            <m:den>
              <m:r>
                <w:rPr>
                  <w:rFonts w:ascii="Cambria Math" w:hAnsi="Cambria Math"/>
                </w:rPr>
                <m:t>Vϕln(</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IξωMSY[kg]</m:t>
              </m:r>
            </m:num>
            <m:den>
              <m:r>
                <w:rPr>
                  <w:rFonts w:ascii="Cambria Math" w:hAnsi="Cambria Math"/>
                </w:rPr>
                <m:t>Vϕln(ξωMSY[kg])</m:t>
              </m:r>
            </m:den>
          </m:f>
        </m:oMath>
      </m:oMathPara>
    </w:p>
    <w:p w14:paraId="2437C299" w14:textId="78EA8900" w:rsidR="00B13F9B" w:rsidRPr="004F1F37" w:rsidRDefault="00B7505F" w:rsidP="0053506C">
      <w:pPr>
        <w:outlineLvl w:val="0"/>
      </w:pPr>
      <m:oMathPara>
        <m:oMath>
          <m:f>
            <m:fPr>
              <m:ctrlPr>
                <w:rPr>
                  <w:rFonts w:ascii="Cambria Math" w:hAnsi="Cambria Math"/>
                  <w:i/>
                </w:rPr>
              </m:ctrlPr>
            </m:fPr>
            <m:num>
              <m:r>
                <w:rPr>
                  <w:rFonts w:ascii="Cambria Math" w:hAnsi="Cambria Math"/>
                </w:rPr>
                <m:t>ϕ</m:t>
              </m:r>
            </m:num>
            <m:den>
              <m:r>
                <w:rPr>
                  <w:rFonts w:ascii="Cambria Math" w:hAnsi="Cambria Math"/>
                </w:rPr>
                <m:t>MSY I/V</m:t>
              </m:r>
            </m:den>
          </m:f>
          <m:r>
            <w:rPr>
              <w:rFonts w:ascii="Cambria Math" w:hAnsi="Cambria Math"/>
            </w:rPr>
            <m:t>=</m:t>
          </m:r>
          <m:f>
            <m:fPr>
              <m:ctrlPr>
                <w:rPr>
                  <w:rFonts w:ascii="Cambria Math" w:hAnsi="Cambria Math"/>
                  <w:i/>
                </w:rPr>
              </m:ctrlPr>
            </m:fPr>
            <m:num>
              <m:r>
                <w:rPr>
                  <w:rFonts w:ascii="Cambria Math" w:hAnsi="Cambria Math"/>
                </w:rPr>
                <m:t>ξ</m:t>
              </m:r>
            </m:num>
            <m:den>
              <m:r>
                <w:rPr>
                  <w:rFonts w:ascii="Cambria Math" w:hAnsi="Cambria Math"/>
                </w:rPr>
                <m:t>ln</m:t>
              </m:r>
              <m:d>
                <m:dPr>
                  <m:ctrlPr>
                    <w:rPr>
                      <w:rFonts w:ascii="Cambria Math" w:hAnsi="Cambria Math"/>
                      <w:i/>
                    </w:rPr>
                  </m:ctrlPr>
                </m:dPr>
                <m:e>
                  <m:acc>
                    <m:accPr>
                      <m:ctrlPr>
                        <w:rPr>
                          <w:rFonts w:ascii="Cambria Math" w:hAnsi="Cambria Math"/>
                          <w:i/>
                        </w:rPr>
                      </m:ctrlPr>
                    </m:accPr>
                    <m:e>
                      <m:r>
                        <w:rPr>
                          <w:rFonts w:ascii="Cambria Math" w:hAnsi="Cambria Math"/>
                        </w:rPr>
                        <m:t>ω</m:t>
                      </m:r>
                    </m:e>
                  </m:acc>
                  <m:r>
                    <w:rPr>
                      <w:rFonts w:ascii="Cambria Math" w:hAnsi="Cambria Math"/>
                    </w:rPr>
                    <m:t>MSY[kg]</m:t>
                  </m:r>
                </m:e>
              </m:d>
              <m:r>
                <w:rPr>
                  <w:rFonts w:ascii="Cambria Math" w:hAnsi="Cambria Math"/>
                </w:rPr>
                <m:t>γ</m:t>
              </m:r>
            </m:den>
          </m:f>
        </m:oMath>
      </m:oMathPara>
    </w:p>
    <w:p w14:paraId="0C3772B9" w14:textId="016F7CBD" w:rsidR="0053506C" w:rsidRDefault="00A6354E" w:rsidP="00CF52DF">
      <w:pPr>
        <w:outlineLvl w:val="0"/>
      </w:pPr>
      <w:r>
        <w:t xml:space="preserve">where </w:t>
      </w:r>
      <m:oMath>
        <m:acc>
          <m:accPr>
            <m:ctrlPr>
              <w:rPr>
                <w:rFonts w:ascii="Cambria Math" w:hAnsi="Cambria Math"/>
                <w:i/>
              </w:rPr>
            </m:ctrlPr>
          </m:accPr>
          <m:e>
            <m:r>
              <w:rPr>
                <w:rFonts w:ascii="Cambria Math" w:hAnsi="Cambria Math"/>
              </w:rPr>
              <m:t>ω</m:t>
            </m:r>
          </m:e>
        </m:acc>
      </m:oMath>
      <w:r w:rsidR="0053506C">
        <w:rPr>
          <w:rFonts w:eastAsiaTheme="minorEastAsia"/>
        </w:rPr>
        <w:t xml:space="preserve"> = </w:t>
      </w:r>
      <w:r w:rsidR="00FD010E" w:rsidRPr="00644855">
        <w:rPr>
          <w:i/>
        </w:rPr>
        <w:sym w:font="Symbol" w:char="F078"/>
      </w:r>
      <w:r w:rsidR="0053506C" w:rsidRPr="00ED5E6C">
        <w:rPr>
          <w:i/>
        </w:rPr>
        <w:sym w:font="Symbol" w:char="F077"/>
      </w:r>
      <w:r w:rsidR="0053506C">
        <w:t>, a multiplicative factor of MSY in</w:t>
      </w:r>
      <w:r w:rsidR="00F0674D">
        <w:t>side</w:t>
      </w:r>
      <w:r w:rsidR="0053506C">
        <w:t xml:space="preserve"> the </w:t>
      </w:r>
      <w:r w:rsidR="0053506C" w:rsidRPr="00E4484E">
        <w:rPr>
          <w:i/>
        </w:rPr>
        <w:t>ln</w:t>
      </w:r>
      <w:r w:rsidR="0053506C">
        <w:t xml:space="preserve"> function.</w:t>
      </w:r>
      <w:r w:rsidR="00230B94">
        <w:t xml:space="preserve">  The </w:t>
      </w:r>
      <w:proofErr w:type="gramStart"/>
      <w:r w:rsidR="00230B94">
        <w:t>right hand</w:t>
      </w:r>
      <w:proofErr w:type="gramEnd"/>
      <w:r w:rsidR="00230B94">
        <w:t xml:space="preserve"> side of the final expression in </w:t>
      </w:r>
      <w:r w:rsidR="00230B94">
        <w:fldChar w:fldCharType="begin"/>
      </w:r>
      <w:r w:rsidR="00230B94">
        <w:instrText xml:space="preserve"> REF _Ref483403720 \h </w:instrText>
      </w:r>
      <w:r w:rsidR="00230B94">
        <w:fldChar w:fldCharType="separate"/>
      </w:r>
      <w:r w:rsidR="00F44A84">
        <w:t xml:space="preserve">Equation </w:t>
      </w:r>
      <w:r w:rsidR="00F44A84">
        <w:rPr>
          <w:noProof/>
        </w:rPr>
        <w:t>8</w:t>
      </w:r>
      <w:r w:rsidR="00230B94">
        <w:fldChar w:fldCharType="end"/>
      </w:r>
      <w:r w:rsidR="00784570">
        <w:t xml:space="preserve"> directly plugs into </w:t>
      </w:r>
      <w:r w:rsidR="00784570">
        <w:fldChar w:fldCharType="begin"/>
      </w:r>
      <w:r w:rsidR="00784570">
        <w:instrText xml:space="preserve"> REF _Ref483403696 \h </w:instrText>
      </w:r>
      <w:r w:rsidR="00784570">
        <w:fldChar w:fldCharType="separate"/>
      </w:r>
      <w:r w:rsidR="00F44A84">
        <w:t xml:space="preserve">Equation </w:t>
      </w:r>
      <w:r w:rsidR="00F44A84">
        <w:rPr>
          <w:noProof/>
        </w:rPr>
        <w:t>7</w:t>
      </w:r>
      <w:r w:rsidR="00784570">
        <w:fldChar w:fldCharType="end"/>
      </w:r>
      <w:r w:rsidR="00C674D7">
        <w:t xml:space="preserve">, yielding </w:t>
      </w:r>
      <w:r w:rsidR="0053506C">
        <w:t>the model solutions that can be fitted to data:</w:t>
      </w:r>
    </w:p>
    <w:p w14:paraId="51436276" w14:textId="4B31F472" w:rsidR="001B3677" w:rsidRDefault="0053506C" w:rsidP="0053506C">
      <w:pPr>
        <w:outlineLvl w:val="0"/>
      </w:pPr>
      <w:r>
        <w:rPr>
          <w:rFonts w:eastAsiaTheme="minorEastAsia"/>
        </w:rPr>
        <w:tab/>
      </w:r>
    </w:p>
    <w:p w14:paraId="21253058" w14:textId="5972F7E7" w:rsidR="001B3677" w:rsidRDefault="001B3677" w:rsidP="001B3677">
      <w:pPr>
        <w:pStyle w:val="Caption"/>
        <w:keepNext/>
      </w:pPr>
      <w:bookmarkStart w:id="474" w:name="_Ref483403752"/>
      <w:r>
        <w:t xml:space="preserve">Equation </w:t>
      </w:r>
      <w:fldSimple w:instr=" SEQ Equation \* ARABIC ">
        <w:r w:rsidR="00F44A84">
          <w:rPr>
            <w:noProof/>
          </w:rPr>
          <w:t>9</w:t>
        </w:r>
      </w:fldSimple>
      <w:bookmarkEnd w:id="474"/>
    </w:p>
    <w:p w14:paraId="4638D303" w14:textId="1B194B5B" w:rsidR="0053506C" w:rsidRPr="004F1F37" w:rsidRDefault="00B7505F" w:rsidP="0053506C">
      <w:pPr>
        <w:outlineLvl w:val="0"/>
      </w:pPr>
      <m:oMathPara>
        <m:oMath>
          <m:acc>
            <m:accPr>
              <m:ctrlPr>
                <w:rPr>
                  <w:rFonts w:ascii="Cambria Math" w:hAnsi="Cambria Math"/>
                  <w:i/>
                </w:rPr>
              </m:ctrlPr>
            </m:accPr>
            <m:e>
              <m:sSup>
                <m:sSupPr>
                  <m:ctrlPr>
                    <w:rPr>
                      <w:rFonts w:ascii="Cambria Math" w:hAnsi="Cambria Math"/>
                      <w:i/>
                    </w:rPr>
                  </m:ctrlPr>
                </m:sSupPr>
                <m:e>
                  <m:r>
                    <w:rPr>
                      <w:rFonts w:ascii="Cambria Math" w:hAnsi="Cambria Math"/>
                    </w:rPr>
                    <m:t>F</m:t>
                  </m:r>
                </m:e>
                <m:sup>
                  <m:r>
                    <w:rPr>
                      <w:rFonts w:ascii="Cambria Math" w:hAnsi="Cambria Math"/>
                    </w:rPr>
                    <m:t>*</m:t>
                  </m:r>
                </m:sup>
              </m:sSup>
            </m:e>
          </m:acc>
          <m:r>
            <w:rPr>
              <w:rFonts w:ascii="Cambria Math" w:hAnsi="Cambria Math"/>
            </w:rPr>
            <m:t>=0,</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1±</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ξ</m:t>
                      </m:r>
                    </m:num>
                    <m:den>
                      <w:ins w:id="475" w:author="Edward Tekwa" w:date="2017-08-04T10:08:00Z">
                        <m:r>
                          <w:rPr>
                            <w:rFonts w:ascii="Cambria Math" w:hAnsi="Cambria Math"/>
                          </w:rPr>
                          <m:t>γ</m:t>
                        </m:r>
                      </w:ins>
                      <m:r>
                        <m:rPr>
                          <m:sty m:val="p"/>
                        </m:rPr>
                        <w:rPr>
                          <w:rFonts w:ascii="Cambria Math" w:hAnsi="Cambria Math"/>
                        </w:rPr>
                        <m:t>ln</m:t>
                      </m:r>
                      <w:del w:id="476" w:author="Edward Tekwa" w:date="2017-08-04T10:08:00Z">
                        <m:r>
                          <m:rPr>
                            <m:sty m:val="p"/>
                          </m:rPr>
                          <w:rPr>
                            <w:rFonts w:ascii="Cambria Math" w:hAnsi="Cambria Math"/>
                          </w:rPr>
                          <m:t>⁡</m:t>
                        </m:r>
                      </w:del>
                      <m:r>
                        <w:rPr>
                          <w:rFonts w:ascii="Cambria Math" w:hAnsi="Cambria Math"/>
                        </w:rPr>
                        <m:t>(</m:t>
                      </m:r>
                      <m:acc>
                        <m:accPr>
                          <m:ctrlPr>
                            <w:rPr>
                              <w:rFonts w:ascii="Cambria Math" w:hAnsi="Cambria Math"/>
                              <w:i/>
                            </w:rPr>
                          </m:ctrlPr>
                        </m:accPr>
                        <m:e>
                          <m:r>
                            <w:rPr>
                              <w:rFonts w:ascii="Cambria Math" w:hAnsi="Cambria Math"/>
                            </w:rPr>
                            <m:t>ω</m:t>
                          </m:r>
                        </m:e>
                      </m:acc>
                      <m:r>
                        <w:rPr>
                          <w:rFonts w:ascii="Cambria Math" w:hAnsi="Cambria Math"/>
                        </w:rPr>
                        <m:t>MSY</m:t>
                      </m:r>
                      <m:d>
                        <m:dPr>
                          <m:begChr m:val="["/>
                          <m:endChr m:val="]"/>
                          <m:ctrlPr>
                            <w:rPr>
                              <w:rFonts w:ascii="Cambria Math" w:hAnsi="Cambria Math"/>
                              <w:i/>
                            </w:rPr>
                          </m:ctrlPr>
                        </m:dPr>
                        <m:e>
                          <m:r>
                            <w:rPr>
                              <w:rFonts w:ascii="Cambria Math" w:hAnsi="Cambria Math"/>
                            </w:rPr>
                            <m:t>kg</m:t>
                          </m:r>
                        </m:e>
                      </m:d>
                      <m:r>
                        <w:rPr>
                          <w:rFonts w:ascii="Cambria Math" w:hAnsi="Cambria Math"/>
                        </w:rPr>
                        <m:t>)</m:t>
                      </m:r>
                      <w:del w:id="477" w:author="Edward Tekwa" w:date="2017-08-04T10:08:00Z">
                        <m:r>
                          <w:rPr>
                            <w:rFonts w:ascii="Cambria Math" w:hAnsi="Cambria Math"/>
                          </w:rPr>
                          <m:t>γ</m:t>
                        </m:r>
                      </w:del>
                    </m:den>
                  </m:f>
                </m:e>
              </m:rad>
            </m:e>
          </m:d>
        </m:oMath>
      </m:oMathPara>
    </w:p>
    <w:p w14:paraId="0D03EF96" w14:textId="71A5AA34" w:rsidR="0053506C" w:rsidRDefault="0053506C" w:rsidP="0053506C">
      <w:pPr>
        <w:outlineLvl w:val="0"/>
        <w:rPr>
          <w:rFonts w:eastAsiaTheme="minorEastAsia"/>
        </w:rPr>
      </w:pPr>
      <w:r>
        <w:t xml:space="preserve">To fit the model to data, we can estimate </w:t>
      </w:r>
      <w:r w:rsidRPr="00644855">
        <w:rPr>
          <w:i/>
        </w:rPr>
        <w:sym w:font="Symbol" w:char="F078"/>
      </w:r>
      <w:r>
        <w:t xml:space="preserve"> and </w:t>
      </w:r>
      <m:oMath>
        <m:acc>
          <m:accPr>
            <m:ctrlPr>
              <w:rPr>
                <w:rFonts w:ascii="Cambria Math" w:hAnsi="Cambria Math"/>
                <w:i/>
              </w:rPr>
            </m:ctrlPr>
          </m:accPr>
          <m:e>
            <m:r>
              <w:rPr>
                <w:rFonts w:ascii="Cambria Math" w:hAnsi="Cambria Math"/>
              </w:rPr>
              <m:t>ω</m:t>
            </m:r>
          </m:e>
        </m:acc>
      </m:oMath>
      <w:r>
        <w:rPr>
          <w:rFonts w:eastAsiaTheme="minorEastAsia"/>
        </w:rPr>
        <w:t xml:space="preserve"> as constant parameters using an iterative search procedure</w:t>
      </w:r>
      <w:ins w:id="478" w:author="Edward Tekwa" w:date="2017-08-04T10:29:00Z">
        <w:r w:rsidR="00A122D2">
          <w:rPr>
            <w:rFonts w:eastAsiaTheme="minorEastAsia"/>
          </w:rPr>
          <w:t xml:space="preserve"> (</w:t>
        </w:r>
      </w:ins>
      <w:proofErr w:type="spellStart"/>
      <w:ins w:id="479" w:author="Edward Tekwa" w:date="2017-08-04T10:30:00Z">
        <w:r w:rsidR="00A122D2">
          <w:rPr>
            <w:rFonts w:eastAsiaTheme="minorEastAsia"/>
          </w:rPr>
          <w:t>fminsearch</w:t>
        </w:r>
        <w:proofErr w:type="spellEnd"/>
        <w:r w:rsidR="00A122D2">
          <w:rPr>
            <w:rFonts w:eastAsiaTheme="minorEastAsia"/>
          </w:rPr>
          <w:t xml:space="preserve"> in </w:t>
        </w:r>
        <w:proofErr w:type="spellStart"/>
        <w:r w:rsidR="00A122D2">
          <w:rPr>
            <w:rFonts w:eastAsiaTheme="minorEastAsia"/>
          </w:rPr>
          <w:t>Matlab</w:t>
        </w:r>
        <w:proofErr w:type="spellEnd"/>
        <w:r w:rsidR="00A122D2">
          <w:rPr>
            <w:rFonts w:eastAsiaTheme="minorEastAsia"/>
          </w:rPr>
          <w:t xml:space="preserve"> R2017a)</w:t>
        </w:r>
      </w:ins>
      <w:r>
        <w:rPr>
          <w:rFonts w:eastAsiaTheme="minorEastAsia"/>
        </w:rPr>
        <w:t xml:space="preserve"> to minimize the non-linear least squares</w:t>
      </w:r>
      <w:r>
        <w:t>.  Since the model (</w:t>
      </w:r>
      <w:r w:rsidR="00E06A1B">
        <w:fldChar w:fldCharType="begin"/>
      </w:r>
      <w:r w:rsidR="00E06A1B">
        <w:instrText xml:space="preserve"> REF _Ref483403752 \h </w:instrText>
      </w:r>
      <w:r w:rsidR="00E06A1B">
        <w:fldChar w:fldCharType="separate"/>
      </w:r>
      <w:r w:rsidR="00F44A84">
        <w:t xml:space="preserve">Equation </w:t>
      </w:r>
      <w:r w:rsidR="00F44A84">
        <w:rPr>
          <w:noProof/>
        </w:rPr>
        <w:t>9</w:t>
      </w:r>
      <w:r w:rsidR="00E06A1B">
        <w:fldChar w:fldCharType="end"/>
      </w:r>
      <w:r>
        <w:t xml:space="preserve">) predicts two possible stable strategies for </w:t>
      </w:r>
      <w:ins w:id="480" w:author="Edward Tekwa" w:date="2017-08-04T10:08:00Z">
        <m:oMath>
          <m:r>
            <w:rPr>
              <w:rFonts w:ascii="Cambria Math" w:hAnsi="Cambria Math"/>
            </w:rPr>
            <m:t>γ</m:t>
          </m:r>
          <m:r>
            <m:rPr>
              <m:sty m:val="p"/>
            </m:rPr>
            <w:rPr>
              <w:rFonts w:ascii="Cambria Math" w:hAnsi="Cambria Math"/>
            </w:rPr>
            <m:t>ln</m:t>
          </m:r>
          <m:r>
            <w:rPr>
              <w:rFonts w:ascii="Cambria Math" w:hAnsi="Cambria Math"/>
            </w:rPr>
            <m:t>(</m:t>
          </m:r>
          <m:acc>
            <m:accPr>
              <m:ctrlPr>
                <w:rPr>
                  <w:rFonts w:ascii="Cambria Math" w:hAnsi="Cambria Math"/>
                  <w:i/>
                </w:rPr>
              </m:ctrlPr>
            </m:accPr>
            <m:e>
              <m:r>
                <w:rPr>
                  <w:rFonts w:ascii="Cambria Math" w:hAnsi="Cambria Math"/>
                </w:rPr>
                <m:t>ω</m:t>
              </m:r>
            </m:e>
          </m:acc>
          <m:r>
            <w:rPr>
              <w:rFonts w:ascii="Cambria Math" w:hAnsi="Cambria Math"/>
            </w:rPr>
            <m:t>MSY</m:t>
          </m:r>
          <m:d>
            <m:dPr>
              <m:begChr m:val="["/>
              <m:endChr m:val="]"/>
              <m:ctrlPr>
                <w:rPr>
                  <w:rFonts w:ascii="Cambria Math" w:hAnsi="Cambria Math"/>
                  <w:i/>
                </w:rPr>
              </m:ctrlPr>
            </m:dPr>
            <m:e>
              <m:r>
                <w:rPr>
                  <w:rFonts w:ascii="Cambria Math" w:hAnsi="Cambria Math"/>
                </w:rPr>
                <m:t>kg</m:t>
              </m:r>
            </m:e>
          </m:d>
          <m:r>
            <w:rPr>
              <w:rFonts w:ascii="Cambria Math" w:hAnsi="Cambria Math"/>
            </w:rPr>
            <m:t>)</m:t>
          </m:r>
        </m:oMath>
      </w:ins>
      <w:del w:id="481" w:author="Edward Tekwa" w:date="2017-08-04T10:08:00Z">
        <w:r w:rsidRPr="00AB3E61" w:rsidDel="00A4692F">
          <w:rPr>
            <w:i/>
          </w:rPr>
          <w:sym w:font="Symbol" w:char="F067"/>
        </w:r>
      </w:del>
      <w:del w:id="482" w:author="Edward Tekwa" w:date="2017-08-04T10:07:00Z">
        <w:r w:rsidDel="00836300">
          <w:delText xml:space="preserve"> </w:delText>
        </w:r>
      </w:del>
      <w:r>
        <w:t>&gt;</w:t>
      </w:r>
      <w:r w:rsidR="00EC2BDE" w:rsidRPr="00644855">
        <w:rPr>
          <w:i/>
        </w:rPr>
        <w:sym w:font="Symbol" w:char="F078"/>
      </w:r>
      <w:del w:id="483" w:author="Edward Tekwa" w:date="2017-08-04T10:07:00Z">
        <w:r w:rsidDel="00836300">
          <w:delText>/(</w:delText>
        </w:r>
        <w:r w:rsidDel="00836300">
          <w:rPr>
            <w:i/>
          </w:rPr>
          <w:delText>ln</w:delText>
        </w:r>
        <w:r w:rsidDel="00836300">
          <w:delText>(MSY))</w:delText>
        </w:r>
      </w:del>
      <w:r>
        <w:t>, the expected solution is chosen according to each fishery’s initial condition.  If a fishery’s first reported harvest rate</w:t>
      </w:r>
      <w:r w:rsidR="00232355">
        <w:t xml:space="preserve"> </w:t>
      </w:r>
      <w:proofErr w:type="spellStart"/>
      <w:r w:rsidR="00232355">
        <w:rPr>
          <w:i/>
        </w:rPr>
        <w:t>F</w:t>
      </w:r>
      <w:r w:rsidR="00232355">
        <w:rPr>
          <w:i/>
          <w:vertAlign w:val="subscript"/>
        </w:rPr>
        <w:t>init</w:t>
      </w:r>
      <w:proofErr w:type="spellEnd"/>
      <w:r>
        <w:t xml:space="preserve"> is below </w:t>
      </w:r>
      <w:r>
        <w:rPr>
          <w:i/>
        </w:rPr>
        <w:t>F</w:t>
      </w:r>
      <w:r>
        <w:rPr>
          <w:i/>
          <w:vertAlign w:val="subscript"/>
        </w:rPr>
        <w:t>MSY</w:t>
      </w:r>
      <w:r>
        <w:t xml:space="preserve"> (which is the unstable solution in the </w:t>
      </w:r>
      <w:proofErr w:type="spellStart"/>
      <w:r>
        <w:t>bistable</w:t>
      </w:r>
      <w:proofErr w:type="spellEnd"/>
      <w:r>
        <w:t xml:space="preserve"> region), then the model predicts that the fishery will subsequently converge to the smaller </w:t>
      </w:r>
      <m:oMath>
        <m:acc>
          <m:accPr>
            <m:ctrlPr>
              <w:rPr>
                <w:rFonts w:ascii="Cambria Math" w:hAnsi="Cambria Math"/>
                <w:i/>
              </w:rPr>
            </m:ctrlPr>
          </m:accPr>
          <m:e>
            <m:sSup>
              <m:sSupPr>
                <m:ctrlPr>
                  <w:rPr>
                    <w:rFonts w:ascii="Cambria Math" w:hAnsi="Cambria Math"/>
                    <w:i/>
                  </w:rPr>
                </m:ctrlPr>
              </m:sSupPr>
              <m:e>
                <m:r>
                  <w:rPr>
                    <w:rFonts w:ascii="Cambria Math" w:hAnsi="Cambria Math"/>
                  </w:rPr>
                  <m:t>F</m:t>
                </m:r>
              </m:e>
              <m:sup>
                <m:r>
                  <w:rPr>
                    <w:rFonts w:ascii="Cambria Math" w:hAnsi="Cambria Math"/>
                  </w:rPr>
                  <m:t>*</m:t>
                </m:r>
              </m:sup>
            </m:sSup>
          </m:e>
        </m:acc>
      </m:oMath>
      <w:r>
        <w:rPr>
          <w:rFonts w:eastAsiaTheme="minorEastAsia"/>
        </w:rPr>
        <w:t>.  Conversely, if the initial harvest rate is above</w:t>
      </w:r>
      <w:r w:rsidRPr="00BC1686">
        <w:rPr>
          <w:i/>
        </w:rPr>
        <w:t xml:space="preserve"> </w:t>
      </w:r>
      <w:r>
        <w:rPr>
          <w:i/>
        </w:rPr>
        <w:t>F</w:t>
      </w:r>
      <w:r>
        <w:rPr>
          <w:i/>
          <w:vertAlign w:val="subscript"/>
        </w:rPr>
        <w:t>MSY</w:t>
      </w:r>
      <w:r>
        <w:t xml:space="preserve">, then the fishery is expected to converge to the larger </w:t>
      </w:r>
      <m:oMath>
        <m:acc>
          <m:accPr>
            <m:ctrlPr>
              <w:rPr>
                <w:rFonts w:ascii="Cambria Math" w:hAnsi="Cambria Math"/>
                <w:i/>
              </w:rPr>
            </m:ctrlPr>
          </m:accPr>
          <m:e>
            <m:sSup>
              <m:sSupPr>
                <m:ctrlPr>
                  <w:rPr>
                    <w:rFonts w:ascii="Cambria Math" w:hAnsi="Cambria Math"/>
                    <w:i/>
                  </w:rPr>
                </m:ctrlPr>
              </m:sSupPr>
              <m:e>
                <m:r>
                  <w:rPr>
                    <w:rFonts w:ascii="Cambria Math" w:hAnsi="Cambria Math"/>
                  </w:rPr>
                  <m:t>F</m:t>
                </m:r>
              </m:e>
              <m:sup>
                <m:r>
                  <w:rPr>
                    <w:rFonts w:ascii="Cambria Math" w:hAnsi="Cambria Math"/>
                  </w:rPr>
                  <m:t>*</m:t>
                </m:r>
              </m:sup>
            </m:sSup>
          </m:e>
        </m:acc>
      </m:oMath>
      <w:r>
        <w:rPr>
          <w:rFonts w:eastAsiaTheme="minorEastAsia"/>
        </w:rPr>
        <w:t>.</w:t>
      </w:r>
      <w:r w:rsidR="00B94717">
        <w:rPr>
          <w:rFonts w:eastAsiaTheme="minorEastAsia"/>
        </w:rPr>
        <w:t xml:space="preserve">  The initial condition is</w:t>
      </w:r>
      <w:r w:rsidR="004E504E">
        <w:rPr>
          <w:rFonts w:eastAsiaTheme="minorEastAsia"/>
        </w:rPr>
        <w:t xml:space="preserve"> thus</w:t>
      </w:r>
      <w:r w:rsidR="00B94717">
        <w:rPr>
          <w:rFonts w:eastAsiaTheme="minorEastAsia"/>
        </w:rPr>
        <w:t xml:space="preserve"> binary</w:t>
      </w:r>
      <w:r w:rsidR="004E504E">
        <w:rPr>
          <w:rFonts w:eastAsiaTheme="minorEastAsia"/>
        </w:rPr>
        <w:t xml:space="preserve"> (either above or below </w:t>
      </w:r>
      <w:r w:rsidR="004E504E">
        <w:rPr>
          <w:i/>
        </w:rPr>
        <w:t>F</w:t>
      </w:r>
      <w:r w:rsidR="004E504E">
        <w:rPr>
          <w:i/>
          <w:vertAlign w:val="subscript"/>
        </w:rPr>
        <w:t>MSY</w:t>
      </w:r>
      <w:r w:rsidR="004E504E">
        <w:t>).</w:t>
      </w:r>
      <w:r w:rsidR="004E504E">
        <w:rPr>
          <w:rFonts w:eastAsiaTheme="minorEastAsia"/>
        </w:rPr>
        <w:t xml:space="preserve"> </w:t>
      </w:r>
      <w:r>
        <w:rPr>
          <w:rFonts w:eastAsiaTheme="minorEastAsia"/>
        </w:rPr>
        <w:t xml:space="preserve"> For the model analysis, the dependent variable that we wish to predict is </w:t>
      </w:r>
      <w:r>
        <w:t xml:space="preserve">the average </w:t>
      </w:r>
      <w:r>
        <w:rPr>
          <w:i/>
        </w:rPr>
        <w:t>F</w:t>
      </w:r>
      <w:r>
        <w:rPr>
          <w:i/>
          <w:vertAlign w:val="superscript"/>
        </w:rPr>
        <w:t>*</w:t>
      </w:r>
      <w:r>
        <w:rPr>
          <w:i/>
        </w:rPr>
        <w:t>/F</w:t>
      </w:r>
      <w:r>
        <w:rPr>
          <w:i/>
          <w:vertAlign w:val="subscript"/>
        </w:rPr>
        <w:t>MSY</w:t>
      </w:r>
      <w:r>
        <w:t xml:space="preserve"> of each fishery over all available years between 1961 and 2009, excluding the first available year.</w:t>
      </w:r>
    </w:p>
    <w:p w14:paraId="6B0B0AA2" w14:textId="225E4D4C" w:rsidR="0053506C" w:rsidRDefault="0053506C" w:rsidP="0053506C">
      <w:pPr>
        <w:outlineLvl w:val="0"/>
        <w:rPr>
          <w:noProof/>
        </w:rPr>
      </w:pPr>
      <w:r>
        <w:rPr>
          <w:rFonts w:eastAsiaTheme="minorEastAsia"/>
        </w:rPr>
        <w:tab/>
        <w:t>While</w:t>
      </w:r>
      <m:oMath>
        <m:r>
          <w:rPr>
            <w:rFonts w:ascii="Cambria Math" w:hAnsi="Cambria Math"/>
          </w:rPr>
          <m:t xml:space="preserve"> </m:t>
        </m:r>
        <m:acc>
          <m:accPr>
            <m:ctrlPr>
              <w:rPr>
                <w:rFonts w:ascii="Cambria Math" w:hAnsi="Cambria Math"/>
                <w:i/>
              </w:rPr>
            </m:ctrlPr>
          </m:accPr>
          <m:e>
            <m:r>
              <w:rPr>
                <w:rFonts w:ascii="Cambria Math" w:hAnsi="Cambria Math"/>
              </w:rPr>
              <m:t>ω</m:t>
            </m:r>
          </m:e>
        </m:acc>
      </m:oMath>
      <w:r>
        <w:rPr>
          <w:rFonts w:eastAsiaTheme="minorEastAsia"/>
        </w:rPr>
        <w:t xml:space="preserve"> modifies the unit of MSY, it does not strongly affect the value of </w:t>
      </w:r>
      <w:r w:rsidRPr="00644855">
        <w:rPr>
          <w:i/>
        </w:rPr>
        <w:sym w:font="Symbol" w:char="F078"/>
      </w:r>
      <w:r w:rsidR="00AF07A1">
        <w:t>/</w:t>
      </w:r>
      <w:r>
        <w:rPr>
          <w:rFonts w:eastAsiaTheme="minorEastAsia"/>
          <w:i/>
        </w:rPr>
        <w:t>ln</w:t>
      </w:r>
      <w:r>
        <w:rPr>
          <w:rFonts w:eastAsiaTheme="minorEastAsia"/>
        </w:rPr>
        <w:t>(</w:t>
      </w:r>
      <m:oMath>
        <m:acc>
          <m:accPr>
            <m:ctrlPr>
              <w:rPr>
                <w:rFonts w:ascii="Cambria Math" w:hAnsi="Cambria Math"/>
                <w:i/>
              </w:rPr>
            </m:ctrlPr>
          </m:accPr>
          <m:e>
            <m:r>
              <w:rPr>
                <w:rFonts w:ascii="Cambria Math" w:hAnsi="Cambria Math"/>
              </w:rPr>
              <m:t>ω</m:t>
            </m:r>
          </m:e>
        </m:acc>
        <m:r>
          <w:rPr>
            <w:rFonts w:ascii="Cambria Math" w:hAnsi="Cambria Math"/>
          </w:rPr>
          <m:t>MSY[kg]</m:t>
        </m:r>
      </m:oMath>
      <w:r>
        <w:rPr>
          <w:rFonts w:eastAsiaTheme="minorEastAsia"/>
        </w:rPr>
        <w:t>), which is the quan</w:t>
      </w:r>
      <w:proofErr w:type="spellStart"/>
      <w:r>
        <w:rPr>
          <w:rFonts w:eastAsiaTheme="minorEastAsia"/>
        </w:rPr>
        <w:t>tity</w:t>
      </w:r>
      <w:proofErr w:type="spellEnd"/>
      <w:r>
        <w:rPr>
          <w:rFonts w:eastAsiaTheme="minorEastAsia"/>
        </w:rPr>
        <w:t xml:space="preserve"> that determines the model predictions on harvest rates, when </w:t>
      </w:r>
      <w:r w:rsidRPr="00644855">
        <w:rPr>
          <w:i/>
        </w:rPr>
        <w:sym w:font="Symbol" w:char="F078"/>
      </w:r>
      <w:r>
        <w:t xml:space="preserve"> is fitted at the chosen unit.  This is shown as the sensitivity of the model </w:t>
      </w:r>
      <w:r>
        <w:rPr>
          <w:i/>
        </w:rPr>
        <w:t>R</w:t>
      </w:r>
      <w:r>
        <w:rPr>
          <w:i/>
          <w:vertAlign w:val="superscript"/>
        </w:rPr>
        <w:t>2</w:t>
      </w:r>
      <w:r>
        <w:t xml:space="preserve"> to the chosen unit of MSY</w:t>
      </w:r>
      <w:r w:rsidR="00565597">
        <w:t xml:space="preserve"> (</w:t>
      </w:r>
      <w:r w:rsidR="00565597">
        <w:fldChar w:fldCharType="begin"/>
      </w:r>
      <w:r w:rsidR="00565597">
        <w:instrText xml:space="preserve"> REF _Ref483402718 \h </w:instrText>
      </w:r>
      <w:r w:rsidR="00565597">
        <w:fldChar w:fldCharType="separate"/>
      </w:r>
      <w:r w:rsidR="00F44A84">
        <w:t xml:space="preserve">Figure </w:t>
      </w:r>
      <w:r w:rsidR="00F44A84">
        <w:rPr>
          <w:noProof/>
        </w:rPr>
        <w:t>4</w:t>
      </w:r>
      <w:r w:rsidR="00565597">
        <w:fldChar w:fldCharType="end"/>
      </w:r>
      <w:r>
        <w:t xml:space="preserve">).  For </w:t>
      </w:r>
      <w:r w:rsidR="00441EA6">
        <w:t>all tested units where</w:t>
      </w:r>
      <w:r>
        <w:t xml:space="preserve"> </w:t>
      </w:r>
      <w:r>
        <w:rPr>
          <w:rFonts w:eastAsiaTheme="minorEastAsia"/>
          <w:i/>
        </w:rPr>
        <w:t>ln</w:t>
      </w:r>
      <w:r>
        <w:rPr>
          <w:rFonts w:eastAsiaTheme="minorEastAsia"/>
        </w:rPr>
        <w:t xml:space="preserve">(MSY) is positive for all fisheries, </w:t>
      </w:r>
      <w:r w:rsidR="00140F47">
        <w:rPr>
          <w:rFonts w:eastAsiaTheme="minorEastAsia"/>
        </w:rPr>
        <w:t>the</w:t>
      </w:r>
      <w:r>
        <w:rPr>
          <w:rFonts w:eastAsiaTheme="minorEastAsia"/>
        </w:rPr>
        <w:t xml:space="preserve"> </w:t>
      </w:r>
      <w:r>
        <w:rPr>
          <w:i/>
        </w:rPr>
        <w:t>R</w:t>
      </w:r>
      <w:r>
        <w:rPr>
          <w:i/>
          <w:vertAlign w:val="superscript"/>
        </w:rPr>
        <w:t>2</w:t>
      </w:r>
      <w:r>
        <w:t xml:space="preserve"> </w:t>
      </w:r>
      <w:r w:rsidR="00140F47">
        <w:t xml:space="preserve">is </w:t>
      </w:r>
      <w:r>
        <w:t>close to the maximum.  We set the unit to kg (</w:t>
      </w:r>
      <m:oMath>
        <m:acc>
          <m:accPr>
            <m:ctrlPr>
              <w:rPr>
                <w:rFonts w:ascii="Cambria Math" w:hAnsi="Cambria Math"/>
                <w:i/>
              </w:rPr>
            </m:ctrlPr>
          </m:accPr>
          <m:e>
            <m:r>
              <w:rPr>
                <w:rFonts w:ascii="Cambria Math" w:hAnsi="Cambria Math"/>
              </w:rPr>
              <m:t>ω</m:t>
            </m:r>
          </m:e>
        </m:acc>
      </m:oMath>
      <w:r>
        <w:rPr>
          <w:rFonts w:eastAsiaTheme="minorEastAsia"/>
        </w:rPr>
        <w:t>=1)</w:t>
      </w:r>
      <w:r>
        <w:t xml:space="preserve">, which is very close to the best fitting unit of </w:t>
      </w:r>
      <w:r w:rsidR="00140F47">
        <w:t xml:space="preserve">0.581 </w:t>
      </w:r>
      <w:r>
        <w:t xml:space="preserve">kg.  In the main results, the model essentially contains a single parameter </w:t>
      </w:r>
      <w:r w:rsidRPr="00644855">
        <w:rPr>
          <w:i/>
        </w:rPr>
        <w:sym w:font="Symbol" w:char="F078"/>
      </w:r>
      <w:r>
        <w:t>, with MSY being understood to have the unit of kg.</w:t>
      </w:r>
    </w:p>
    <w:p w14:paraId="21A3CB16" w14:textId="77777777" w:rsidR="0053506C" w:rsidRDefault="0053506C" w:rsidP="0053506C">
      <w:pPr>
        <w:outlineLvl w:val="0"/>
        <w:rPr>
          <w:noProof/>
        </w:rPr>
      </w:pPr>
    </w:p>
    <w:p w14:paraId="23B2C391" w14:textId="32DB24FA" w:rsidR="0053506C" w:rsidRDefault="006C3E87" w:rsidP="0053506C">
      <w:pPr>
        <w:keepNext/>
        <w:jc w:val="center"/>
        <w:outlineLvl w:val="0"/>
      </w:pPr>
      <w:r>
        <w:rPr>
          <w:noProof/>
        </w:rPr>
        <w:lastRenderedPageBreak/>
        <w:drawing>
          <wp:inline distT="0" distB="0" distL="0" distR="0" wp14:anchorId="57D22E88" wp14:editId="69A67B75">
            <wp:extent cx="5934710" cy="2393315"/>
            <wp:effectExtent l="0" t="0" r="8890" b="0"/>
            <wp:docPr id="14" name="Picture 14" descr="RAManalysis%20model%20sensitivit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Manalysis%20model%20sensitivity.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2393315"/>
                    </a:xfrm>
                    <a:prstGeom prst="rect">
                      <a:avLst/>
                    </a:prstGeom>
                    <a:noFill/>
                    <a:ln>
                      <a:noFill/>
                    </a:ln>
                  </pic:spPr>
                </pic:pic>
              </a:graphicData>
            </a:graphic>
          </wp:inline>
        </w:drawing>
      </w:r>
    </w:p>
    <w:p w14:paraId="1C054A79" w14:textId="0FFD040B" w:rsidR="0053506C" w:rsidRPr="00480BA5" w:rsidRDefault="0053506C" w:rsidP="0053506C">
      <w:pPr>
        <w:pStyle w:val="Caption"/>
        <w:rPr>
          <w:i w:val="0"/>
        </w:rPr>
      </w:pPr>
      <w:bookmarkStart w:id="484" w:name="_Ref483402718"/>
      <w:r>
        <w:t xml:space="preserve">Figure </w:t>
      </w:r>
      <w:fldSimple w:instr=" SEQ Figure \* ARABIC ">
        <w:r w:rsidR="00F44A84">
          <w:rPr>
            <w:noProof/>
          </w:rPr>
          <w:t>4</w:t>
        </w:r>
      </w:fldSimple>
      <w:bookmarkEnd w:id="484"/>
      <w:r w:rsidR="00D31A94">
        <w:t>. a</w:t>
      </w:r>
      <w:r>
        <w:t>. Sensitivity of model, as evaluated by R</w:t>
      </w:r>
      <w:r>
        <w:rPr>
          <w:vertAlign w:val="superscript"/>
        </w:rPr>
        <w:t>2</w:t>
      </w:r>
      <w:r w:rsidR="00D31A94">
        <w:t>, to MSY unit. b</w:t>
      </w:r>
      <w:r>
        <w:t>. Model R</w:t>
      </w:r>
      <w:r>
        <w:rPr>
          <w:vertAlign w:val="superscript"/>
        </w:rPr>
        <w:t>2</w:t>
      </w:r>
      <w:r>
        <w:rPr>
          <w:i w:val="0"/>
        </w:rPr>
        <w:t xml:space="preserve"> as a function of the parameter </w:t>
      </w:r>
      <w:r w:rsidRPr="00480BA5">
        <w:sym w:font="Symbol" w:char="F078"/>
      </w:r>
      <w:r>
        <w:rPr>
          <w:i w:val="0"/>
        </w:rPr>
        <w:t xml:space="preserve"> with MSY in kg.</w:t>
      </w:r>
    </w:p>
    <w:p w14:paraId="35AD830E" w14:textId="1DC93501" w:rsidR="00D71CE7" w:rsidRDefault="0053506C" w:rsidP="0053506C">
      <w:pPr>
        <w:outlineLvl w:val="0"/>
      </w:pPr>
      <w:r>
        <w:tab/>
        <w:t>The significance of the model fit and parameter estimate are evaluated using a permutation test</w:t>
      </w:r>
      <w:r>
        <w:fldChar w:fldCharType="begin" w:fldLock="1"/>
      </w:r>
      <w:r w:rsidR="0072434B">
        <w:instrText>ADDIN CSL_CITATION { "citationItems" : [ { "id" : "ITEM-1", "itemData" : { "DOI" : "10.2307/2246134", "ISBN" : "0883-4237", "ISSN" : "2168-8745", "PMID" : "20948974", "abstract" : "The history, empirical evidence and classical explanations of the significant-digit (or Benford's) law are reviewed, followed by a summary of recent invariant-measure characterizations. Then a new statistical derivation of the law in the form of a CLT-like theorem for significant digits is presented. If distributions are selected at random (in any \"unbiased\" way) and random samples are then taken from each of these distributions, the significant digits of the combined sample will converge to the logarithmic (Benford) distribution. This helps explain and predict the appearance of the significant-digit phenomenon in many different emprical contexts and helps justify its recent application to computer design, mathematical modelling and detection of fraud in accounting data.", "author" : [ { "dropping-particle" : "", "family" : "Neyman", "given" : "Jerzy Splawa", "non-dropping-particle" : "", "parse-names" : false, "suffix" : "" } ], "container-title" : "Roczniki Nauk Rolniczch", "id" : "ITEM-1", "issued" : { "date-parts" : [ [ "1923" ] ] }, "page" : "1-51", "title" : "On the application of probability theory to agricultural experiments: principles", "type" : "article-journal", "volume" : "10" }, "uris" : [ "http://www.mendeley.com/documents/?uuid=02f2b341-98c7-4100-bcd3-082fabe624cd" ] }, { "id" : "ITEM-2", "itemData" : { "author" : [ { "dropping-particle" : "", "family" : "Fisher", "given" : "Ronald", "non-dropping-particle" : "", "parse-names" : false, "suffix" : "" } ], "container-title" : "Journal of the Royal Statistical Society. Series B (Methodological)", "id" : "ITEM-2", "issue" : "1", "issued" : { "date-parts" : [ [ "1955" ] ] }, "page" : "69-78", "title" : "Statistical Methods and Scientific Induction", "type" : "article-journal", "volume" : "17" }, "uris" : [ "http://www.mendeley.com/documents/?uuid=6985ba5f-c1c0-4bbd-ac9a-5f92e4388a9d" ] }, { "id" : "ITEM-3", "itemData" : { "DOI" : "10.1139/f01-004", "ISBN" : "0706-652X", "ISSN" : "0706-652X", "PMID" : "5684003", "abstract" : "The most appropriate strategy to be used to create a permutation distribution for tests of individual terms in complex experimental designs is currently unclear. There are often many possibilities, including restricted permutation or permutation of some form of residuals. This paper provides a summary of recent empirical and theoretical results concerning available methods and gives recommendations for their use in univariate and multivariate applications. The focus of the paper is on complex designs in analysis of variance and multiple regression (i.e., linear models). The assumption of exchangeability required for a permutation test is assured by random allocation of treatments to units in experimental work. For observational data, exchangeability is tantamount to the assumption of independent and identically distributed errors under a null hypothesis. For partial regression, the method of permutation of residuals under a reduced model has been shown to provide the best test. For analysis of variance, o..., La strat{\u00e9}gie la plus appropri{\u00e9}e pour g{\u00e9}n{\u00e9}rer une distribution de permutation en vue de tester les termes individuels d'un plan exp{\u00e9}rimental complexe n'est pas {\u00e9}vidente {\u00e0} l'heure actuelle. Il y a souvent plusieurs options, dont la permutation restreinte et la permutation d'une quelconque forme des r{\u00e9}siduels. On trouvera ici un r{\u00e9}sum{\u00e9} d'informations r{\u00e9}centes empiriques et th{\u00e9}oriques sur les m{\u00e9}thodes disponibles, ainsi que des recommandations pour leur utilisation dans des applications unidimensionnelles et multidimensionnelles. L'emphase est mise sur les plans complexes d'analyse de variance et de r{\u00e9}gression multiple (i.e. les mod{\u00e8}les lin{\u00e9}aires). Dans un travail exp{\u00e9}rimental, la supposition d'{\u00e9}changeabilit{\u00e9} requise pour un test par permutation est assur{\u00e9}e par l'assignation au hasard {\u00e0} des unit{\u00e9}s des divers traitements. Dans le cas d'observations, l'{\u00e9}changeabilit{\u00e9} {\u00e9}quivaut {\u00e0} supposer que les erreurs, dans une hypoth{\u00e8}se nulle, sont ind{\u00e9}pendantes et distribu{\u00e9}es de fa{\u00e7}on identique. Pour la r{\u00e9}gression partielle,...", "author" : [ { "dropping-particle" : "", "family" : "Anderson", "given" : "M J", "non-dropping-particle" : "", "parse-names" : false, "suffix" : "" } ], "container-title" : "Canadian Journal of Fisheries and Aquatic Sciences", "id" : "ITEM-3", "issue" : "3", "issued" : { "date-parts" : [ [ "2001" ] ] }, "page" : "626-639", "title" : "Permutation tests for univariate or multivariate analysis of variance and regression", "type" : "article-journal", "volume" : "58" }, "uris" : [ "http://www.mendeley.com/documents/?uuid=c7ab0f32-e482-4be8-bec8-cac53fd8d98e" ] } ], "mendeley" : { "formattedCitation" : "&lt;sup&gt;37\u201339&lt;/sup&gt;", "plainTextFormattedCitation" : "37\u201339", "previouslyFormattedCitation" : "&lt;sup&gt;37\u201339&lt;/sup&gt;" }, "properties" : { "noteIndex" : 0 }, "schema" : "https://github.com/citation-style-language/schema/raw/master/csl-citation.json" }</w:instrText>
      </w:r>
      <w:r>
        <w:fldChar w:fldCharType="separate"/>
      </w:r>
      <w:r w:rsidR="00BF4D94" w:rsidRPr="00BF4D94">
        <w:rPr>
          <w:noProof/>
          <w:vertAlign w:val="superscript"/>
        </w:rPr>
        <w:t>37–39</w:t>
      </w:r>
      <w:r>
        <w:fldChar w:fldCharType="end"/>
      </w:r>
      <w:r>
        <w:t xml:space="preserve">.  We permute, without replacement, the mean harvest rate </w:t>
      </w:r>
      <w:r>
        <w:rPr>
          <w:i/>
        </w:rPr>
        <w:t>F</w:t>
      </w:r>
      <w:r>
        <w:t xml:space="preserve">, which is what the model attempts to explain.  To keep the time series of each fishery intact, the initial harvest rate remains paired with the mean harvest rate (which excludes the first year) through the permutation.  The cost/benefit ratio </w:t>
      </w:r>
      <w:r w:rsidRPr="00AB3E61">
        <w:rPr>
          <w:i/>
        </w:rPr>
        <w:sym w:font="Symbol" w:char="F067"/>
      </w:r>
      <w:r>
        <w:t xml:space="preserve">  and MSY remain as original pairs to retain the fishery data structure.  The model is fitted to the permuted data, which generates an </w:t>
      </w:r>
      <w:r>
        <w:rPr>
          <w:i/>
        </w:rPr>
        <w:t>R</w:t>
      </w:r>
      <w:r>
        <w:rPr>
          <w:i/>
          <w:vertAlign w:val="superscript"/>
        </w:rPr>
        <w:t>2</w:t>
      </w:r>
      <w:r>
        <w:t xml:space="preserve"> and </w:t>
      </w:r>
      <w:proofErr w:type="spellStart"/>
      <w:r>
        <w:t>a</w:t>
      </w:r>
      <w:proofErr w:type="spellEnd"/>
      <w:r>
        <w:t xml:space="preserve"> </w:t>
      </w:r>
      <w:r w:rsidRPr="00644855">
        <w:rPr>
          <w:i/>
        </w:rPr>
        <w:sym w:font="Symbol" w:char="F078"/>
      </w:r>
      <w:r>
        <w:t xml:space="preserve"> estimate.  By performing the permutation 10000</w:t>
      </w:r>
      <w:r w:rsidR="00D80AB6">
        <w:t>0</w:t>
      </w:r>
      <w:r>
        <w:t xml:space="preserve"> times, we generate null distributions of </w:t>
      </w:r>
      <w:r>
        <w:rPr>
          <w:i/>
        </w:rPr>
        <w:t>R</w:t>
      </w:r>
      <w:r>
        <w:rPr>
          <w:i/>
          <w:vertAlign w:val="superscript"/>
        </w:rPr>
        <w:t>2</w:t>
      </w:r>
      <w:r>
        <w:t xml:space="preserve"> and </w:t>
      </w:r>
      <w:r w:rsidRPr="00644855">
        <w:rPr>
          <w:i/>
        </w:rPr>
        <w:sym w:font="Symbol" w:char="F078"/>
      </w:r>
      <w:r>
        <w:t xml:space="preserve"> for the model, with the null hypothesis being that there is no relationship between harvest rate and the predictor variables (</w:t>
      </w:r>
      <w:r w:rsidRPr="00AB3E61">
        <w:rPr>
          <w:i/>
        </w:rPr>
        <w:sym w:font="Symbol" w:char="F067"/>
      </w:r>
      <w:r>
        <w:t xml:space="preserve">  and MSY) in our model.  The one-sided </w:t>
      </w:r>
      <w:r>
        <w:rPr>
          <w:i/>
        </w:rPr>
        <w:t>p</w:t>
      </w:r>
      <w:r>
        <w:t>-value of the original</w:t>
      </w:r>
      <w:r w:rsidRPr="00E53E1A">
        <w:rPr>
          <w:i/>
        </w:rPr>
        <w:t xml:space="preserve"> </w:t>
      </w:r>
      <w:r>
        <w:rPr>
          <w:i/>
        </w:rPr>
        <w:t>R</w:t>
      </w:r>
      <w:r>
        <w:rPr>
          <w:i/>
          <w:vertAlign w:val="superscript"/>
        </w:rPr>
        <w:t>2</w:t>
      </w:r>
      <w:r>
        <w:t xml:space="preserve">, fitted to the original data, is the fraction of the permuted fits whose </w:t>
      </w:r>
      <w:r>
        <w:rPr>
          <w:i/>
        </w:rPr>
        <w:t>R</w:t>
      </w:r>
      <w:r>
        <w:rPr>
          <w:i/>
          <w:vertAlign w:val="superscript"/>
        </w:rPr>
        <w:t>2</w:t>
      </w:r>
      <w:r>
        <w:t xml:space="preserve"> are larger.</w:t>
      </w:r>
      <w:r w:rsidR="00060E38">
        <w:t xml:space="preserve">  This is the significance of the model.  The one-sided </w:t>
      </w:r>
      <w:r w:rsidR="00060E38">
        <w:rPr>
          <w:i/>
        </w:rPr>
        <w:t>p</w:t>
      </w:r>
      <w:r w:rsidR="00060E38">
        <w:t xml:space="preserve">-value of the model fit to permuted harvest rate is the fraction of </w:t>
      </w:r>
      <w:r w:rsidR="00060E38">
        <w:rPr>
          <w:i/>
        </w:rPr>
        <w:t>R</w:t>
      </w:r>
      <w:r w:rsidR="00060E38">
        <w:rPr>
          <w:i/>
          <w:vertAlign w:val="superscript"/>
        </w:rPr>
        <w:t>2</w:t>
      </w:r>
      <w:r w:rsidR="00060E38">
        <w:rPr>
          <w:i/>
        </w:rPr>
        <w:t xml:space="preserve"> </w:t>
      </w:r>
      <w:r w:rsidR="00060E38">
        <w:t xml:space="preserve">greater than 0 in the permuted set, and indicates the model’s fit to the pure harvest rate distribution without regard to </w:t>
      </w:r>
      <w:r w:rsidR="00060E38" w:rsidRPr="00AB3E61">
        <w:rPr>
          <w:i/>
        </w:rPr>
        <w:sym w:font="Symbol" w:char="F067"/>
      </w:r>
      <w:r w:rsidR="00060E38">
        <w:t xml:space="preserve">  and MSY. </w:t>
      </w:r>
      <w:r>
        <w:t xml:space="preserve"> The two-sided </w:t>
      </w:r>
      <w:r>
        <w:rPr>
          <w:i/>
        </w:rPr>
        <w:t>p</w:t>
      </w:r>
      <w:r>
        <w:t xml:space="preserve">-value of the original </w:t>
      </w:r>
      <w:r w:rsidRPr="00644855">
        <w:rPr>
          <w:i/>
        </w:rPr>
        <w:sym w:font="Symbol" w:char="F078"/>
      </w:r>
      <w:r>
        <w:t xml:space="preserve"> estimate is 2x the smaller of the fractions of permuted </w:t>
      </w:r>
      <w:r w:rsidRPr="00644855">
        <w:rPr>
          <w:i/>
        </w:rPr>
        <w:sym w:font="Symbol" w:char="F078"/>
      </w:r>
      <w:r>
        <w:t xml:space="preserve"> estimates that are either larger or smaller.</w:t>
      </w:r>
      <w:r w:rsidR="00D71CE7">
        <w:t xml:space="preserve">  The result </w:t>
      </w:r>
      <w:r w:rsidR="00022907">
        <w:t xml:space="preserve">is </w:t>
      </w:r>
      <w:r w:rsidR="00D71CE7">
        <w:t xml:space="preserve">shown in </w:t>
      </w:r>
      <w:r w:rsidR="00D71CE7">
        <w:fldChar w:fldCharType="begin"/>
      </w:r>
      <w:r w:rsidR="00D71CE7">
        <w:instrText xml:space="preserve"> REF _Ref484180302 \h </w:instrText>
      </w:r>
      <w:r w:rsidR="00D71CE7">
        <w:fldChar w:fldCharType="separate"/>
      </w:r>
      <w:r w:rsidR="00F44A84">
        <w:t xml:space="preserve">Figure </w:t>
      </w:r>
      <w:r w:rsidR="00F44A84">
        <w:rPr>
          <w:noProof/>
        </w:rPr>
        <w:t>5</w:t>
      </w:r>
      <w:r w:rsidR="00D71CE7">
        <w:fldChar w:fldCharType="end"/>
      </w:r>
      <w:r w:rsidR="00D71CE7">
        <w:t>.</w:t>
      </w:r>
      <w:r w:rsidR="00307AF8">
        <w:t xml:space="preserve">  The insignificance of the estimate indicates that </w:t>
      </w:r>
      <w:r w:rsidR="00307AF8" w:rsidRPr="00644855">
        <w:rPr>
          <w:i/>
        </w:rPr>
        <w:sym w:font="Symbol" w:char="F078"/>
      </w:r>
      <w:r w:rsidR="00307AF8">
        <w:t xml:space="preserve"> fits to the pure harvest rate distribution, and that any additional variations explained by the full model </w:t>
      </w:r>
      <w:r w:rsidR="00C37CEE">
        <w:t>comes from part of t</w:t>
      </w:r>
      <w:r w:rsidR="00811A51">
        <w:t>he model that is parameter-independent.</w:t>
      </w:r>
      <w:r w:rsidR="00307AF8">
        <w:t xml:space="preserve"> </w:t>
      </w:r>
    </w:p>
    <w:p w14:paraId="496DB437" w14:textId="016920A3" w:rsidR="00BC0EC0" w:rsidRDefault="00E64706" w:rsidP="00BC0EC0">
      <w:pPr>
        <w:jc w:val="center"/>
        <w:outlineLvl w:val="0"/>
      </w:pPr>
      <w:r>
        <w:rPr>
          <w:noProof/>
        </w:rPr>
        <w:lastRenderedPageBreak/>
        <w:drawing>
          <wp:inline distT="0" distB="0" distL="0" distR="0" wp14:anchorId="44880381" wp14:editId="01BD0044">
            <wp:extent cx="2549769" cy="2461846"/>
            <wp:effectExtent l="0" t="0" r="0" b="2540"/>
            <wp:docPr id="4" name="Picture 4" descr="../../../Biology/BacteriaSim/RAManalysis%20fit%20100000%20permutations%20null%20distributions%20vs%20mode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ology/BacteriaSim/RAManalysis%20fit%20100000%20permutations%20null%20distributions%20vs%20model.pdf"/>
                    <pic:cNvPicPr>
                      <a:picLocks noChangeAspect="1" noChangeArrowheads="1"/>
                    </pic:cNvPicPr>
                  </pic:nvPicPr>
                  <pic:blipFill rotWithShape="1">
                    <a:blip r:embed="rId14">
                      <a:extLst>
                        <a:ext uri="{28A0092B-C50C-407E-A947-70E740481C1C}">
                          <a14:useLocalDpi xmlns:a14="http://schemas.microsoft.com/office/drawing/2010/main" val="0"/>
                        </a:ext>
                      </a:extLst>
                    </a:blip>
                    <a:srcRect l="51556" t="23179" r="5475" b="23178"/>
                    <a:stretch/>
                  </pic:blipFill>
                  <pic:spPr bwMode="auto">
                    <a:xfrm>
                      <a:off x="0" y="0"/>
                      <a:ext cx="2549769" cy="2461846"/>
                    </a:xfrm>
                    <a:prstGeom prst="rect">
                      <a:avLst/>
                    </a:prstGeom>
                    <a:noFill/>
                    <a:ln>
                      <a:noFill/>
                    </a:ln>
                    <a:extLst>
                      <a:ext uri="{53640926-AAD7-44D8-BBD7-CCE9431645EC}">
                        <a14:shadowObscured xmlns:a14="http://schemas.microsoft.com/office/drawing/2010/main"/>
                      </a:ext>
                    </a:extLst>
                  </pic:spPr>
                </pic:pic>
              </a:graphicData>
            </a:graphic>
          </wp:inline>
        </w:drawing>
      </w:r>
    </w:p>
    <w:p w14:paraId="3BF607FA" w14:textId="77777777" w:rsidR="00955056" w:rsidRDefault="00BC0EC0" w:rsidP="00D80AB6">
      <w:pPr>
        <w:pStyle w:val="Caption"/>
        <w:rPr>
          <w:ins w:id="485" w:author="Edward Tekwa" w:date="2017-08-03T14:59:00Z"/>
        </w:rPr>
      </w:pPr>
      <w:bookmarkStart w:id="486" w:name="_Ref484180302"/>
      <w:r>
        <w:t xml:space="preserve">Figure </w:t>
      </w:r>
      <w:fldSimple w:instr=" SEQ Figure \* ARABIC ">
        <w:r w:rsidR="00F44A84">
          <w:rPr>
            <w:noProof/>
          </w:rPr>
          <w:t>5</w:t>
        </w:r>
      </w:fldSimple>
      <w:bookmarkEnd w:id="486"/>
      <w:r>
        <w:t xml:space="preserve">. </w:t>
      </w:r>
      <w:r w:rsidR="00495E7C">
        <w:t>E</w:t>
      </w:r>
      <w:r>
        <w:t xml:space="preserve">stimated parameter </w:t>
      </w:r>
      <w:r w:rsidRPr="00644855">
        <w:sym w:font="Symbol" w:char="F078"/>
      </w:r>
      <w:r w:rsidR="00495E7C">
        <w:t xml:space="preserve"> (</w:t>
      </w:r>
      <w:r w:rsidR="00C23170">
        <w:t>black vertical line)</w:t>
      </w:r>
      <w:r>
        <w:t xml:space="preserve"> compared to null distributions g</w:t>
      </w:r>
      <w:r w:rsidR="00337FF3">
        <w:t>enerated from permutation tests.</w:t>
      </w:r>
    </w:p>
    <w:p w14:paraId="2A0D083D" w14:textId="467AB4E9" w:rsidR="0053506C" w:rsidRPr="00D80AB6" w:rsidRDefault="00955056" w:rsidP="00920DAD">
      <w:ins w:id="487" w:author="Edward Tekwa" w:date="2017-08-03T14:59:00Z">
        <w:r>
          <w:tab/>
          <w:t xml:space="preserve">For illustrative purpose, the empirical probability density distribution of harvest rates as a function of </w:t>
        </w:r>
      </w:ins>
      <w:ins w:id="488" w:author="Edward Tekwa" w:date="2017-08-03T15:00:00Z">
        <w:r w:rsidRPr="0092639C">
          <w:rPr>
            <w:i/>
          </w:rPr>
          <w:sym w:font="Symbol" w:char="F067"/>
        </w:r>
        <w:r>
          <w:t>ln(MSY</w:t>
        </w:r>
        <w:r w:rsidRPr="00721F8E">
          <w:t>)</w:t>
        </w:r>
        <w:r>
          <w:t xml:space="preserve"> are constructed using </w:t>
        </w:r>
        <w:proofErr w:type="spellStart"/>
        <w:r>
          <w:t>Matlab</w:t>
        </w:r>
      </w:ins>
      <w:proofErr w:type="spellEnd"/>
      <w:ins w:id="489" w:author="Edward Tekwa" w:date="2017-08-04T10:09:00Z">
        <w:r w:rsidR="00491BCA">
          <w:t>(</w:t>
        </w:r>
        <w:r w:rsidR="003D14E0">
          <w:t>R</w:t>
        </w:r>
        <w:r w:rsidR="00491BCA">
          <w:t>2017a)</w:t>
        </w:r>
      </w:ins>
      <w:ins w:id="490" w:author="Edward Tekwa" w:date="2017-08-03T15:00:00Z">
        <w:r>
          <w:t>’s kernel smoothing function (</w:t>
        </w:r>
        <w:proofErr w:type="spellStart"/>
        <w:r>
          <w:t>ksdensity</w:t>
        </w:r>
        <w:proofErr w:type="spellEnd"/>
        <w:r>
          <w:t>)</w:t>
        </w:r>
      </w:ins>
      <w:ins w:id="491" w:author="Edward Tekwa" w:date="2017-08-03T15:01:00Z">
        <w:r w:rsidR="00D15837">
          <w:t xml:space="preserve"> with automatic bandwidth</w:t>
        </w:r>
      </w:ins>
      <w:ins w:id="492" w:author="Edward Tekwa" w:date="2017-08-03T15:00:00Z">
        <w:r>
          <w:t>.</w:t>
        </w:r>
      </w:ins>
      <w:ins w:id="493" w:author="Edward Tekwa" w:date="2017-08-03T15:11:00Z">
        <w:r w:rsidR="00151120">
          <w:t xml:space="preserve">  This illustrates how likely a fishery is found to have a particular harvest rate given a particular </w:t>
        </w:r>
      </w:ins>
      <w:ins w:id="494" w:author="Edward Tekwa" w:date="2017-08-03T15:12:00Z">
        <w:r w:rsidR="00151120" w:rsidRPr="0092639C">
          <w:rPr>
            <w:i/>
          </w:rPr>
          <w:sym w:font="Symbol" w:char="F067"/>
        </w:r>
        <w:r w:rsidR="00151120">
          <w:t>ln(MSY</w:t>
        </w:r>
        <w:r w:rsidR="00151120" w:rsidRPr="00721F8E">
          <w:t>)</w:t>
        </w:r>
      </w:ins>
      <w:ins w:id="495" w:author="Edward Tekwa" w:date="2017-08-03T15:13:00Z">
        <w:r w:rsidR="00151120">
          <w:t xml:space="preserve"> value.  </w:t>
        </w:r>
      </w:ins>
      <w:ins w:id="496" w:author="Edward Tekwa" w:date="2017-08-03T15:00:00Z">
        <w:r>
          <w:t xml:space="preserve">In </w:t>
        </w:r>
      </w:ins>
      <w:ins w:id="497" w:author="Edward Tekwa" w:date="2017-08-03T15:03:00Z">
        <w:r w:rsidR="00D56190">
          <w:fldChar w:fldCharType="begin"/>
        </w:r>
        <w:r w:rsidR="00D56190">
          <w:instrText xml:space="preserve"> REF _Ref483402876 \h </w:instrText>
        </w:r>
      </w:ins>
      <w:r w:rsidR="00D56190">
        <w:fldChar w:fldCharType="separate"/>
      </w:r>
      <w:ins w:id="498" w:author="Edward Tekwa" w:date="2017-08-03T15:03:00Z">
        <w:r w:rsidR="00D56190">
          <w:t xml:space="preserve">Figure </w:t>
        </w:r>
        <w:r w:rsidR="00D56190">
          <w:rPr>
            <w:i/>
            <w:iCs/>
            <w:noProof/>
          </w:rPr>
          <w:t>3</w:t>
        </w:r>
        <w:r w:rsidR="00D56190">
          <w:fldChar w:fldCharType="end"/>
        </w:r>
      </w:ins>
      <w:ins w:id="499" w:author="Edward Tekwa" w:date="2017-08-03T15:04:00Z">
        <w:r w:rsidR="00D56190">
          <w:t xml:space="preserve">a, we use a rolling window of 10 ln units along the </w:t>
        </w:r>
      </w:ins>
      <w:ins w:id="500" w:author="Edward Tekwa" w:date="2017-08-03T15:05:00Z">
        <w:r w:rsidR="00D56190">
          <w:t>x-axis (</w:t>
        </w:r>
        <w:r w:rsidR="00D56190" w:rsidRPr="0092639C">
          <w:rPr>
            <w:i/>
          </w:rPr>
          <w:sym w:font="Symbol" w:char="F067"/>
        </w:r>
        <w:r w:rsidR="00D56190">
          <w:t>ln(MSY</w:t>
        </w:r>
        <w:r w:rsidR="00D56190" w:rsidRPr="00721F8E">
          <w:t>)</w:t>
        </w:r>
        <w:r w:rsidR="00D56190">
          <w:t>) to construct a kernel density</w:t>
        </w:r>
      </w:ins>
      <w:ins w:id="501" w:author="Edward Tekwa" w:date="2017-08-03T15:09:00Z">
        <w:r w:rsidR="00191310">
          <w:t xml:space="preserve"> function</w:t>
        </w:r>
      </w:ins>
      <w:ins w:id="502" w:author="Edward Tekwa" w:date="2017-08-03T15:10:00Z">
        <w:r w:rsidR="00EC2FB5">
          <w:t>, for each initial condition group (</w:t>
        </w:r>
        <w:proofErr w:type="spellStart"/>
        <w:r w:rsidR="00EC2FB5">
          <w:rPr>
            <w:i/>
          </w:rPr>
          <w:t>F</w:t>
        </w:r>
      </w:ins>
      <w:ins w:id="503" w:author="Edward Tekwa" w:date="2017-08-03T15:36:00Z">
        <w:r w:rsidR="003C228B">
          <w:rPr>
            <w:i/>
            <w:vertAlign w:val="subscript"/>
          </w:rPr>
          <w:t>init</w:t>
        </w:r>
      </w:ins>
      <w:proofErr w:type="spellEnd"/>
      <w:ins w:id="504" w:author="Edward Tekwa" w:date="2017-08-03T15:10:00Z">
        <w:r w:rsidR="00EC2FB5">
          <w:t>&lt;</w:t>
        </w:r>
        <w:r w:rsidR="00EC2FB5">
          <w:rPr>
            <w:i/>
          </w:rPr>
          <w:t>F</w:t>
        </w:r>
        <w:r w:rsidR="00EC2FB5">
          <w:rPr>
            <w:i/>
            <w:vertAlign w:val="subscript"/>
          </w:rPr>
          <w:t>MSY</w:t>
        </w:r>
        <w:r w:rsidR="00EC2FB5">
          <w:t xml:space="preserve"> or </w:t>
        </w:r>
        <w:proofErr w:type="spellStart"/>
        <w:r w:rsidR="00EC2FB5">
          <w:rPr>
            <w:i/>
          </w:rPr>
          <w:t>F</w:t>
        </w:r>
      </w:ins>
      <w:ins w:id="505" w:author="Edward Tekwa" w:date="2017-08-03T15:36:00Z">
        <w:r w:rsidR="003C228B">
          <w:rPr>
            <w:i/>
            <w:vertAlign w:val="subscript"/>
          </w:rPr>
          <w:t>init</w:t>
        </w:r>
      </w:ins>
      <w:proofErr w:type="spellEnd"/>
      <w:ins w:id="506" w:author="Edward Tekwa" w:date="2017-08-03T15:10:00Z">
        <w:r w:rsidR="00EC2FB5">
          <w:t>&gt;</w:t>
        </w:r>
        <w:r w:rsidR="00EC2FB5">
          <w:rPr>
            <w:i/>
          </w:rPr>
          <w:t>F</w:t>
        </w:r>
        <w:r w:rsidR="00EC2FB5">
          <w:rPr>
            <w:i/>
            <w:vertAlign w:val="subscript"/>
          </w:rPr>
          <w:t>MSY</w:t>
        </w:r>
        <w:r w:rsidR="00EC2FB5">
          <w:t>),</w:t>
        </w:r>
      </w:ins>
      <w:ins w:id="507" w:author="Edward Tekwa" w:date="2017-08-03T15:05:00Z">
        <w:r w:rsidR="00D56190">
          <w:t xml:space="preserve"> in the y direction evaluated at 20 equally spaced points from </w:t>
        </w:r>
      </w:ins>
      <w:ins w:id="508" w:author="Edward Tekwa" w:date="2017-08-03T15:06:00Z">
        <w:r w:rsidR="00D56190">
          <w:t>-6.5 to 3.5 in log</w:t>
        </w:r>
        <w:r w:rsidR="00D56190">
          <w:rPr>
            <w:vertAlign w:val="subscript"/>
          </w:rPr>
          <w:t>2</w:t>
        </w:r>
        <w:r w:rsidR="00D56190">
          <w:t>(</w:t>
        </w:r>
        <w:r w:rsidR="00D56190">
          <w:rPr>
            <w:i/>
          </w:rPr>
          <w:t>F</w:t>
        </w:r>
        <w:r w:rsidR="00D56190">
          <w:t>/</w:t>
        </w:r>
        <w:r w:rsidR="00D56190">
          <w:rPr>
            <w:i/>
          </w:rPr>
          <w:t>F</w:t>
        </w:r>
        <w:r w:rsidR="00D56190">
          <w:rPr>
            <w:i/>
            <w:vertAlign w:val="subscript"/>
          </w:rPr>
          <w:t>MSY</w:t>
        </w:r>
        <w:r w:rsidR="00D56190">
          <w:t xml:space="preserve">).  The </w:t>
        </w:r>
      </w:ins>
      <w:ins w:id="509" w:author="Edward Tekwa" w:date="2017-08-03T15:07:00Z">
        <w:r w:rsidR="00D56190">
          <w:t>resulting matrix</w:t>
        </w:r>
      </w:ins>
      <w:ins w:id="510" w:author="Edward Tekwa" w:date="2017-08-03T15:08:00Z">
        <w:r w:rsidR="00191310">
          <w:t xml:space="preserve"> of probability density</w:t>
        </w:r>
      </w:ins>
      <w:ins w:id="511" w:author="Edward Tekwa" w:date="2017-08-03T15:07:00Z">
        <w:r w:rsidR="00D56190">
          <w:t xml:space="preserve"> is then projected using </w:t>
        </w:r>
      </w:ins>
      <w:ins w:id="512" w:author="Edward Tekwa" w:date="2017-08-03T15:08:00Z">
        <w:r w:rsidR="00191310">
          <w:t xml:space="preserve">a </w:t>
        </w:r>
      </w:ins>
      <w:ins w:id="513" w:author="Edward Tekwa" w:date="2017-08-03T15:07:00Z">
        <w:r w:rsidR="00D56190">
          <w:t>filled contour</w:t>
        </w:r>
        <w:r w:rsidR="00191310">
          <w:t xml:space="preserve"> plot.</w:t>
        </w:r>
      </w:ins>
      <w:ins w:id="514" w:author="Edward Tekwa" w:date="2017-08-03T15:08:00Z">
        <w:r w:rsidR="00191310">
          <w:t xml:space="preserve"> </w:t>
        </w:r>
        <w:r w:rsidR="00191310" w:rsidRPr="00191310">
          <w:t xml:space="preserve"> </w:t>
        </w:r>
        <w:r w:rsidR="00191310">
          <w:t xml:space="preserve">In </w:t>
        </w:r>
        <w:r w:rsidR="00191310">
          <w:fldChar w:fldCharType="begin"/>
        </w:r>
        <w:r w:rsidR="00191310">
          <w:instrText xml:space="preserve"> REF _Ref483402876 \h </w:instrText>
        </w:r>
        <w:r w:rsidR="00191310">
          <w:fldChar w:fldCharType="separate"/>
        </w:r>
      </w:ins>
      <w:r w:rsidR="00191310">
        <w:t xml:space="preserve">Figure </w:t>
      </w:r>
      <w:ins w:id="515" w:author="Edward Tekwa" w:date="2017-07-23T11:52:00Z">
        <w:r w:rsidR="00191310">
          <w:rPr>
            <w:i/>
            <w:iCs/>
            <w:noProof/>
          </w:rPr>
          <w:t>3</w:t>
        </w:r>
      </w:ins>
      <w:ins w:id="516" w:author="Edward Tekwa" w:date="2017-08-03T15:08:00Z">
        <w:r w:rsidR="00191310">
          <w:fldChar w:fldCharType="end"/>
        </w:r>
        <w:r w:rsidR="00191310">
          <w:t xml:space="preserve">c and d, for the defined subset of </w:t>
        </w:r>
        <w:proofErr w:type="spellStart"/>
        <w:r w:rsidR="00191310">
          <w:t>datapoints</w:t>
        </w:r>
        <w:proofErr w:type="spellEnd"/>
        <w:r w:rsidR="00191310">
          <w:t>, kernel density functions are fitted</w:t>
        </w:r>
      </w:ins>
      <w:ins w:id="517" w:author="Edward Tekwa" w:date="2017-08-03T15:11:00Z">
        <w:r w:rsidR="00A47A3F">
          <w:t xml:space="preserve"> along 100 equally spaced points from </w:t>
        </w:r>
        <w:r w:rsidR="00A47A3F">
          <w:t>-6.5 to 3.5 in log</w:t>
        </w:r>
        <w:r w:rsidR="00A47A3F">
          <w:rPr>
            <w:vertAlign w:val="subscript"/>
          </w:rPr>
          <w:t>2</w:t>
        </w:r>
        <w:r w:rsidR="00A47A3F">
          <w:t>(</w:t>
        </w:r>
        <w:r w:rsidR="00A47A3F">
          <w:rPr>
            <w:i/>
          </w:rPr>
          <w:t>F</w:t>
        </w:r>
        <w:r w:rsidR="00A47A3F">
          <w:t>/</w:t>
        </w:r>
        <w:r w:rsidR="00A47A3F">
          <w:rPr>
            <w:i/>
          </w:rPr>
          <w:t>F</w:t>
        </w:r>
        <w:r w:rsidR="00A47A3F">
          <w:rPr>
            <w:i/>
            <w:vertAlign w:val="subscript"/>
          </w:rPr>
          <w:t>MSY</w:t>
        </w:r>
        <w:r w:rsidR="00A47A3F">
          <w:t>)</w:t>
        </w:r>
        <w:r w:rsidR="00344277">
          <w:t>.</w:t>
        </w:r>
      </w:ins>
      <w:r w:rsidR="0053506C">
        <w:br w:type="page"/>
      </w:r>
    </w:p>
    <w:p w14:paraId="7C9E9483" w14:textId="227EB36E" w:rsidR="00585CEB" w:rsidRDefault="0053506C" w:rsidP="0053506C">
      <w:pPr>
        <w:outlineLvl w:val="0"/>
        <w:rPr>
          <w:b/>
        </w:rPr>
      </w:pPr>
      <w:r>
        <w:rPr>
          <w:b/>
        </w:rPr>
        <w:lastRenderedPageBreak/>
        <w:t>References</w:t>
      </w:r>
    </w:p>
    <w:p w14:paraId="03544398" w14:textId="77777777" w:rsidR="00AB0702" w:rsidRDefault="00AB0702" w:rsidP="0053506C">
      <w:pPr>
        <w:outlineLvl w:val="0"/>
        <w:rPr>
          <w:b/>
        </w:rPr>
      </w:pPr>
    </w:p>
    <w:p w14:paraId="3FCA6057" w14:textId="3815231B" w:rsidR="00D94E0F" w:rsidRPr="00D94E0F" w:rsidRDefault="0053506C" w:rsidP="00D94E0F">
      <w:pPr>
        <w:widowControl w:val="0"/>
        <w:autoSpaceDE w:val="0"/>
        <w:autoSpaceDN w:val="0"/>
        <w:adjustRightInd w:val="0"/>
        <w:ind w:left="640" w:hanging="640"/>
        <w:rPr>
          <w:rFonts w:ascii="Calibri" w:eastAsia="Times New Roman" w:hAnsi="Calibri" w:cs="Times New Roman"/>
          <w:noProof/>
        </w:rPr>
      </w:pPr>
      <w:r>
        <w:rPr>
          <w:b/>
        </w:rPr>
        <w:fldChar w:fldCharType="begin" w:fldLock="1"/>
      </w:r>
      <w:r>
        <w:rPr>
          <w:b/>
        </w:rPr>
        <w:instrText xml:space="preserve">ADDIN Mendeley Bibliography CSL_BIBLIOGRAPHY </w:instrText>
      </w:r>
      <w:r>
        <w:rPr>
          <w:b/>
        </w:rPr>
        <w:fldChar w:fldCharType="separate"/>
      </w:r>
      <w:r w:rsidR="00D94E0F" w:rsidRPr="00D94E0F">
        <w:rPr>
          <w:rFonts w:ascii="Calibri" w:eastAsia="Times New Roman" w:hAnsi="Calibri" w:cs="Times New Roman"/>
          <w:noProof/>
        </w:rPr>
        <w:t>1.</w:t>
      </w:r>
      <w:r w:rsidR="00D94E0F" w:rsidRPr="00D94E0F">
        <w:rPr>
          <w:rFonts w:ascii="Calibri" w:eastAsia="Times New Roman" w:hAnsi="Calibri" w:cs="Times New Roman"/>
          <w:noProof/>
        </w:rPr>
        <w:tab/>
        <w:t>UN. Sustainable Development Goals. (2015). at &lt;http://www.un.org/sustainabledevelopment/&gt;</w:t>
      </w:r>
    </w:p>
    <w:p w14:paraId="51DEAFFB"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2.</w:t>
      </w:r>
      <w:r w:rsidRPr="00D94E0F">
        <w:rPr>
          <w:rFonts w:ascii="Calibri" w:eastAsia="Times New Roman" w:hAnsi="Calibri" w:cs="Times New Roman"/>
          <w:noProof/>
        </w:rPr>
        <w:tab/>
        <w:t xml:space="preserve">Levin, S. </w:t>
      </w:r>
      <w:r w:rsidRPr="00D94E0F">
        <w:rPr>
          <w:rFonts w:ascii="Calibri" w:eastAsia="Times New Roman" w:hAnsi="Calibri" w:cs="Times New Roman"/>
          <w:i/>
          <w:iCs/>
          <w:noProof/>
        </w:rPr>
        <w:t>et al.</w:t>
      </w:r>
      <w:r w:rsidRPr="00D94E0F">
        <w:rPr>
          <w:rFonts w:ascii="Calibri" w:eastAsia="Times New Roman" w:hAnsi="Calibri" w:cs="Times New Roman"/>
          <w:noProof/>
        </w:rPr>
        <w:t xml:space="preserve"> Social-ecological systems as complex adaptive systems: modeling and policy implications. </w:t>
      </w:r>
      <w:r w:rsidRPr="00D94E0F">
        <w:rPr>
          <w:rFonts w:ascii="Calibri" w:eastAsia="Times New Roman" w:hAnsi="Calibri" w:cs="Times New Roman"/>
          <w:i/>
          <w:iCs/>
          <w:noProof/>
        </w:rPr>
        <w:t>Environ. Dev. Econ.</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18,</w:t>
      </w:r>
      <w:r w:rsidRPr="00D94E0F">
        <w:rPr>
          <w:rFonts w:ascii="Calibri" w:eastAsia="Times New Roman" w:hAnsi="Calibri" w:cs="Times New Roman"/>
          <w:noProof/>
        </w:rPr>
        <w:t xml:space="preserve"> 111–132 (2013).</w:t>
      </w:r>
    </w:p>
    <w:p w14:paraId="671217A8"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3.</w:t>
      </w:r>
      <w:r w:rsidRPr="00D94E0F">
        <w:rPr>
          <w:rFonts w:ascii="Calibri" w:eastAsia="Times New Roman" w:hAnsi="Calibri" w:cs="Times New Roman"/>
          <w:noProof/>
        </w:rPr>
        <w:tab/>
        <w:t xml:space="preserve">Horan, R. D., Fenichel, E. P., Drury, K. L. S. &amp; Lodge, D. M. Managing ecological thresholds in coupled environmental-human systems. </w:t>
      </w:r>
      <w:r w:rsidRPr="00D94E0F">
        <w:rPr>
          <w:rFonts w:ascii="Calibri" w:eastAsia="Times New Roman" w:hAnsi="Calibri" w:cs="Times New Roman"/>
          <w:i/>
          <w:iCs/>
          <w:noProof/>
        </w:rPr>
        <w:t>Proc. Natl. Acad. Sci. U. S. A.</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108,</w:t>
      </w:r>
      <w:r w:rsidRPr="00D94E0F">
        <w:rPr>
          <w:rFonts w:ascii="Calibri" w:eastAsia="Times New Roman" w:hAnsi="Calibri" w:cs="Times New Roman"/>
          <w:noProof/>
        </w:rPr>
        <w:t xml:space="preserve"> 7333–7338 (2011).</w:t>
      </w:r>
    </w:p>
    <w:p w14:paraId="3C228251"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4.</w:t>
      </w:r>
      <w:r w:rsidRPr="00D94E0F">
        <w:rPr>
          <w:rFonts w:ascii="Calibri" w:eastAsia="Times New Roman" w:hAnsi="Calibri" w:cs="Times New Roman"/>
          <w:noProof/>
        </w:rPr>
        <w:tab/>
        <w:t xml:space="preserve">Fenichel, E. P. &amp; Horan, R. D. Tinbergen and tipping points: Could some thresholds be policy-induced? </w:t>
      </w:r>
      <w:r w:rsidRPr="00D94E0F">
        <w:rPr>
          <w:rFonts w:ascii="Calibri" w:eastAsia="Times New Roman" w:hAnsi="Calibri" w:cs="Times New Roman"/>
          <w:i/>
          <w:iCs/>
          <w:noProof/>
        </w:rPr>
        <w:t>J. Econ. Behav. Organ.</w:t>
      </w:r>
      <w:r w:rsidRPr="00D94E0F">
        <w:rPr>
          <w:rFonts w:ascii="Calibri" w:eastAsia="Times New Roman" w:hAnsi="Calibri" w:cs="Times New Roman"/>
          <w:noProof/>
        </w:rPr>
        <w:t xml:space="preserve"> (2016). doi:10.1016/j.jebo.2016.06.014</w:t>
      </w:r>
    </w:p>
    <w:p w14:paraId="12EE21B0"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5.</w:t>
      </w:r>
      <w:r w:rsidRPr="00D94E0F">
        <w:rPr>
          <w:rFonts w:ascii="Calibri" w:eastAsia="Times New Roman" w:hAnsi="Calibri" w:cs="Times New Roman"/>
          <w:noProof/>
        </w:rPr>
        <w:tab/>
        <w:t xml:space="preserve">Jacob, F. Evolution and tinkering. </w:t>
      </w:r>
      <w:r w:rsidRPr="00D94E0F">
        <w:rPr>
          <w:rFonts w:ascii="Calibri" w:eastAsia="Times New Roman" w:hAnsi="Calibri" w:cs="Times New Roman"/>
          <w:i/>
          <w:iCs/>
          <w:noProof/>
        </w:rPr>
        <w:t>Science</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196,</w:t>
      </w:r>
      <w:r w:rsidRPr="00D94E0F">
        <w:rPr>
          <w:rFonts w:ascii="Calibri" w:eastAsia="Times New Roman" w:hAnsi="Calibri" w:cs="Times New Roman"/>
          <w:noProof/>
        </w:rPr>
        <w:t xml:space="preserve"> 1161–1166 (1977).</w:t>
      </w:r>
    </w:p>
    <w:p w14:paraId="548F229F"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6.</w:t>
      </w:r>
      <w:r w:rsidRPr="00D94E0F">
        <w:rPr>
          <w:rFonts w:ascii="Calibri" w:eastAsia="Times New Roman" w:hAnsi="Calibri" w:cs="Times New Roman"/>
          <w:noProof/>
        </w:rPr>
        <w:tab/>
        <w:t xml:space="preserve">Gould, S. J. The evolution of life on the earth. </w:t>
      </w:r>
      <w:r w:rsidRPr="00D94E0F">
        <w:rPr>
          <w:rFonts w:ascii="Calibri" w:eastAsia="Times New Roman" w:hAnsi="Calibri" w:cs="Times New Roman"/>
          <w:i/>
          <w:iCs/>
          <w:noProof/>
        </w:rPr>
        <w:t>Sci. Am.</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271,</w:t>
      </w:r>
      <w:r w:rsidRPr="00D94E0F">
        <w:rPr>
          <w:rFonts w:ascii="Calibri" w:eastAsia="Times New Roman" w:hAnsi="Calibri" w:cs="Times New Roman"/>
          <w:noProof/>
        </w:rPr>
        <w:t xml:space="preserve"> 84–91 (1994).</w:t>
      </w:r>
    </w:p>
    <w:p w14:paraId="123004C2"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7.</w:t>
      </w:r>
      <w:r w:rsidRPr="00D94E0F">
        <w:rPr>
          <w:rFonts w:ascii="Calibri" w:eastAsia="Times New Roman" w:hAnsi="Calibri" w:cs="Times New Roman"/>
          <w:noProof/>
        </w:rPr>
        <w:tab/>
        <w:t xml:space="preserve">Waddington, C. H. Canalization of development and the inheritance of acquired characters. </w:t>
      </w:r>
      <w:r w:rsidRPr="00D94E0F">
        <w:rPr>
          <w:rFonts w:ascii="Calibri" w:eastAsia="Times New Roman" w:hAnsi="Calibri" w:cs="Times New Roman"/>
          <w:i/>
          <w:iCs/>
          <w:noProof/>
        </w:rPr>
        <w:t>Nature</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150,</w:t>
      </w:r>
      <w:r w:rsidRPr="00D94E0F">
        <w:rPr>
          <w:rFonts w:ascii="Calibri" w:eastAsia="Times New Roman" w:hAnsi="Calibri" w:cs="Times New Roman"/>
          <w:noProof/>
        </w:rPr>
        <w:t xml:space="preserve"> 563–565 (1942).</w:t>
      </w:r>
    </w:p>
    <w:p w14:paraId="57333588"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8.</w:t>
      </w:r>
      <w:r w:rsidRPr="00D94E0F">
        <w:rPr>
          <w:rFonts w:ascii="Calibri" w:eastAsia="Times New Roman" w:hAnsi="Calibri" w:cs="Times New Roman"/>
          <w:noProof/>
        </w:rPr>
        <w:tab/>
        <w:t xml:space="preserve">Ferrell, J. E. Self-perpetuating states in signal transduction: Positive feedback, double-negative feedback and bistability. </w:t>
      </w:r>
      <w:r w:rsidRPr="00D94E0F">
        <w:rPr>
          <w:rFonts w:ascii="Calibri" w:eastAsia="Times New Roman" w:hAnsi="Calibri" w:cs="Times New Roman"/>
          <w:i/>
          <w:iCs/>
          <w:noProof/>
        </w:rPr>
        <w:t>Curr. Opin. Cell Biol.</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14,</w:t>
      </w:r>
      <w:r w:rsidRPr="00D94E0F">
        <w:rPr>
          <w:rFonts w:ascii="Calibri" w:eastAsia="Times New Roman" w:hAnsi="Calibri" w:cs="Times New Roman"/>
          <w:noProof/>
        </w:rPr>
        <w:t xml:space="preserve"> 140–148 (2002).</w:t>
      </w:r>
    </w:p>
    <w:p w14:paraId="62997EF1"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9.</w:t>
      </w:r>
      <w:r w:rsidRPr="00D94E0F">
        <w:rPr>
          <w:rFonts w:ascii="Calibri" w:eastAsia="Times New Roman" w:hAnsi="Calibri" w:cs="Times New Roman"/>
          <w:noProof/>
        </w:rPr>
        <w:tab/>
        <w:t xml:space="preserve">Wilhelm, T. The smallest chemical reaction system with bistability. </w:t>
      </w:r>
      <w:r w:rsidRPr="00D94E0F">
        <w:rPr>
          <w:rFonts w:ascii="Calibri" w:eastAsia="Times New Roman" w:hAnsi="Calibri" w:cs="Times New Roman"/>
          <w:i/>
          <w:iCs/>
          <w:noProof/>
        </w:rPr>
        <w:t>BMC Syst. Biol.</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3,</w:t>
      </w:r>
      <w:r w:rsidRPr="00D94E0F">
        <w:rPr>
          <w:rFonts w:ascii="Calibri" w:eastAsia="Times New Roman" w:hAnsi="Calibri" w:cs="Times New Roman"/>
          <w:noProof/>
        </w:rPr>
        <w:t xml:space="preserve"> 90 (2009).</w:t>
      </w:r>
    </w:p>
    <w:p w14:paraId="35A7C9E7"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10.</w:t>
      </w:r>
      <w:r w:rsidRPr="00D94E0F">
        <w:rPr>
          <w:rFonts w:ascii="Calibri" w:eastAsia="Times New Roman" w:hAnsi="Calibri" w:cs="Times New Roman"/>
          <w:noProof/>
        </w:rPr>
        <w:tab/>
        <w:t xml:space="preserve">Ives, A. R., Einarsson, A., Jansen, V. a a &amp; Gardarsson, A. High-amplitude fluctuations and alternative dynamical states of midges in Lake Myvatn. </w:t>
      </w:r>
      <w:r w:rsidRPr="00D94E0F">
        <w:rPr>
          <w:rFonts w:ascii="Calibri" w:eastAsia="Times New Roman" w:hAnsi="Calibri" w:cs="Times New Roman"/>
          <w:i/>
          <w:iCs/>
          <w:noProof/>
        </w:rPr>
        <w:t>Nature</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452,</w:t>
      </w:r>
      <w:r w:rsidRPr="00D94E0F">
        <w:rPr>
          <w:rFonts w:ascii="Calibri" w:eastAsia="Times New Roman" w:hAnsi="Calibri" w:cs="Times New Roman"/>
          <w:noProof/>
        </w:rPr>
        <w:t xml:space="preserve"> 84–87 (2008).</w:t>
      </w:r>
    </w:p>
    <w:p w14:paraId="00F98168"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11.</w:t>
      </w:r>
      <w:r w:rsidRPr="00D94E0F">
        <w:rPr>
          <w:rFonts w:ascii="Calibri" w:eastAsia="Times New Roman" w:hAnsi="Calibri" w:cs="Times New Roman"/>
          <w:noProof/>
        </w:rPr>
        <w:tab/>
        <w:t xml:space="preserve">Beisner, B. E., Haydon, D. T. &amp; Cuddington, K. Alternative stable states in ecology. </w:t>
      </w:r>
      <w:r w:rsidRPr="00D94E0F">
        <w:rPr>
          <w:rFonts w:ascii="Calibri" w:eastAsia="Times New Roman" w:hAnsi="Calibri" w:cs="Times New Roman"/>
          <w:i/>
          <w:iCs/>
          <w:noProof/>
        </w:rPr>
        <w:t>Front. Ecol. Environ.</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1,</w:t>
      </w:r>
      <w:r w:rsidRPr="00D94E0F">
        <w:rPr>
          <w:rFonts w:ascii="Calibri" w:eastAsia="Times New Roman" w:hAnsi="Calibri" w:cs="Times New Roman"/>
          <w:noProof/>
        </w:rPr>
        <w:t xml:space="preserve"> 376–382 (2003).</w:t>
      </w:r>
    </w:p>
    <w:p w14:paraId="7EE62820"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12.</w:t>
      </w:r>
      <w:r w:rsidRPr="00D94E0F">
        <w:rPr>
          <w:rFonts w:ascii="Calibri" w:eastAsia="Times New Roman" w:hAnsi="Calibri" w:cs="Times New Roman"/>
          <w:noProof/>
        </w:rPr>
        <w:tab/>
        <w:t xml:space="preserve">Hartman, A. L. </w:t>
      </w:r>
      <w:r w:rsidRPr="00D94E0F">
        <w:rPr>
          <w:rFonts w:ascii="Calibri" w:eastAsia="Times New Roman" w:hAnsi="Calibri" w:cs="Times New Roman"/>
          <w:i/>
          <w:iCs/>
          <w:noProof/>
        </w:rPr>
        <w:t>et al.</w:t>
      </w:r>
      <w:r w:rsidRPr="00D94E0F">
        <w:rPr>
          <w:rFonts w:ascii="Calibri" w:eastAsia="Times New Roman" w:hAnsi="Calibri" w:cs="Times New Roman"/>
          <w:noProof/>
        </w:rPr>
        <w:t xml:space="preserve"> Human gut microbiome adopts an alternative state following small bowel transplantation. </w:t>
      </w:r>
      <w:r w:rsidRPr="00D94E0F">
        <w:rPr>
          <w:rFonts w:ascii="Calibri" w:eastAsia="Times New Roman" w:hAnsi="Calibri" w:cs="Times New Roman"/>
          <w:i/>
          <w:iCs/>
          <w:noProof/>
        </w:rPr>
        <w:t>Proc. Natl. Acad. Sci.</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106,</w:t>
      </w:r>
      <w:r w:rsidRPr="00D94E0F">
        <w:rPr>
          <w:rFonts w:ascii="Calibri" w:eastAsia="Times New Roman" w:hAnsi="Calibri" w:cs="Times New Roman"/>
          <w:noProof/>
        </w:rPr>
        <w:t xml:space="preserve"> 17187–17192 (2009).</w:t>
      </w:r>
    </w:p>
    <w:p w14:paraId="5E9E606A"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13.</w:t>
      </w:r>
      <w:r w:rsidRPr="00D94E0F">
        <w:rPr>
          <w:rFonts w:ascii="Calibri" w:eastAsia="Times New Roman" w:hAnsi="Calibri" w:cs="Times New Roman"/>
          <w:noProof/>
        </w:rPr>
        <w:tab/>
        <w:t xml:space="preserve">Staver, A. C., Archibald, S. &amp; Levin, S. The global extent and determinants of savanna and forest as alternative biome states. </w:t>
      </w:r>
      <w:r w:rsidRPr="00D94E0F">
        <w:rPr>
          <w:rFonts w:ascii="Calibri" w:eastAsia="Times New Roman" w:hAnsi="Calibri" w:cs="Times New Roman"/>
          <w:i/>
          <w:iCs/>
          <w:noProof/>
        </w:rPr>
        <w:t>Science</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334,</w:t>
      </w:r>
      <w:r w:rsidRPr="00D94E0F">
        <w:rPr>
          <w:rFonts w:ascii="Calibri" w:eastAsia="Times New Roman" w:hAnsi="Calibri" w:cs="Times New Roman"/>
          <w:noProof/>
        </w:rPr>
        <w:t xml:space="preserve"> 230–232 (2011).</w:t>
      </w:r>
    </w:p>
    <w:p w14:paraId="7CE5B392"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14.</w:t>
      </w:r>
      <w:r w:rsidRPr="00D94E0F">
        <w:rPr>
          <w:rFonts w:ascii="Calibri" w:eastAsia="Times New Roman" w:hAnsi="Calibri" w:cs="Times New Roman"/>
          <w:noProof/>
        </w:rPr>
        <w:tab/>
        <w:t xml:space="preserve">Scheffer, M., Hirota, M., Holmgren, M., Van Nes, E. H. &amp; Chapin, F. S. Thresholds for boreal biome transitions. </w:t>
      </w:r>
      <w:r w:rsidRPr="00D94E0F">
        <w:rPr>
          <w:rFonts w:ascii="Calibri" w:eastAsia="Times New Roman" w:hAnsi="Calibri" w:cs="Times New Roman"/>
          <w:i/>
          <w:iCs/>
          <w:noProof/>
        </w:rPr>
        <w:t>Proc. Natl. Acad. Sci. U. S. A.</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109,</w:t>
      </w:r>
      <w:r w:rsidRPr="00D94E0F">
        <w:rPr>
          <w:rFonts w:ascii="Calibri" w:eastAsia="Times New Roman" w:hAnsi="Calibri" w:cs="Times New Roman"/>
          <w:noProof/>
        </w:rPr>
        <w:t xml:space="preserve"> 21384–9 (2012).</w:t>
      </w:r>
    </w:p>
    <w:p w14:paraId="1326EBEA"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15.</w:t>
      </w:r>
      <w:r w:rsidRPr="00D94E0F">
        <w:rPr>
          <w:rFonts w:ascii="Calibri" w:eastAsia="Times New Roman" w:hAnsi="Calibri" w:cs="Times New Roman"/>
          <w:noProof/>
        </w:rPr>
        <w:tab/>
        <w:t xml:space="preserve">Ling, S. D. </w:t>
      </w:r>
      <w:r w:rsidRPr="00D94E0F">
        <w:rPr>
          <w:rFonts w:ascii="Calibri" w:eastAsia="Times New Roman" w:hAnsi="Calibri" w:cs="Times New Roman"/>
          <w:i/>
          <w:iCs/>
          <w:noProof/>
        </w:rPr>
        <w:t>et al.</w:t>
      </w:r>
      <w:r w:rsidRPr="00D94E0F">
        <w:rPr>
          <w:rFonts w:ascii="Calibri" w:eastAsia="Times New Roman" w:hAnsi="Calibri" w:cs="Times New Roman"/>
          <w:noProof/>
        </w:rPr>
        <w:t xml:space="preserve"> Global regime shift dynamics of catastrophic sea urchin overgrazing. </w:t>
      </w:r>
      <w:r w:rsidRPr="00D94E0F">
        <w:rPr>
          <w:rFonts w:ascii="Calibri" w:eastAsia="Times New Roman" w:hAnsi="Calibri" w:cs="Times New Roman"/>
          <w:i/>
          <w:iCs/>
          <w:noProof/>
        </w:rPr>
        <w:t>Philos. Trans. R. Soc. B Biol. Sci.</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370,</w:t>
      </w:r>
      <w:r w:rsidRPr="00D94E0F">
        <w:rPr>
          <w:rFonts w:ascii="Calibri" w:eastAsia="Times New Roman" w:hAnsi="Calibri" w:cs="Times New Roman"/>
          <w:noProof/>
        </w:rPr>
        <w:t xml:space="preserve"> 20130269 (2015).</w:t>
      </w:r>
    </w:p>
    <w:p w14:paraId="57353DDB"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16.</w:t>
      </w:r>
      <w:r w:rsidRPr="00D94E0F">
        <w:rPr>
          <w:rFonts w:ascii="Calibri" w:eastAsia="Times New Roman" w:hAnsi="Calibri" w:cs="Times New Roman"/>
          <w:noProof/>
        </w:rPr>
        <w:tab/>
        <w:t xml:space="preserve">David, P. a. in </w:t>
      </w:r>
      <w:r w:rsidRPr="00D94E0F">
        <w:rPr>
          <w:rFonts w:ascii="Calibri" w:eastAsia="Times New Roman" w:hAnsi="Calibri" w:cs="Times New Roman"/>
          <w:i/>
          <w:iCs/>
          <w:noProof/>
        </w:rPr>
        <w:t>Evolution and Path Dependence in Economic Ideas: Past and Present</w:t>
      </w:r>
      <w:r w:rsidRPr="00D94E0F">
        <w:rPr>
          <w:rFonts w:ascii="Calibri" w:eastAsia="Times New Roman" w:hAnsi="Calibri" w:cs="Times New Roman"/>
          <w:noProof/>
        </w:rPr>
        <w:t xml:space="preserve"> (eds. Garrouste, P. &amp; Ioannides, S.) 15–36 (Edward Elgar, 2000). doi:DOI:</w:t>
      </w:r>
    </w:p>
    <w:p w14:paraId="3092F033"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17.</w:t>
      </w:r>
      <w:r w:rsidRPr="00D94E0F">
        <w:rPr>
          <w:rFonts w:ascii="Calibri" w:eastAsia="Times New Roman" w:hAnsi="Calibri" w:cs="Times New Roman"/>
          <w:noProof/>
        </w:rPr>
        <w:tab/>
        <w:t xml:space="preserve">North, D. C. </w:t>
      </w:r>
      <w:r w:rsidRPr="00D94E0F">
        <w:rPr>
          <w:rFonts w:ascii="Calibri" w:eastAsia="Times New Roman" w:hAnsi="Calibri" w:cs="Times New Roman"/>
          <w:i/>
          <w:iCs/>
          <w:noProof/>
        </w:rPr>
        <w:t>Institutions, institutional change and economic performance</w:t>
      </w:r>
      <w:r w:rsidRPr="00D94E0F">
        <w:rPr>
          <w:rFonts w:ascii="Calibri" w:eastAsia="Times New Roman" w:hAnsi="Calibri" w:cs="Times New Roman"/>
          <w:noProof/>
        </w:rPr>
        <w:t>. (Cambridge University Press, 1990).</w:t>
      </w:r>
    </w:p>
    <w:p w14:paraId="10158EC0"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18.</w:t>
      </w:r>
      <w:r w:rsidRPr="00D94E0F">
        <w:rPr>
          <w:rFonts w:ascii="Calibri" w:eastAsia="Times New Roman" w:hAnsi="Calibri" w:cs="Times New Roman"/>
          <w:noProof/>
        </w:rPr>
        <w:tab/>
        <w:t xml:space="preserve">Pierson, P. Increasing returns, path dependence, and the study of politics. </w:t>
      </w:r>
      <w:r w:rsidRPr="00D94E0F">
        <w:rPr>
          <w:rFonts w:ascii="Calibri" w:eastAsia="Times New Roman" w:hAnsi="Calibri" w:cs="Times New Roman"/>
          <w:i/>
          <w:iCs/>
          <w:noProof/>
        </w:rPr>
        <w:t>Am. Polit. Sci. Rev.</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94,</w:t>
      </w:r>
      <w:r w:rsidRPr="00D94E0F">
        <w:rPr>
          <w:rFonts w:ascii="Calibri" w:eastAsia="Times New Roman" w:hAnsi="Calibri" w:cs="Times New Roman"/>
          <w:noProof/>
        </w:rPr>
        <w:t xml:space="preserve"> 251–267 (2000).</w:t>
      </w:r>
    </w:p>
    <w:p w14:paraId="26121466"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19.</w:t>
      </w:r>
      <w:r w:rsidRPr="00D94E0F">
        <w:rPr>
          <w:rFonts w:ascii="Calibri" w:eastAsia="Times New Roman" w:hAnsi="Calibri" w:cs="Times New Roman"/>
          <w:noProof/>
        </w:rPr>
        <w:tab/>
        <w:t xml:space="preserve">Ricard, D., Minto, C., Jensen, O. P. &amp; Baum, J. K. Examining the knowledge base and status of commercially exploited marine species with the RAM Legacy Stock Assessment Database. </w:t>
      </w:r>
      <w:r w:rsidRPr="00D94E0F">
        <w:rPr>
          <w:rFonts w:ascii="Calibri" w:eastAsia="Times New Roman" w:hAnsi="Calibri" w:cs="Times New Roman"/>
          <w:i/>
          <w:iCs/>
          <w:noProof/>
        </w:rPr>
        <w:t>Fish Fish.</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13,</w:t>
      </w:r>
      <w:r w:rsidRPr="00D94E0F">
        <w:rPr>
          <w:rFonts w:ascii="Calibri" w:eastAsia="Times New Roman" w:hAnsi="Calibri" w:cs="Times New Roman"/>
          <w:noProof/>
        </w:rPr>
        <w:t xml:space="preserve"> 380–398 (2012).</w:t>
      </w:r>
    </w:p>
    <w:p w14:paraId="1EA54CD2"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20.</w:t>
      </w:r>
      <w:r w:rsidRPr="00D94E0F">
        <w:rPr>
          <w:rFonts w:ascii="Calibri" w:eastAsia="Times New Roman" w:hAnsi="Calibri" w:cs="Times New Roman"/>
          <w:noProof/>
        </w:rPr>
        <w:tab/>
        <w:t xml:space="preserve">Sumaila, U. R. </w:t>
      </w:r>
      <w:r w:rsidRPr="00D94E0F">
        <w:rPr>
          <w:rFonts w:ascii="Calibri" w:eastAsia="Times New Roman" w:hAnsi="Calibri" w:cs="Times New Roman"/>
          <w:i/>
          <w:iCs/>
          <w:noProof/>
        </w:rPr>
        <w:t>et al.</w:t>
      </w:r>
      <w:r w:rsidRPr="00D94E0F">
        <w:rPr>
          <w:rFonts w:ascii="Calibri" w:eastAsia="Times New Roman" w:hAnsi="Calibri" w:cs="Times New Roman"/>
          <w:noProof/>
        </w:rPr>
        <w:t xml:space="preserve"> Benefits of rebuilding global marine fisheries outweigh costs. </w:t>
      </w:r>
      <w:r w:rsidRPr="00D94E0F">
        <w:rPr>
          <w:rFonts w:ascii="Calibri" w:eastAsia="Times New Roman" w:hAnsi="Calibri" w:cs="Times New Roman"/>
          <w:i/>
          <w:iCs/>
          <w:noProof/>
        </w:rPr>
        <w:t>PLoS One</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7,</w:t>
      </w:r>
      <w:r w:rsidRPr="00D94E0F">
        <w:rPr>
          <w:rFonts w:ascii="Calibri" w:eastAsia="Times New Roman" w:hAnsi="Calibri" w:cs="Times New Roman"/>
          <w:noProof/>
        </w:rPr>
        <w:t xml:space="preserve"> (2012).</w:t>
      </w:r>
    </w:p>
    <w:p w14:paraId="4680DDDE"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21.</w:t>
      </w:r>
      <w:r w:rsidRPr="00D94E0F">
        <w:rPr>
          <w:rFonts w:ascii="Calibri" w:eastAsia="Times New Roman" w:hAnsi="Calibri" w:cs="Times New Roman"/>
          <w:noProof/>
        </w:rPr>
        <w:tab/>
        <w:t xml:space="preserve">Deroba, J. J. &amp; Bence, J. R. A review of harvest policies: Understanding relative performance of control rules. </w:t>
      </w:r>
      <w:r w:rsidRPr="00D94E0F">
        <w:rPr>
          <w:rFonts w:ascii="Calibri" w:eastAsia="Times New Roman" w:hAnsi="Calibri" w:cs="Times New Roman"/>
          <w:i/>
          <w:iCs/>
          <w:noProof/>
        </w:rPr>
        <w:t>Fish. Res.</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94,</w:t>
      </w:r>
      <w:r w:rsidRPr="00D94E0F">
        <w:rPr>
          <w:rFonts w:ascii="Calibri" w:eastAsia="Times New Roman" w:hAnsi="Calibri" w:cs="Times New Roman"/>
          <w:noProof/>
        </w:rPr>
        <w:t xml:space="preserve"> 210–223 (2008).</w:t>
      </w:r>
    </w:p>
    <w:p w14:paraId="58CC75B9"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lastRenderedPageBreak/>
        <w:t>22.</w:t>
      </w:r>
      <w:r w:rsidRPr="00D94E0F">
        <w:rPr>
          <w:rFonts w:ascii="Calibri" w:eastAsia="Times New Roman" w:hAnsi="Calibri" w:cs="Times New Roman"/>
          <w:noProof/>
        </w:rPr>
        <w:tab/>
        <w:t xml:space="preserve">FAO. Code of Conduct for Responsible Fisheries. </w:t>
      </w:r>
      <w:r w:rsidRPr="00D94E0F">
        <w:rPr>
          <w:rFonts w:ascii="Calibri" w:eastAsia="Times New Roman" w:hAnsi="Calibri" w:cs="Times New Roman"/>
          <w:i/>
          <w:iCs/>
          <w:noProof/>
        </w:rPr>
        <w:t>Food Agric. Organ. United Nations</w:t>
      </w:r>
      <w:r w:rsidRPr="00D94E0F">
        <w:rPr>
          <w:rFonts w:ascii="Calibri" w:eastAsia="Times New Roman" w:hAnsi="Calibri" w:cs="Times New Roman"/>
          <w:noProof/>
        </w:rPr>
        <w:t xml:space="preserve"> (1995). doi:ISBN 92-5-103834-5</w:t>
      </w:r>
    </w:p>
    <w:p w14:paraId="36CD1F83"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23.</w:t>
      </w:r>
      <w:r w:rsidRPr="00D94E0F">
        <w:rPr>
          <w:rFonts w:ascii="Calibri" w:eastAsia="Times New Roman" w:hAnsi="Calibri" w:cs="Times New Roman"/>
          <w:noProof/>
        </w:rPr>
        <w:tab/>
        <w:t xml:space="preserve">Botsford, L. W., Castilla, J. C. &amp; Peterson, C. H. The Management of Fisheries and Marine Ecosystems. </w:t>
      </w:r>
      <w:r w:rsidRPr="00D94E0F">
        <w:rPr>
          <w:rFonts w:ascii="Calibri" w:eastAsia="Times New Roman" w:hAnsi="Calibri" w:cs="Times New Roman"/>
          <w:i/>
          <w:iCs/>
          <w:noProof/>
        </w:rPr>
        <w:t>Science</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277,</w:t>
      </w:r>
      <w:r w:rsidRPr="00D94E0F">
        <w:rPr>
          <w:rFonts w:ascii="Calibri" w:eastAsia="Times New Roman" w:hAnsi="Calibri" w:cs="Times New Roman"/>
          <w:noProof/>
        </w:rPr>
        <w:t xml:space="preserve"> 509–515 (1997).</w:t>
      </w:r>
    </w:p>
    <w:p w14:paraId="763EAE3E"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24.</w:t>
      </w:r>
      <w:r w:rsidRPr="00D94E0F">
        <w:rPr>
          <w:rFonts w:ascii="Calibri" w:eastAsia="Times New Roman" w:hAnsi="Calibri" w:cs="Times New Roman"/>
          <w:noProof/>
        </w:rPr>
        <w:tab/>
        <w:t xml:space="preserve">FAO. </w:t>
      </w:r>
      <w:r w:rsidRPr="00D94E0F">
        <w:rPr>
          <w:rFonts w:ascii="Calibri" w:eastAsia="Times New Roman" w:hAnsi="Calibri" w:cs="Times New Roman"/>
          <w:i/>
          <w:iCs/>
          <w:noProof/>
        </w:rPr>
        <w:t>The State of World Fisheries and Aquaculture</w:t>
      </w:r>
      <w:r w:rsidRPr="00D94E0F">
        <w:rPr>
          <w:rFonts w:ascii="Calibri" w:eastAsia="Times New Roman" w:hAnsi="Calibri" w:cs="Times New Roman"/>
          <w:noProof/>
        </w:rPr>
        <w:t>. (2016).</w:t>
      </w:r>
    </w:p>
    <w:p w14:paraId="5DAF6F91"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25.</w:t>
      </w:r>
      <w:r w:rsidRPr="00D94E0F">
        <w:rPr>
          <w:rFonts w:ascii="Calibri" w:eastAsia="Times New Roman" w:hAnsi="Calibri" w:cs="Times New Roman"/>
          <w:noProof/>
        </w:rPr>
        <w:tab/>
        <w:t xml:space="preserve">Steele, J. H. Regime shifts in the ocean: Reconciling observations and theory. </w:t>
      </w:r>
      <w:r w:rsidRPr="00D94E0F">
        <w:rPr>
          <w:rFonts w:ascii="Calibri" w:eastAsia="Times New Roman" w:hAnsi="Calibri" w:cs="Times New Roman"/>
          <w:i/>
          <w:iCs/>
          <w:noProof/>
        </w:rPr>
        <w:t>Prog. Oceanogr.</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60,</w:t>
      </w:r>
      <w:r w:rsidRPr="00D94E0F">
        <w:rPr>
          <w:rFonts w:ascii="Calibri" w:eastAsia="Times New Roman" w:hAnsi="Calibri" w:cs="Times New Roman"/>
          <w:noProof/>
        </w:rPr>
        <w:t xml:space="preserve"> 135–141 (2004).</w:t>
      </w:r>
    </w:p>
    <w:p w14:paraId="2E57EF02"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26.</w:t>
      </w:r>
      <w:r w:rsidRPr="00D94E0F">
        <w:rPr>
          <w:rFonts w:ascii="Calibri" w:eastAsia="Times New Roman" w:hAnsi="Calibri" w:cs="Times New Roman"/>
          <w:noProof/>
        </w:rPr>
        <w:tab/>
        <w:t xml:space="preserve">Hicks, C. C., Crowder, L. B., Graham, N. A. J., Kittinger, J. N. &amp; Le Cornu, E. Social drivers forewarn of marine regime shifts. </w:t>
      </w:r>
      <w:r w:rsidRPr="00D94E0F">
        <w:rPr>
          <w:rFonts w:ascii="Calibri" w:eastAsia="Times New Roman" w:hAnsi="Calibri" w:cs="Times New Roman"/>
          <w:i/>
          <w:iCs/>
          <w:noProof/>
        </w:rPr>
        <w:t>Front. Ecol. Environ.</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14,</w:t>
      </w:r>
      <w:r w:rsidRPr="00D94E0F">
        <w:rPr>
          <w:rFonts w:ascii="Calibri" w:eastAsia="Times New Roman" w:hAnsi="Calibri" w:cs="Times New Roman"/>
          <w:noProof/>
        </w:rPr>
        <w:t xml:space="preserve"> 252–260 (2016).</w:t>
      </w:r>
    </w:p>
    <w:p w14:paraId="7E78F7B0"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27.</w:t>
      </w:r>
      <w:r w:rsidRPr="00D94E0F">
        <w:rPr>
          <w:rFonts w:ascii="Calibri" w:eastAsia="Times New Roman" w:hAnsi="Calibri" w:cs="Times New Roman"/>
          <w:noProof/>
        </w:rPr>
        <w:tab/>
        <w:t xml:space="preserve">Lade, S. J. </w:t>
      </w:r>
      <w:r w:rsidRPr="00D94E0F">
        <w:rPr>
          <w:rFonts w:ascii="Calibri" w:eastAsia="Times New Roman" w:hAnsi="Calibri" w:cs="Times New Roman"/>
          <w:i/>
          <w:iCs/>
          <w:noProof/>
        </w:rPr>
        <w:t>et al.</w:t>
      </w:r>
      <w:r w:rsidRPr="00D94E0F">
        <w:rPr>
          <w:rFonts w:ascii="Calibri" w:eastAsia="Times New Roman" w:hAnsi="Calibri" w:cs="Times New Roman"/>
          <w:noProof/>
        </w:rPr>
        <w:t xml:space="preserve"> An empirical model of the Baltic Sea reveals the importance of social dynamics for ecological regime shifts. </w:t>
      </w:r>
      <w:r w:rsidRPr="00D94E0F">
        <w:rPr>
          <w:rFonts w:ascii="Calibri" w:eastAsia="Times New Roman" w:hAnsi="Calibri" w:cs="Times New Roman"/>
          <w:i/>
          <w:iCs/>
          <w:noProof/>
        </w:rPr>
        <w:t>Proc. Natl. Acad. Sci. U. S. A.</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112,</w:t>
      </w:r>
      <w:r w:rsidRPr="00D94E0F">
        <w:rPr>
          <w:rFonts w:ascii="Calibri" w:eastAsia="Times New Roman" w:hAnsi="Calibri" w:cs="Times New Roman"/>
          <w:noProof/>
        </w:rPr>
        <w:t xml:space="preserve"> 11120–5 (2015).</w:t>
      </w:r>
    </w:p>
    <w:p w14:paraId="01C32496"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28.</w:t>
      </w:r>
      <w:r w:rsidRPr="00D94E0F">
        <w:rPr>
          <w:rFonts w:ascii="Calibri" w:eastAsia="Times New Roman" w:hAnsi="Calibri" w:cs="Times New Roman"/>
          <w:noProof/>
        </w:rPr>
        <w:tab/>
        <w:t xml:space="preserve">Collie, J. S., Richardson, K. &amp; Steele, J. H. Regime shifts: Can ecological theory illuminate the mechanisms? </w:t>
      </w:r>
      <w:r w:rsidRPr="00D94E0F">
        <w:rPr>
          <w:rFonts w:ascii="Calibri" w:eastAsia="Times New Roman" w:hAnsi="Calibri" w:cs="Times New Roman"/>
          <w:i/>
          <w:iCs/>
          <w:noProof/>
        </w:rPr>
        <w:t>Prog. Oceanogr.</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60,</w:t>
      </w:r>
      <w:r w:rsidRPr="00D94E0F">
        <w:rPr>
          <w:rFonts w:ascii="Calibri" w:eastAsia="Times New Roman" w:hAnsi="Calibri" w:cs="Times New Roman"/>
          <w:noProof/>
        </w:rPr>
        <w:t xml:space="preserve"> 281–302 (2004).</w:t>
      </w:r>
    </w:p>
    <w:p w14:paraId="365F3588"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29.</w:t>
      </w:r>
      <w:r w:rsidRPr="00D94E0F">
        <w:rPr>
          <w:rFonts w:ascii="Calibri" w:eastAsia="Times New Roman" w:hAnsi="Calibri" w:cs="Times New Roman"/>
          <w:noProof/>
        </w:rPr>
        <w:tab/>
        <w:t xml:space="preserve">Roughgarden, J. &amp; Smith, F. Why fisheries collapse and what to do about it. </w:t>
      </w:r>
      <w:r w:rsidRPr="00D94E0F">
        <w:rPr>
          <w:rFonts w:ascii="Calibri" w:eastAsia="Times New Roman" w:hAnsi="Calibri" w:cs="Times New Roman"/>
          <w:i/>
          <w:iCs/>
          <w:noProof/>
        </w:rPr>
        <w:t>Proc. Natl. Acad. Sci. U. S. A.</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93,</w:t>
      </w:r>
      <w:r w:rsidRPr="00D94E0F">
        <w:rPr>
          <w:rFonts w:ascii="Calibri" w:eastAsia="Times New Roman" w:hAnsi="Calibri" w:cs="Times New Roman"/>
          <w:noProof/>
        </w:rPr>
        <w:t xml:space="preserve"> 5078–5083 (1996).</w:t>
      </w:r>
    </w:p>
    <w:p w14:paraId="7D956E3C"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30.</w:t>
      </w:r>
      <w:r w:rsidRPr="00D94E0F">
        <w:rPr>
          <w:rFonts w:ascii="Calibri" w:eastAsia="Times New Roman" w:hAnsi="Calibri" w:cs="Times New Roman"/>
          <w:noProof/>
        </w:rPr>
        <w:tab/>
        <w:t xml:space="preserve">Ostrom, E. </w:t>
      </w:r>
      <w:r w:rsidRPr="00D94E0F">
        <w:rPr>
          <w:rFonts w:ascii="Calibri" w:eastAsia="Times New Roman" w:hAnsi="Calibri" w:cs="Times New Roman"/>
          <w:i/>
          <w:iCs/>
          <w:noProof/>
        </w:rPr>
        <w:t>Governing the Commons: The Evolution of Institutions for Collective Action</w:t>
      </w:r>
      <w:r w:rsidRPr="00D94E0F">
        <w:rPr>
          <w:rFonts w:ascii="Calibri" w:eastAsia="Times New Roman" w:hAnsi="Calibri" w:cs="Times New Roman"/>
          <w:noProof/>
        </w:rPr>
        <w:t>. (Cambridge University Press, 1990).</w:t>
      </w:r>
    </w:p>
    <w:p w14:paraId="68B2DDBE"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31.</w:t>
      </w:r>
      <w:r w:rsidRPr="00D94E0F">
        <w:rPr>
          <w:rFonts w:ascii="Calibri" w:eastAsia="Times New Roman" w:hAnsi="Calibri" w:cs="Times New Roman"/>
          <w:noProof/>
        </w:rPr>
        <w:tab/>
        <w:t xml:space="preserve">Clark, C. W. The economics of overexploitation. </w:t>
      </w:r>
      <w:r w:rsidRPr="00D94E0F">
        <w:rPr>
          <w:rFonts w:ascii="Calibri" w:eastAsia="Times New Roman" w:hAnsi="Calibri" w:cs="Times New Roman"/>
          <w:i/>
          <w:iCs/>
          <w:noProof/>
        </w:rPr>
        <w:t>Science</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181,</w:t>
      </w:r>
      <w:r w:rsidRPr="00D94E0F">
        <w:rPr>
          <w:rFonts w:ascii="Calibri" w:eastAsia="Times New Roman" w:hAnsi="Calibri" w:cs="Times New Roman"/>
          <w:noProof/>
        </w:rPr>
        <w:t xml:space="preserve"> 630–634 (1973).</w:t>
      </w:r>
    </w:p>
    <w:p w14:paraId="30F1BC3C"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32.</w:t>
      </w:r>
      <w:r w:rsidRPr="00D94E0F">
        <w:rPr>
          <w:rFonts w:ascii="Calibri" w:eastAsia="Times New Roman" w:hAnsi="Calibri" w:cs="Times New Roman"/>
          <w:noProof/>
        </w:rPr>
        <w:tab/>
        <w:t xml:space="preserve">Pauly, D. Anecdotes and the shifting baseline syndrome of fisheries. </w:t>
      </w:r>
      <w:r w:rsidRPr="00D94E0F">
        <w:rPr>
          <w:rFonts w:ascii="Calibri" w:eastAsia="Times New Roman" w:hAnsi="Calibri" w:cs="Times New Roman"/>
          <w:i/>
          <w:iCs/>
          <w:noProof/>
        </w:rPr>
        <w:t>Trends Ecol. Evol.</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10,</w:t>
      </w:r>
      <w:r w:rsidRPr="00D94E0F">
        <w:rPr>
          <w:rFonts w:ascii="Calibri" w:eastAsia="Times New Roman" w:hAnsi="Calibri" w:cs="Times New Roman"/>
          <w:noProof/>
        </w:rPr>
        <w:t xml:space="preserve"> 430 (1995).</w:t>
      </w:r>
    </w:p>
    <w:p w14:paraId="44CF0717"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33.</w:t>
      </w:r>
      <w:r w:rsidRPr="00D94E0F">
        <w:rPr>
          <w:rFonts w:ascii="Calibri" w:eastAsia="Times New Roman" w:hAnsi="Calibri" w:cs="Times New Roman"/>
          <w:noProof/>
        </w:rPr>
        <w:tab/>
        <w:t xml:space="preserve">Heal, G. M. </w:t>
      </w:r>
      <w:r w:rsidRPr="00D94E0F">
        <w:rPr>
          <w:rFonts w:ascii="Calibri" w:eastAsia="Times New Roman" w:hAnsi="Calibri" w:cs="Times New Roman"/>
          <w:i/>
          <w:iCs/>
          <w:noProof/>
        </w:rPr>
        <w:t>Economic Theory and Sustainability</w:t>
      </w:r>
      <w:r w:rsidRPr="00D94E0F">
        <w:rPr>
          <w:rFonts w:ascii="Calibri" w:eastAsia="Times New Roman" w:hAnsi="Calibri" w:cs="Times New Roman"/>
          <w:noProof/>
        </w:rPr>
        <w:t>. (Columbia University Press, 1998).</w:t>
      </w:r>
    </w:p>
    <w:p w14:paraId="554FC729"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34.</w:t>
      </w:r>
      <w:r w:rsidRPr="00D94E0F">
        <w:rPr>
          <w:rFonts w:ascii="Calibri" w:eastAsia="Times New Roman" w:hAnsi="Calibri" w:cs="Times New Roman"/>
          <w:noProof/>
        </w:rPr>
        <w:tab/>
        <w:t xml:space="preserve">Smith, V. L. Economics of production from natural resources. </w:t>
      </w:r>
      <w:r w:rsidRPr="00D94E0F">
        <w:rPr>
          <w:rFonts w:ascii="Calibri" w:eastAsia="Times New Roman" w:hAnsi="Calibri" w:cs="Times New Roman"/>
          <w:i/>
          <w:iCs/>
          <w:noProof/>
        </w:rPr>
        <w:t>Am. Econ. Rev.</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58,</w:t>
      </w:r>
      <w:r w:rsidRPr="00D94E0F">
        <w:rPr>
          <w:rFonts w:ascii="Calibri" w:eastAsia="Times New Roman" w:hAnsi="Calibri" w:cs="Times New Roman"/>
          <w:noProof/>
        </w:rPr>
        <w:t xml:space="preserve"> 409–431 (1968).</w:t>
      </w:r>
    </w:p>
    <w:p w14:paraId="70984682"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35.</w:t>
      </w:r>
      <w:r w:rsidRPr="00D94E0F">
        <w:rPr>
          <w:rFonts w:ascii="Calibri" w:eastAsia="Times New Roman" w:hAnsi="Calibri" w:cs="Times New Roman"/>
          <w:noProof/>
        </w:rPr>
        <w:tab/>
        <w:t xml:space="preserve">Clark, C. &amp; Munro, G. The economics of ﬁshing and modern capital theory: a simpliﬁed approach. </w:t>
      </w:r>
      <w:r w:rsidRPr="00D94E0F">
        <w:rPr>
          <w:rFonts w:ascii="Calibri" w:eastAsia="Times New Roman" w:hAnsi="Calibri" w:cs="Times New Roman"/>
          <w:i/>
          <w:iCs/>
          <w:noProof/>
        </w:rPr>
        <w:t>J. Environ. Econ. Manage.</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2,</w:t>
      </w:r>
      <w:r w:rsidRPr="00D94E0F">
        <w:rPr>
          <w:rFonts w:ascii="Calibri" w:eastAsia="Times New Roman" w:hAnsi="Calibri" w:cs="Times New Roman"/>
          <w:noProof/>
        </w:rPr>
        <w:t xml:space="preserve"> 92–106 (1975).</w:t>
      </w:r>
    </w:p>
    <w:p w14:paraId="1CD5E888"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36.</w:t>
      </w:r>
      <w:r w:rsidRPr="00D94E0F">
        <w:rPr>
          <w:rFonts w:ascii="Calibri" w:eastAsia="Times New Roman" w:hAnsi="Calibri" w:cs="Times New Roman"/>
          <w:noProof/>
        </w:rPr>
        <w:tab/>
        <w:t>Dasgupta, P., Mitra, T. &amp; Sorger, G. Harvesting the Commons. 1–36 (2016).</w:t>
      </w:r>
    </w:p>
    <w:p w14:paraId="55467442"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37.</w:t>
      </w:r>
      <w:r w:rsidRPr="00D94E0F">
        <w:rPr>
          <w:rFonts w:ascii="Calibri" w:eastAsia="Times New Roman" w:hAnsi="Calibri" w:cs="Times New Roman"/>
          <w:noProof/>
        </w:rPr>
        <w:tab/>
        <w:t xml:space="preserve">Neyman, J. S. On the application of probability theory to agricultural experiments: principles. </w:t>
      </w:r>
      <w:r w:rsidRPr="00D94E0F">
        <w:rPr>
          <w:rFonts w:ascii="Calibri" w:eastAsia="Times New Roman" w:hAnsi="Calibri" w:cs="Times New Roman"/>
          <w:i/>
          <w:iCs/>
          <w:noProof/>
        </w:rPr>
        <w:t>Rocz. Nauk Rol.</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10,</w:t>
      </w:r>
      <w:r w:rsidRPr="00D94E0F">
        <w:rPr>
          <w:rFonts w:ascii="Calibri" w:eastAsia="Times New Roman" w:hAnsi="Calibri" w:cs="Times New Roman"/>
          <w:noProof/>
        </w:rPr>
        <w:t xml:space="preserve"> 1–51 (1923).</w:t>
      </w:r>
    </w:p>
    <w:p w14:paraId="0AE6F36D"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38.</w:t>
      </w:r>
      <w:r w:rsidRPr="00D94E0F">
        <w:rPr>
          <w:rFonts w:ascii="Calibri" w:eastAsia="Times New Roman" w:hAnsi="Calibri" w:cs="Times New Roman"/>
          <w:noProof/>
        </w:rPr>
        <w:tab/>
        <w:t xml:space="preserve">Fisher, R. Statistical Methods and Scientific Induction. </w:t>
      </w:r>
      <w:r w:rsidRPr="00D94E0F">
        <w:rPr>
          <w:rFonts w:ascii="Calibri" w:eastAsia="Times New Roman" w:hAnsi="Calibri" w:cs="Times New Roman"/>
          <w:i/>
          <w:iCs/>
          <w:noProof/>
        </w:rPr>
        <w:t>J. R. Stat. Soc. Ser. B</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17,</w:t>
      </w:r>
      <w:r w:rsidRPr="00D94E0F">
        <w:rPr>
          <w:rFonts w:ascii="Calibri" w:eastAsia="Times New Roman" w:hAnsi="Calibri" w:cs="Times New Roman"/>
          <w:noProof/>
        </w:rPr>
        <w:t xml:space="preserve"> 69–78 (1955).</w:t>
      </w:r>
    </w:p>
    <w:p w14:paraId="59156234"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39.</w:t>
      </w:r>
      <w:r w:rsidRPr="00D94E0F">
        <w:rPr>
          <w:rFonts w:ascii="Calibri" w:eastAsia="Times New Roman" w:hAnsi="Calibri" w:cs="Times New Roman"/>
          <w:noProof/>
        </w:rPr>
        <w:tab/>
        <w:t xml:space="preserve">Anderson, M. J. Permutation tests for univariate or multivariate analysis of variance and regression. </w:t>
      </w:r>
      <w:r w:rsidRPr="00D94E0F">
        <w:rPr>
          <w:rFonts w:ascii="Calibri" w:eastAsia="Times New Roman" w:hAnsi="Calibri" w:cs="Times New Roman"/>
          <w:i/>
          <w:iCs/>
          <w:noProof/>
        </w:rPr>
        <w:t>Can. J. Fish. Aquat. Sci.</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58,</w:t>
      </w:r>
      <w:r w:rsidRPr="00D94E0F">
        <w:rPr>
          <w:rFonts w:ascii="Calibri" w:eastAsia="Times New Roman" w:hAnsi="Calibri" w:cs="Times New Roman"/>
          <w:noProof/>
        </w:rPr>
        <w:t xml:space="preserve"> 626–639 (2001).</w:t>
      </w:r>
    </w:p>
    <w:p w14:paraId="24655B48"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40.</w:t>
      </w:r>
      <w:r w:rsidRPr="00D94E0F">
        <w:rPr>
          <w:rFonts w:ascii="Calibri" w:eastAsia="Times New Roman" w:hAnsi="Calibri" w:cs="Times New Roman"/>
          <w:noProof/>
        </w:rPr>
        <w:tab/>
        <w:t>Lubchenco, J., Cerny-chipman, E. B., Reimer, J. N. &amp; Levin, S. A. The right incentives enable ocean sustainability successes and provide hope for the future. (2016). doi:10.1073/pnas.1604982113</w:t>
      </w:r>
    </w:p>
    <w:p w14:paraId="5F6B8C55"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41.</w:t>
      </w:r>
      <w:r w:rsidRPr="00D94E0F">
        <w:rPr>
          <w:rFonts w:ascii="Calibri" w:eastAsia="Times New Roman" w:hAnsi="Calibri" w:cs="Times New Roman"/>
          <w:noProof/>
        </w:rPr>
        <w:tab/>
        <w:t xml:space="preserve">Dasgupta, P. Discounting climate change. </w:t>
      </w:r>
      <w:r w:rsidRPr="00D94E0F">
        <w:rPr>
          <w:rFonts w:ascii="Calibri" w:eastAsia="Times New Roman" w:hAnsi="Calibri" w:cs="Times New Roman"/>
          <w:i/>
          <w:iCs/>
          <w:noProof/>
        </w:rPr>
        <w:t>J. Risk Uncertain.</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37,</w:t>
      </w:r>
      <w:r w:rsidRPr="00D94E0F">
        <w:rPr>
          <w:rFonts w:ascii="Calibri" w:eastAsia="Times New Roman" w:hAnsi="Calibri" w:cs="Times New Roman"/>
          <w:noProof/>
        </w:rPr>
        <w:t xml:space="preserve"> 141–169 (2008).</w:t>
      </w:r>
    </w:p>
    <w:p w14:paraId="3BF3750B"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42.</w:t>
      </w:r>
      <w:r w:rsidRPr="00D94E0F">
        <w:rPr>
          <w:rFonts w:ascii="Calibri" w:eastAsia="Times New Roman" w:hAnsi="Calibri" w:cs="Times New Roman"/>
          <w:noProof/>
        </w:rPr>
        <w:tab/>
        <w:t xml:space="preserve">Fenichel, E. P. </w:t>
      </w:r>
      <w:r w:rsidRPr="00D94E0F">
        <w:rPr>
          <w:rFonts w:ascii="Calibri" w:eastAsia="Times New Roman" w:hAnsi="Calibri" w:cs="Times New Roman"/>
          <w:i/>
          <w:iCs/>
          <w:noProof/>
        </w:rPr>
        <w:t>et al.</w:t>
      </w:r>
      <w:r w:rsidRPr="00D94E0F">
        <w:rPr>
          <w:rFonts w:ascii="Calibri" w:eastAsia="Times New Roman" w:hAnsi="Calibri" w:cs="Times New Roman"/>
          <w:noProof/>
        </w:rPr>
        <w:t xml:space="preserve"> Wealth reallocation and sustainability under climate change. </w:t>
      </w:r>
      <w:r w:rsidRPr="00D94E0F">
        <w:rPr>
          <w:rFonts w:ascii="Calibri" w:eastAsia="Times New Roman" w:hAnsi="Calibri" w:cs="Times New Roman"/>
          <w:i/>
          <w:iCs/>
          <w:noProof/>
        </w:rPr>
        <w:t>Nat. Clim. Chang.</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6,</w:t>
      </w:r>
      <w:r w:rsidRPr="00D94E0F">
        <w:rPr>
          <w:rFonts w:ascii="Calibri" w:eastAsia="Times New Roman" w:hAnsi="Calibri" w:cs="Times New Roman"/>
          <w:noProof/>
        </w:rPr>
        <w:t xml:space="preserve"> 237–244 (2016).</w:t>
      </w:r>
    </w:p>
    <w:p w14:paraId="05DDEA83"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43.</w:t>
      </w:r>
      <w:r w:rsidRPr="00D94E0F">
        <w:rPr>
          <w:rFonts w:ascii="Calibri" w:eastAsia="Times New Roman" w:hAnsi="Calibri" w:cs="Times New Roman"/>
          <w:noProof/>
        </w:rPr>
        <w:tab/>
        <w:t xml:space="preserve">Ludwig, D., Walker, B. &amp; Holling, C. S. Sustainability, stability, and resilience. </w:t>
      </w:r>
      <w:r w:rsidRPr="00D94E0F">
        <w:rPr>
          <w:rFonts w:ascii="Calibri" w:eastAsia="Times New Roman" w:hAnsi="Calibri" w:cs="Times New Roman"/>
          <w:i/>
          <w:iCs/>
          <w:noProof/>
        </w:rPr>
        <w:t>Conserv. Ecol.</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1,</w:t>
      </w:r>
      <w:r w:rsidRPr="00D94E0F">
        <w:rPr>
          <w:rFonts w:ascii="Calibri" w:eastAsia="Times New Roman" w:hAnsi="Calibri" w:cs="Times New Roman"/>
          <w:noProof/>
        </w:rPr>
        <w:t xml:space="preserve"> (1997).</w:t>
      </w:r>
    </w:p>
    <w:p w14:paraId="2D7A49F4"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44.</w:t>
      </w:r>
      <w:r w:rsidRPr="00D94E0F">
        <w:rPr>
          <w:rFonts w:ascii="Calibri" w:eastAsia="Times New Roman" w:hAnsi="Calibri" w:cs="Times New Roman"/>
          <w:noProof/>
        </w:rPr>
        <w:tab/>
        <w:t xml:space="preserve">Costello, C. </w:t>
      </w:r>
      <w:r w:rsidRPr="00D94E0F">
        <w:rPr>
          <w:rFonts w:ascii="Calibri" w:eastAsia="Times New Roman" w:hAnsi="Calibri" w:cs="Times New Roman"/>
          <w:i/>
          <w:iCs/>
          <w:noProof/>
        </w:rPr>
        <w:t>et al.</w:t>
      </w:r>
      <w:r w:rsidRPr="00D94E0F">
        <w:rPr>
          <w:rFonts w:ascii="Calibri" w:eastAsia="Times New Roman" w:hAnsi="Calibri" w:cs="Times New Roman"/>
          <w:noProof/>
        </w:rPr>
        <w:t xml:space="preserve"> Global fishery futures under contrasting management regimes. </w:t>
      </w:r>
      <w:r w:rsidRPr="00D94E0F">
        <w:rPr>
          <w:rFonts w:ascii="Calibri" w:eastAsia="Times New Roman" w:hAnsi="Calibri" w:cs="Times New Roman"/>
          <w:i/>
          <w:iCs/>
          <w:noProof/>
        </w:rPr>
        <w:t>Proc. Natl. Acad. Sci. U. S. A.</w:t>
      </w:r>
      <w:r w:rsidRPr="00D94E0F">
        <w:rPr>
          <w:rFonts w:ascii="Calibri" w:eastAsia="Times New Roman" w:hAnsi="Calibri" w:cs="Times New Roman"/>
          <w:noProof/>
        </w:rPr>
        <w:t xml:space="preserve"> in review (2016). doi:10.1073/pnas.0709640104</w:t>
      </w:r>
    </w:p>
    <w:p w14:paraId="4773EF7B"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45.</w:t>
      </w:r>
      <w:r w:rsidRPr="00D94E0F">
        <w:rPr>
          <w:rFonts w:ascii="Calibri" w:eastAsia="Times New Roman" w:hAnsi="Calibri" w:cs="Times New Roman"/>
          <w:noProof/>
        </w:rPr>
        <w:tab/>
        <w:t xml:space="preserve">Eyring, H. The Activated Complex in Chemical Reactions. </w:t>
      </w:r>
      <w:r w:rsidRPr="00D94E0F">
        <w:rPr>
          <w:rFonts w:ascii="Calibri" w:eastAsia="Times New Roman" w:hAnsi="Calibri" w:cs="Times New Roman"/>
          <w:i/>
          <w:iCs/>
          <w:noProof/>
        </w:rPr>
        <w:t>J. Chem. Phys.</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445,</w:t>
      </w:r>
      <w:r w:rsidRPr="00D94E0F">
        <w:rPr>
          <w:rFonts w:ascii="Calibri" w:eastAsia="Times New Roman" w:hAnsi="Calibri" w:cs="Times New Roman"/>
          <w:noProof/>
        </w:rPr>
        <w:t xml:space="preserve"> 107–115 (1935).</w:t>
      </w:r>
    </w:p>
    <w:p w14:paraId="45B7135B"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lastRenderedPageBreak/>
        <w:t>46.</w:t>
      </w:r>
      <w:r w:rsidRPr="00D94E0F">
        <w:rPr>
          <w:rFonts w:ascii="Calibri" w:eastAsia="Times New Roman" w:hAnsi="Calibri" w:cs="Times New Roman"/>
          <w:noProof/>
        </w:rPr>
        <w:tab/>
        <w:t xml:space="preserve">Halpern, B. S. </w:t>
      </w:r>
      <w:r w:rsidRPr="00D94E0F">
        <w:rPr>
          <w:rFonts w:ascii="Calibri" w:eastAsia="Times New Roman" w:hAnsi="Calibri" w:cs="Times New Roman"/>
          <w:i/>
          <w:iCs/>
          <w:noProof/>
        </w:rPr>
        <w:t>et al.</w:t>
      </w:r>
      <w:r w:rsidRPr="00D94E0F">
        <w:rPr>
          <w:rFonts w:ascii="Calibri" w:eastAsia="Times New Roman" w:hAnsi="Calibri" w:cs="Times New Roman"/>
          <w:noProof/>
        </w:rPr>
        <w:t xml:space="preserve"> An index to assess the health and benefits of the global ocean. </w:t>
      </w:r>
      <w:r w:rsidRPr="00D94E0F">
        <w:rPr>
          <w:rFonts w:ascii="Calibri" w:eastAsia="Times New Roman" w:hAnsi="Calibri" w:cs="Times New Roman"/>
          <w:i/>
          <w:iCs/>
          <w:noProof/>
        </w:rPr>
        <w:t>Nature</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488,</w:t>
      </w:r>
      <w:r w:rsidRPr="00D94E0F">
        <w:rPr>
          <w:rFonts w:ascii="Calibri" w:eastAsia="Times New Roman" w:hAnsi="Calibri" w:cs="Times New Roman"/>
          <w:noProof/>
        </w:rPr>
        <w:t xml:space="preserve"> 615–620 (2012).</w:t>
      </w:r>
    </w:p>
    <w:p w14:paraId="1B6E6373"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47.</w:t>
      </w:r>
      <w:r w:rsidRPr="00D94E0F">
        <w:rPr>
          <w:rFonts w:ascii="Calibri" w:eastAsia="Times New Roman" w:hAnsi="Calibri" w:cs="Times New Roman"/>
          <w:noProof/>
        </w:rPr>
        <w:tab/>
        <w:t xml:space="preserve">Ghosh, A. </w:t>
      </w:r>
      <w:r w:rsidRPr="00D94E0F">
        <w:rPr>
          <w:rFonts w:ascii="Calibri" w:eastAsia="Times New Roman" w:hAnsi="Calibri" w:cs="Times New Roman"/>
          <w:i/>
          <w:iCs/>
          <w:noProof/>
        </w:rPr>
        <w:t>The Great Derangement</w:t>
      </w:r>
      <w:r w:rsidRPr="00D94E0F">
        <w:rPr>
          <w:rFonts w:ascii="Calibri" w:eastAsia="Times New Roman" w:hAnsi="Calibri" w:cs="Times New Roman"/>
          <w:noProof/>
        </w:rPr>
        <w:t>. (The University of Chicago Press, 2016).</w:t>
      </w:r>
    </w:p>
    <w:p w14:paraId="74EA0100"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48.</w:t>
      </w:r>
      <w:r w:rsidRPr="00D94E0F">
        <w:rPr>
          <w:rFonts w:ascii="Calibri" w:eastAsia="Times New Roman" w:hAnsi="Calibri" w:cs="Times New Roman"/>
          <w:noProof/>
        </w:rPr>
        <w:tab/>
        <w:t xml:space="preserve">Matta, C. F., Massa, L., Gubskaya, A. V. &amp; Knoll, E. Can one take the logarithm or the sine of a dimensioned quantity or a unit? Dimensional analysis involving transcendental functions. </w:t>
      </w:r>
      <w:r w:rsidRPr="00D94E0F">
        <w:rPr>
          <w:rFonts w:ascii="Calibri" w:eastAsia="Times New Roman" w:hAnsi="Calibri" w:cs="Times New Roman"/>
          <w:i/>
          <w:iCs/>
          <w:noProof/>
        </w:rPr>
        <w:t>J. Chem. Educ.</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88,</w:t>
      </w:r>
      <w:r w:rsidRPr="00D94E0F">
        <w:rPr>
          <w:rFonts w:ascii="Calibri" w:eastAsia="Times New Roman" w:hAnsi="Calibri" w:cs="Times New Roman"/>
          <w:noProof/>
        </w:rPr>
        <w:t xml:space="preserve"> 67–70 (2011).</w:t>
      </w:r>
    </w:p>
    <w:p w14:paraId="50354F1D"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49.</w:t>
      </w:r>
      <w:r w:rsidRPr="00D94E0F">
        <w:rPr>
          <w:rFonts w:ascii="Calibri" w:eastAsia="Times New Roman" w:hAnsi="Calibri" w:cs="Times New Roman"/>
          <w:noProof/>
        </w:rPr>
        <w:tab/>
        <w:t xml:space="preserve">Wright, S. The roles of mutation, inbreeding, crossbreading and selection in evolution. </w:t>
      </w:r>
      <w:r w:rsidRPr="00D94E0F">
        <w:rPr>
          <w:rFonts w:ascii="Calibri" w:eastAsia="Times New Roman" w:hAnsi="Calibri" w:cs="Times New Roman"/>
          <w:i/>
          <w:iCs/>
          <w:noProof/>
        </w:rPr>
        <w:t>Proc. Sixth Int. Congr. Genet.</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1,</w:t>
      </w:r>
      <w:r w:rsidRPr="00D94E0F">
        <w:rPr>
          <w:rFonts w:ascii="Calibri" w:eastAsia="Times New Roman" w:hAnsi="Calibri" w:cs="Times New Roman"/>
          <w:noProof/>
        </w:rPr>
        <w:t xml:space="preserve"> 356–366 (1932).</w:t>
      </w:r>
    </w:p>
    <w:p w14:paraId="2828FDF4"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50.</w:t>
      </w:r>
      <w:r w:rsidRPr="00D94E0F">
        <w:rPr>
          <w:rFonts w:ascii="Calibri" w:eastAsia="Times New Roman" w:hAnsi="Calibri" w:cs="Times New Roman"/>
          <w:noProof/>
        </w:rPr>
        <w:tab/>
        <w:t xml:space="preserve">Metz, J. A. J., Geritz, S. A. H., Meszéna, G., Jacobs, F. J. A. J. A. &amp; van Heerwaarden, J. S. S. in </w:t>
      </w:r>
      <w:r w:rsidRPr="00D94E0F">
        <w:rPr>
          <w:rFonts w:ascii="Calibri" w:eastAsia="Times New Roman" w:hAnsi="Calibri" w:cs="Times New Roman"/>
          <w:i/>
          <w:iCs/>
          <w:noProof/>
        </w:rPr>
        <w:t>Stochastic and Spatial Structures of Dynamical Systems</w:t>
      </w:r>
      <w:r w:rsidRPr="00D94E0F">
        <w:rPr>
          <w:rFonts w:ascii="Calibri" w:eastAsia="Times New Roman" w:hAnsi="Calibri" w:cs="Times New Roman"/>
          <w:noProof/>
        </w:rPr>
        <w:t xml:space="preserve"> (eds. van Strien, S. J. &amp; Verduyn Lunel, S. M.) </w:t>
      </w:r>
      <w:r w:rsidRPr="00D94E0F">
        <w:rPr>
          <w:rFonts w:ascii="Calibri" w:eastAsia="Times New Roman" w:hAnsi="Calibri" w:cs="Times New Roman"/>
          <w:b/>
          <w:bCs/>
          <w:noProof/>
        </w:rPr>
        <w:t>45,</w:t>
      </w:r>
      <w:r w:rsidRPr="00D94E0F">
        <w:rPr>
          <w:rFonts w:ascii="Calibri" w:eastAsia="Times New Roman" w:hAnsi="Calibri" w:cs="Times New Roman"/>
          <w:noProof/>
        </w:rPr>
        <w:t xml:space="preserve"> 183–231 (North Holland, 1996).</w:t>
      </w:r>
    </w:p>
    <w:p w14:paraId="47A33B21"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51.</w:t>
      </w:r>
      <w:r w:rsidRPr="00D94E0F">
        <w:rPr>
          <w:rFonts w:ascii="Calibri" w:eastAsia="Times New Roman" w:hAnsi="Calibri" w:cs="Times New Roman"/>
          <w:noProof/>
        </w:rPr>
        <w:tab/>
        <w:t xml:space="preserve">Dieckmann, U. &amp; Law, R. The dynamical theory of coevolution: a derivation from stochastic ecological processes. </w:t>
      </w:r>
      <w:r w:rsidRPr="00D94E0F">
        <w:rPr>
          <w:rFonts w:ascii="Calibri" w:eastAsia="Times New Roman" w:hAnsi="Calibri" w:cs="Times New Roman"/>
          <w:i/>
          <w:iCs/>
          <w:noProof/>
        </w:rPr>
        <w:t>J. Math. Biol.</w:t>
      </w:r>
      <w:r w:rsidRPr="00D94E0F">
        <w:rPr>
          <w:rFonts w:ascii="Calibri" w:eastAsia="Times New Roman" w:hAnsi="Calibri" w:cs="Times New Roman"/>
          <w:noProof/>
        </w:rPr>
        <w:t xml:space="preserve"> </w:t>
      </w:r>
      <w:r w:rsidRPr="00D94E0F">
        <w:rPr>
          <w:rFonts w:ascii="Calibri" w:eastAsia="Times New Roman" w:hAnsi="Calibri" w:cs="Times New Roman"/>
          <w:b/>
          <w:bCs/>
          <w:noProof/>
        </w:rPr>
        <w:t>34,</w:t>
      </w:r>
      <w:r w:rsidRPr="00D94E0F">
        <w:rPr>
          <w:rFonts w:ascii="Calibri" w:eastAsia="Times New Roman" w:hAnsi="Calibri" w:cs="Times New Roman"/>
          <w:noProof/>
        </w:rPr>
        <w:t xml:space="preserve"> 579–612 (1996).</w:t>
      </w:r>
    </w:p>
    <w:p w14:paraId="5C203163" w14:textId="77777777" w:rsidR="00D94E0F" w:rsidRPr="00D94E0F" w:rsidRDefault="00D94E0F" w:rsidP="00D94E0F">
      <w:pPr>
        <w:widowControl w:val="0"/>
        <w:autoSpaceDE w:val="0"/>
        <w:autoSpaceDN w:val="0"/>
        <w:adjustRightInd w:val="0"/>
        <w:ind w:left="640" w:hanging="640"/>
        <w:rPr>
          <w:rFonts w:ascii="Calibri" w:eastAsia="Times New Roman" w:hAnsi="Calibri" w:cs="Times New Roman"/>
          <w:noProof/>
        </w:rPr>
      </w:pPr>
      <w:r w:rsidRPr="00D94E0F">
        <w:rPr>
          <w:rFonts w:ascii="Calibri" w:eastAsia="Times New Roman" w:hAnsi="Calibri" w:cs="Times New Roman"/>
          <w:noProof/>
        </w:rPr>
        <w:t>52.</w:t>
      </w:r>
      <w:r w:rsidRPr="00D94E0F">
        <w:rPr>
          <w:rFonts w:ascii="Calibri" w:eastAsia="Times New Roman" w:hAnsi="Calibri" w:cs="Times New Roman"/>
          <w:noProof/>
        </w:rPr>
        <w:tab/>
        <w:t xml:space="preserve">Rice, S. H. </w:t>
      </w:r>
      <w:r w:rsidRPr="00D94E0F">
        <w:rPr>
          <w:rFonts w:ascii="Calibri" w:eastAsia="Times New Roman" w:hAnsi="Calibri" w:cs="Times New Roman"/>
          <w:i/>
          <w:iCs/>
          <w:noProof/>
        </w:rPr>
        <w:t>Evolutionary Theory</w:t>
      </w:r>
      <w:r w:rsidRPr="00D94E0F">
        <w:rPr>
          <w:rFonts w:ascii="Calibri" w:eastAsia="Times New Roman" w:hAnsi="Calibri" w:cs="Times New Roman"/>
          <w:noProof/>
        </w:rPr>
        <w:t>. (Sinauer, 2004).</w:t>
      </w:r>
    </w:p>
    <w:p w14:paraId="5A1378FB" w14:textId="77777777" w:rsidR="00D94E0F" w:rsidRPr="00D94E0F" w:rsidRDefault="00D94E0F" w:rsidP="00D94E0F">
      <w:pPr>
        <w:widowControl w:val="0"/>
        <w:autoSpaceDE w:val="0"/>
        <w:autoSpaceDN w:val="0"/>
        <w:adjustRightInd w:val="0"/>
        <w:ind w:left="640" w:hanging="640"/>
        <w:rPr>
          <w:rFonts w:ascii="Calibri" w:hAnsi="Calibri"/>
          <w:noProof/>
        </w:rPr>
      </w:pPr>
      <w:r w:rsidRPr="00D94E0F">
        <w:rPr>
          <w:rFonts w:ascii="Calibri" w:eastAsia="Times New Roman" w:hAnsi="Calibri" w:cs="Times New Roman"/>
          <w:noProof/>
        </w:rPr>
        <w:t>53.</w:t>
      </w:r>
      <w:r w:rsidRPr="00D94E0F">
        <w:rPr>
          <w:rFonts w:ascii="Calibri" w:eastAsia="Times New Roman" w:hAnsi="Calibri" w:cs="Times New Roman"/>
          <w:noProof/>
        </w:rPr>
        <w:tab/>
        <w:t xml:space="preserve">Dasgupta, P., Mitra, T. &amp; Sorger, G. Harvesting the Commons. </w:t>
      </w:r>
      <w:r w:rsidRPr="00D94E0F">
        <w:rPr>
          <w:rFonts w:ascii="Calibri" w:eastAsia="Times New Roman" w:hAnsi="Calibri" w:cs="Times New Roman"/>
          <w:i/>
          <w:iCs/>
          <w:noProof/>
        </w:rPr>
        <w:t>Vienna Econ. Pap. Univ. Vienna, Dep. Econ.</w:t>
      </w:r>
      <w:r w:rsidRPr="00D94E0F">
        <w:rPr>
          <w:rFonts w:ascii="Calibri" w:eastAsia="Times New Roman" w:hAnsi="Calibri" w:cs="Times New Roman"/>
          <w:noProof/>
        </w:rPr>
        <w:t xml:space="preserve"> (2016). at &lt;http://econpapers.repec.org/RePEc:vie:viennp:1608&gt;</w:t>
      </w:r>
    </w:p>
    <w:p w14:paraId="6AB4506F" w14:textId="037D2D57" w:rsidR="0053506C" w:rsidRPr="0053506C" w:rsidRDefault="0053506C" w:rsidP="00D94E0F">
      <w:pPr>
        <w:widowControl w:val="0"/>
        <w:autoSpaceDE w:val="0"/>
        <w:autoSpaceDN w:val="0"/>
        <w:adjustRightInd w:val="0"/>
        <w:ind w:left="640" w:hanging="640"/>
        <w:rPr>
          <w:b/>
        </w:rPr>
      </w:pPr>
      <w:r>
        <w:rPr>
          <w:b/>
        </w:rPr>
        <w:fldChar w:fldCharType="end"/>
      </w:r>
      <w:r w:rsidR="00D163E4" w:rsidRPr="0053506C">
        <w:rPr>
          <w:b/>
        </w:rPr>
        <w:t xml:space="preserve"> </w:t>
      </w:r>
    </w:p>
    <w:sectPr w:rsidR="0053506C" w:rsidRPr="0053506C" w:rsidSect="00675F4E">
      <w:footerReference w:type="even" r:id="rId15"/>
      <w:footerReference w:type="default" r:id="rId16"/>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7" w:author="Malin Pinsky" w:date="2017-08-01T11:07:00Z" w:initials="MP">
    <w:p w14:paraId="36AA4797" w14:textId="4BD2CD12" w:rsidR="00B7505F" w:rsidRDefault="00B7505F">
      <w:pPr>
        <w:pStyle w:val="CommentText"/>
      </w:pPr>
      <w:r>
        <w:rPr>
          <w:rStyle w:val="CommentReference"/>
        </w:rPr>
        <w:annotationRef/>
      </w:r>
      <w:r>
        <w:t>Need to think more about this statement. Not working for me now</w:t>
      </w:r>
    </w:p>
  </w:comment>
  <w:comment w:id="102" w:author="Malin Pinsky" w:date="2017-08-01T11:09:00Z" w:initials="MP">
    <w:p w14:paraId="6B3B68FE" w14:textId="6D169087" w:rsidR="00B7505F" w:rsidRDefault="00B7505F">
      <w:pPr>
        <w:pStyle w:val="CommentText"/>
      </w:pPr>
      <w:r>
        <w:rPr>
          <w:rStyle w:val="CommentReference"/>
        </w:rPr>
        <w:annotationRef/>
      </w:r>
      <w:r>
        <w:t>Four? MSY, initial F/</w:t>
      </w:r>
      <w:proofErr w:type="spellStart"/>
      <w:r>
        <w:t>Fmsy</w:t>
      </w:r>
      <w:proofErr w:type="spellEnd"/>
      <w:r>
        <w:t>, c/e, and fitted parameter</w:t>
      </w:r>
    </w:p>
  </w:comment>
  <w:comment w:id="103" w:author="Edward Tekwa" w:date="2017-08-01T14:37:00Z" w:initials="EWT">
    <w:p w14:paraId="06A7196D" w14:textId="56EED883" w:rsidR="00B7505F" w:rsidRDefault="00B7505F">
      <w:pPr>
        <w:pStyle w:val="CommentText"/>
      </w:pPr>
      <w:r>
        <w:rPr>
          <w:rStyle w:val="CommentReference"/>
        </w:rPr>
        <w:annotationRef/>
      </w:r>
      <w:r>
        <w:t>I think it’s 1 parameter</w:t>
      </w:r>
      <w:r w:rsidR="00184076">
        <w:t xml:space="preserve"> (xi, the bifurcation point) model</w:t>
      </w:r>
      <w:r>
        <w:t>,</w:t>
      </w:r>
      <w:r w:rsidR="00184076">
        <w:t xml:space="preserve"> </w:t>
      </w:r>
      <w:r>
        <w:t>while the others</w:t>
      </w:r>
      <w:r w:rsidR="00184076">
        <w:t xml:space="preserve"> (</w:t>
      </w:r>
      <w:proofErr w:type="spellStart"/>
      <w:r w:rsidR="00184076">
        <w:t>init</w:t>
      </w:r>
      <w:proofErr w:type="spellEnd"/>
      <w:r w:rsidR="00184076">
        <w:t>, MSY, F)</w:t>
      </w:r>
      <w:r>
        <w:t xml:space="preserve"> are independent variables with no individual coefficients attached to them (</w:t>
      </w:r>
      <w:r w:rsidR="00184076">
        <w:t>as</w:t>
      </w:r>
      <w:r>
        <w:t xml:space="preserve"> would</w:t>
      </w:r>
      <w:r w:rsidR="00184076">
        <w:t xml:space="preserve"> have</w:t>
      </w:r>
      <w:r>
        <w:t xml:space="preserve"> be the usual for multiple linear regressions)</w:t>
      </w:r>
    </w:p>
  </w:comment>
  <w:comment w:id="171" w:author="Fenichel, Eli" w:date="2017-07-16T12:54:00Z" w:initials="FE">
    <w:p w14:paraId="34C4FD68" w14:textId="77C2D362" w:rsidR="00B7505F" w:rsidRDefault="00B7505F">
      <w:pPr>
        <w:pStyle w:val="CommentText"/>
      </w:pPr>
      <w:r>
        <w:rPr>
          <w:rStyle w:val="CommentReference"/>
        </w:rPr>
        <w:annotationRef/>
      </w:r>
      <w:r>
        <w:t xml:space="preserve">I think you can make the first paragraph all about path dependency, theory and measurement. Then use this paragraph to talk about the application to fisheries. </w:t>
      </w:r>
    </w:p>
  </w:comment>
  <w:comment w:id="175" w:author="Fenichel, Eli" w:date="2017-07-16T12:55:00Z" w:initials="FE">
    <w:p w14:paraId="6CFC5FE5" w14:textId="24684377" w:rsidR="00B7505F" w:rsidRDefault="00B7505F">
      <w:pPr>
        <w:pStyle w:val="CommentText"/>
      </w:pPr>
      <w:r>
        <w:rPr>
          <w:rStyle w:val="CommentReference"/>
        </w:rPr>
        <w:annotationRef/>
      </w:r>
      <w:r>
        <w:t xml:space="preserve">Do we need to talk about sustainability? </w:t>
      </w:r>
    </w:p>
  </w:comment>
  <w:comment w:id="176" w:author="Edward Tekwa" w:date="2017-08-04T10:46:00Z" w:initials="EWT">
    <w:p w14:paraId="15708EA5" w14:textId="27CFEFCD" w:rsidR="000A08F4" w:rsidRDefault="000A08F4">
      <w:pPr>
        <w:pStyle w:val="CommentText"/>
      </w:pPr>
      <w:r>
        <w:rPr>
          <w:rStyle w:val="CommentReference"/>
        </w:rPr>
        <w:annotationRef/>
      </w:r>
      <w:r>
        <w:t xml:space="preserve">I would like to include it from the start; otherwise </w:t>
      </w:r>
      <w:r w:rsidR="007D7BA9">
        <w:t>the focus on path dependence alone may be too academic?</w:t>
      </w:r>
    </w:p>
  </w:comment>
  <w:comment w:id="226" w:author="Fenichel, Eli" w:date="2017-07-16T12:58:00Z" w:initials="FE">
    <w:p w14:paraId="66D86FEC" w14:textId="3BF907D0" w:rsidR="00B7505F" w:rsidRDefault="00B7505F">
      <w:pPr>
        <w:pStyle w:val="CommentText"/>
      </w:pPr>
      <w:r>
        <w:rPr>
          <w:rStyle w:val="CommentReference"/>
        </w:rPr>
        <w:annotationRef/>
      </w:r>
      <w:r>
        <w:t xml:space="preserve">This assumption often violated. </w:t>
      </w:r>
    </w:p>
  </w:comment>
  <w:comment w:id="238" w:author="simon levin" w:date="2017-07-16T20:12:00Z" w:initials="SAL">
    <w:p w14:paraId="2C8D1166" w14:textId="0192F768" w:rsidR="00B7505F" w:rsidRDefault="00B7505F">
      <w:pPr>
        <w:pStyle w:val="CommentText"/>
      </w:pPr>
      <w:r>
        <w:rPr>
          <w:rStyle w:val="CommentReference"/>
        </w:rPr>
        <w:annotationRef/>
      </w:r>
      <w:r>
        <w:t>Why not use natural logs?</w:t>
      </w:r>
    </w:p>
  </w:comment>
  <w:comment w:id="255" w:author="Fenichel, Eli" w:date="2017-07-16T12:59:00Z" w:initials="FE">
    <w:p w14:paraId="0A6AFF0B" w14:textId="77777777" w:rsidR="00B7505F" w:rsidRDefault="00B7505F">
      <w:pPr>
        <w:pStyle w:val="CommentText"/>
      </w:pPr>
      <w:r>
        <w:rPr>
          <w:rStyle w:val="CommentReference"/>
        </w:rPr>
        <w:annotationRef/>
      </w:r>
      <w:r>
        <w:t>It seems strange to have different log bases in here.</w:t>
      </w:r>
    </w:p>
    <w:p w14:paraId="255B753A" w14:textId="77777777" w:rsidR="00B7505F" w:rsidRDefault="00B7505F">
      <w:pPr>
        <w:pStyle w:val="CommentText"/>
      </w:pPr>
    </w:p>
    <w:p w14:paraId="22EA1BF9" w14:textId="72312234" w:rsidR="00B7505F" w:rsidRDefault="00B7505F">
      <w:pPr>
        <w:pStyle w:val="CommentText"/>
      </w:pPr>
      <w:r>
        <w:t xml:space="preserve">Stopped here </w:t>
      </w:r>
    </w:p>
  </w:comment>
  <w:comment w:id="256" w:author="simon levin" w:date="2017-07-16T20:16:00Z" w:initials="SAL">
    <w:p w14:paraId="0A9561D7" w14:textId="5BD38B64" w:rsidR="00B7505F" w:rsidRDefault="00B7505F">
      <w:pPr>
        <w:pStyle w:val="CommentText"/>
      </w:pPr>
      <w:r>
        <w:rPr>
          <w:rStyle w:val="CommentReference"/>
        </w:rPr>
        <w:annotationRef/>
      </w:r>
      <w:r>
        <w:t xml:space="preserve">Do you mean the larger of 0 and this expression?   And where does this equation come from?   </w:t>
      </w:r>
      <w:proofErr w:type="spellStart"/>
      <w:r>
        <w:t>Supp</w:t>
      </w:r>
      <w:proofErr w:type="spellEnd"/>
      <w:r>
        <w:t xml:space="preserve"> Material?  Point to it.</w:t>
      </w:r>
    </w:p>
  </w:comment>
  <w:comment w:id="309" w:author="simon levin" w:date="2017-07-16T20:22:00Z" w:initials="SAL">
    <w:p w14:paraId="579627BB" w14:textId="77777777" w:rsidR="00B7505F" w:rsidRPr="00285F17" w:rsidRDefault="00B7505F" w:rsidP="00285F17">
      <w:pPr>
        <w:rPr>
          <w:rFonts w:ascii="Times" w:eastAsia="Times New Roman" w:hAnsi="Times" w:cs="Times New Roman"/>
          <w:sz w:val="20"/>
          <w:szCs w:val="20"/>
        </w:rPr>
      </w:pPr>
      <w:r>
        <w:rPr>
          <w:rStyle w:val="CommentReference"/>
        </w:rPr>
        <w:annotationRef/>
      </w:r>
      <w:r>
        <w:t xml:space="preserve">In practice, could some of the effect be a continued estimation bias?  See </w:t>
      </w:r>
      <w:r w:rsidRPr="00285F17">
        <w:rPr>
          <w:rFonts w:ascii="Times" w:eastAsia="Times New Roman" w:hAnsi="Times" w:cs="Times New Roman"/>
          <w:sz w:val="20"/>
          <w:szCs w:val="20"/>
        </w:rPr>
        <w:t xml:space="preserve">Walters, Carl J., and Donald Ludwig. "Effects of measurement errors on the assessment of stock–recruitment relationships." </w:t>
      </w:r>
      <w:r w:rsidRPr="00285F17">
        <w:rPr>
          <w:rFonts w:ascii="Times" w:eastAsia="Times New Roman" w:hAnsi="Times" w:cs="Times New Roman"/>
          <w:i/>
          <w:iCs/>
          <w:sz w:val="20"/>
          <w:szCs w:val="20"/>
        </w:rPr>
        <w:t>Canadian Journal of Fisheries and Aquatic Sciences</w:t>
      </w:r>
      <w:r w:rsidRPr="00285F17">
        <w:rPr>
          <w:rFonts w:ascii="Times" w:eastAsia="Times New Roman" w:hAnsi="Times" w:cs="Times New Roman"/>
          <w:sz w:val="20"/>
          <w:szCs w:val="20"/>
        </w:rPr>
        <w:t xml:space="preserve"> 38.6 (1981): 704-710.</w:t>
      </w:r>
    </w:p>
    <w:p w14:paraId="5152E5F7" w14:textId="365951D7" w:rsidR="00B7505F" w:rsidRDefault="00B7505F">
      <w:pPr>
        <w:pStyle w:val="CommentText"/>
      </w:pPr>
    </w:p>
  </w:comment>
  <w:comment w:id="310" w:author="Edward Tekwa" w:date="2017-08-03T17:14:00Z" w:initials="EWT">
    <w:p w14:paraId="78363F85" w14:textId="78A6DC82" w:rsidR="00514E1E" w:rsidRDefault="00514E1E">
      <w:pPr>
        <w:pStyle w:val="CommentText"/>
      </w:pPr>
      <w:r>
        <w:rPr>
          <w:rStyle w:val="CommentReference"/>
        </w:rPr>
        <w:annotationRef/>
      </w:r>
      <w:r w:rsidR="00441124">
        <w:t>Have to think about this a bit more</w:t>
      </w:r>
      <w:r w:rsidR="008E60F9">
        <w:t xml:space="preserve">.  </w:t>
      </w:r>
      <w:r w:rsidR="00920DAD">
        <w:t>I don’t know if the RAM assessments have taken this into acc</w:t>
      </w:r>
      <w:r w:rsidR="002F231C">
        <w:t>ount and have corrected for the error</w:t>
      </w:r>
      <w:r w:rsidR="00920DAD">
        <w:t xml:space="preserve">.  </w:t>
      </w:r>
      <w:proofErr w:type="spellStart"/>
      <w:r w:rsidR="00920DAD">
        <w:t>Malin</w:t>
      </w:r>
      <w:proofErr w:type="spellEnd"/>
      <w:r w:rsidR="00920DAD">
        <w:t>?</w:t>
      </w:r>
    </w:p>
  </w:comment>
  <w:comment w:id="313" w:author="Edward Tekwa" w:date="2017-08-03T15:13:00Z" w:initials="EWT">
    <w:p w14:paraId="35A61DC7" w14:textId="77777777" w:rsidR="003067CA" w:rsidRDefault="003067CA" w:rsidP="003067CA">
      <w:pPr>
        <w:pStyle w:val="CommentText"/>
      </w:pPr>
      <w:r>
        <w:rPr>
          <w:rStyle w:val="CommentReference"/>
        </w:rPr>
        <w:annotationRef/>
      </w:r>
      <w:r>
        <w:t>Will add stacked histograms color coded by geographic region</w:t>
      </w:r>
    </w:p>
  </w:comment>
  <w:comment w:id="433" w:author="Edward Tekwa" w:date="2017-07-14T16:53:00Z" w:initials="EWT">
    <w:p w14:paraId="7D1E0906" w14:textId="2736D59E" w:rsidR="00B7505F" w:rsidRDefault="00B7505F">
      <w:pPr>
        <w:pStyle w:val="CommentText"/>
      </w:pPr>
      <w:r>
        <w:rPr>
          <w:rStyle w:val="CommentReference"/>
        </w:rPr>
        <w:annotationRef/>
      </w:r>
      <w:r>
        <w:t xml:space="preserve">This is exactly the case of non-excludable resource in earlier versions of the manuscript, where there is no time scale separation between institution and resource dynamics.  The result is that at the high cost/benefit, high MSY region, the basin of attraction toward the low harvest rate (F*-) is actually bigger (extending up to F*+, which is now unstable) than in the current excludable resource case.  The flip side is that if the fishery is below the bifurcation point in cost/benefit and MSY, or stochasticity carries it above F*+, then it will veer off to infinite harvest quickly.  It’s probably too complicated to elaborate in this paper, but perhaps another </w:t>
      </w:r>
      <w:proofErr w:type="spellStart"/>
      <w:r>
        <w:t>writeup</w:t>
      </w:r>
      <w:proofErr w:type="spellEnd"/>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AA4797" w15:done="0"/>
  <w15:commentEx w15:paraId="6B3B68FE" w15:done="0"/>
  <w15:commentEx w15:paraId="06A7196D" w15:paraIdParent="6B3B68FE" w15:done="0"/>
  <w15:commentEx w15:paraId="34C4FD68" w15:done="0"/>
  <w15:commentEx w15:paraId="6CFC5FE5" w15:done="0"/>
  <w15:commentEx w15:paraId="15708EA5" w15:paraIdParent="6CFC5FE5" w15:done="0"/>
  <w15:commentEx w15:paraId="66D86FEC" w15:done="0"/>
  <w15:commentEx w15:paraId="2C8D1166" w15:done="0"/>
  <w15:commentEx w15:paraId="22EA1BF9" w15:done="0"/>
  <w15:commentEx w15:paraId="0A9561D7" w15:done="0"/>
  <w15:commentEx w15:paraId="5152E5F7" w15:done="0"/>
  <w15:commentEx w15:paraId="78363F85" w15:paraIdParent="5152E5F7" w15:done="0"/>
  <w15:commentEx w15:paraId="35A61DC7" w15:done="0"/>
  <w15:commentEx w15:paraId="7D1E090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9F7035" w14:textId="77777777" w:rsidR="0065085F" w:rsidRDefault="0065085F" w:rsidP="00675F4E">
      <w:r>
        <w:separator/>
      </w:r>
    </w:p>
  </w:endnote>
  <w:endnote w:type="continuationSeparator" w:id="0">
    <w:p w14:paraId="3FC197D7" w14:textId="77777777" w:rsidR="0065085F" w:rsidRDefault="0065085F" w:rsidP="00675F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auto"/>
    <w:pitch w:val="variable"/>
    <w:sig w:usb0="00000000" w:usb1="10000000" w:usb2="00000000" w:usb3="00000000" w:csb0="80000000" w:csb1="00000000"/>
  </w:font>
  <w:font w:name="ＭＳ 明朝">
    <w:charset w:val="80"/>
    <w:family w:val="roman"/>
    <w:pitch w:val="fixed"/>
    <w:sig w:usb0="E00002FF" w:usb1="6AC7FDFB" w:usb2="08000012" w:usb3="00000000" w:csb0="0002009F" w:csb1="00000000"/>
  </w:font>
  <w:font w:name="Times">
    <w:panose1 w:val="02000500000000000000"/>
    <w:charset w:val="00"/>
    <w:family w:val="roman"/>
    <w:pitch w:val="variable"/>
    <w:sig w:usb0="00000003" w:usb1="00000000" w:usb2="00000000" w:usb3="00000000" w:csb0="00000001" w:csb1="00000000"/>
  </w:font>
  <w:font w:name="ＭＳ ゴシック">
    <w:charset w:val="80"/>
    <w:family w:val="swiss"/>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E187E" w14:textId="77777777" w:rsidR="00B7505F" w:rsidRDefault="00B7505F" w:rsidP="004924F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F952309" w14:textId="77777777" w:rsidR="00B7505F" w:rsidRDefault="00B7505F" w:rsidP="00675F4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F6F97" w14:textId="77777777" w:rsidR="00B7505F" w:rsidRDefault="00B7505F" w:rsidP="004924F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E60F9">
      <w:rPr>
        <w:rStyle w:val="PageNumber"/>
        <w:noProof/>
      </w:rPr>
      <w:t>1</w:t>
    </w:r>
    <w:r>
      <w:rPr>
        <w:rStyle w:val="PageNumber"/>
      </w:rPr>
      <w:fldChar w:fldCharType="end"/>
    </w:r>
  </w:p>
  <w:p w14:paraId="3C23D2EC" w14:textId="77777777" w:rsidR="00B7505F" w:rsidRDefault="00B7505F" w:rsidP="00675F4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65529F" w14:textId="77777777" w:rsidR="0065085F" w:rsidRDefault="0065085F" w:rsidP="00675F4E">
      <w:r>
        <w:separator/>
      </w:r>
    </w:p>
  </w:footnote>
  <w:footnote w:type="continuationSeparator" w:id="0">
    <w:p w14:paraId="3B0B174E" w14:textId="77777777" w:rsidR="0065085F" w:rsidRDefault="0065085F" w:rsidP="00675F4E">
      <w:r>
        <w:continuationSeparator/>
      </w:r>
    </w:p>
  </w:footnote>
</w:footnote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dward Tekwa">
    <w15:presenceInfo w15:providerId="None" w15:userId="Edward Tekwa"/>
  </w15:person>
  <w15:person w15:author="Malin Pinsky">
    <w15:presenceInfo w15:providerId="None" w15:userId="Malin Pinsky"/>
  </w15:person>
  <w15:person w15:author="Fenichel, Eli">
    <w15:presenceInfo w15:providerId="AD" w15:userId="S-1-5-21-505881439-82067924-1220176271-2979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A54"/>
    <w:rsid w:val="00000895"/>
    <w:rsid w:val="00000964"/>
    <w:rsid w:val="00001A8D"/>
    <w:rsid w:val="000026AD"/>
    <w:rsid w:val="00003141"/>
    <w:rsid w:val="00004ADC"/>
    <w:rsid w:val="000054F6"/>
    <w:rsid w:val="000072DD"/>
    <w:rsid w:val="000103AA"/>
    <w:rsid w:val="00010E1E"/>
    <w:rsid w:val="00013057"/>
    <w:rsid w:val="0001384C"/>
    <w:rsid w:val="00013A2B"/>
    <w:rsid w:val="00017A57"/>
    <w:rsid w:val="000211D5"/>
    <w:rsid w:val="00022263"/>
    <w:rsid w:val="00022907"/>
    <w:rsid w:val="0002299C"/>
    <w:rsid w:val="00022B89"/>
    <w:rsid w:val="0002348A"/>
    <w:rsid w:val="000241E6"/>
    <w:rsid w:val="00025B48"/>
    <w:rsid w:val="00027ADA"/>
    <w:rsid w:val="0003183A"/>
    <w:rsid w:val="000324E9"/>
    <w:rsid w:val="00033C96"/>
    <w:rsid w:val="00033CBD"/>
    <w:rsid w:val="000342DD"/>
    <w:rsid w:val="000342F2"/>
    <w:rsid w:val="0003499E"/>
    <w:rsid w:val="000376BE"/>
    <w:rsid w:val="00037CF9"/>
    <w:rsid w:val="000411C5"/>
    <w:rsid w:val="000426DD"/>
    <w:rsid w:val="00042794"/>
    <w:rsid w:val="000430F7"/>
    <w:rsid w:val="00043355"/>
    <w:rsid w:val="00043A3A"/>
    <w:rsid w:val="00044523"/>
    <w:rsid w:val="00044738"/>
    <w:rsid w:val="00047B4D"/>
    <w:rsid w:val="000531BF"/>
    <w:rsid w:val="0005367C"/>
    <w:rsid w:val="00053BAD"/>
    <w:rsid w:val="0005478E"/>
    <w:rsid w:val="000559FA"/>
    <w:rsid w:val="000560A9"/>
    <w:rsid w:val="00057E42"/>
    <w:rsid w:val="00060E38"/>
    <w:rsid w:val="000610F8"/>
    <w:rsid w:val="0006446D"/>
    <w:rsid w:val="00064969"/>
    <w:rsid w:val="00064A8F"/>
    <w:rsid w:val="00066DF4"/>
    <w:rsid w:val="0006753F"/>
    <w:rsid w:val="00070B07"/>
    <w:rsid w:val="00073088"/>
    <w:rsid w:val="00073608"/>
    <w:rsid w:val="0007614F"/>
    <w:rsid w:val="0007641F"/>
    <w:rsid w:val="0007745E"/>
    <w:rsid w:val="00077F73"/>
    <w:rsid w:val="0008065E"/>
    <w:rsid w:val="00080E39"/>
    <w:rsid w:val="0008274E"/>
    <w:rsid w:val="00082CA0"/>
    <w:rsid w:val="00090FBF"/>
    <w:rsid w:val="00094517"/>
    <w:rsid w:val="00094A05"/>
    <w:rsid w:val="000954D3"/>
    <w:rsid w:val="000961B4"/>
    <w:rsid w:val="000968B1"/>
    <w:rsid w:val="00096FB3"/>
    <w:rsid w:val="00097683"/>
    <w:rsid w:val="000A0331"/>
    <w:rsid w:val="000A08F4"/>
    <w:rsid w:val="000A1D2E"/>
    <w:rsid w:val="000A225A"/>
    <w:rsid w:val="000A392F"/>
    <w:rsid w:val="000A447F"/>
    <w:rsid w:val="000A61C3"/>
    <w:rsid w:val="000A78CE"/>
    <w:rsid w:val="000A7AB4"/>
    <w:rsid w:val="000B0C8C"/>
    <w:rsid w:val="000B2110"/>
    <w:rsid w:val="000B283C"/>
    <w:rsid w:val="000B3AC5"/>
    <w:rsid w:val="000B4719"/>
    <w:rsid w:val="000B483E"/>
    <w:rsid w:val="000B60A5"/>
    <w:rsid w:val="000B611C"/>
    <w:rsid w:val="000B65DC"/>
    <w:rsid w:val="000B6605"/>
    <w:rsid w:val="000C0A14"/>
    <w:rsid w:val="000C0B79"/>
    <w:rsid w:val="000C19F2"/>
    <w:rsid w:val="000C1F42"/>
    <w:rsid w:val="000C26E6"/>
    <w:rsid w:val="000C2AAC"/>
    <w:rsid w:val="000C3DE6"/>
    <w:rsid w:val="000C3EF9"/>
    <w:rsid w:val="000C5E64"/>
    <w:rsid w:val="000C68B1"/>
    <w:rsid w:val="000C7467"/>
    <w:rsid w:val="000C78D6"/>
    <w:rsid w:val="000D0B52"/>
    <w:rsid w:val="000D13A1"/>
    <w:rsid w:val="000D18EE"/>
    <w:rsid w:val="000D1A84"/>
    <w:rsid w:val="000D2152"/>
    <w:rsid w:val="000D2CEF"/>
    <w:rsid w:val="000D4433"/>
    <w:rsid w:val="000D4879"/>
    <w:rsid w:val="000D5CBC"/>
    <w:rsid w:val="000D63C3"/>
    <w:rsid w:val="000D6F10"/>
    <w:rsid w:val="000D6F12"/>
    <w:rsid w:val="000D7D11"/>
    <w:rsid w:val="000D7E82"/>
    <w:rsid w:val="000E1131"/>
    <w:rsid w:val="000E2398"/>
    <w:rsid w:val="000E466B"/>
    <w:rsid w:val="000E4949"/>
    <w:rsid w:val="000E556A"/>
    <w:rsid w:val="000E742B"/>
    <w:rsid w:val="000F0209"/>
    <w:rsid w:val="000F22CE"/>
    <w:rsid w:val="000F3603"/>
    <w:rsid w:val="000F3A3E"/>
    <w:rsid w:val="000F45DB"/>
    <w:rsid w:val="000F47DD"/>
    <w:rsid w:val="000F52A1"/>
    <w:rsid w:val="000F5D32"/>
    <w:rsid w:val="000F67EB"/>
    <w:rsid w:val="000F6895"/>
    <w:rsid w:val="000F754C"/>
    <w:rsid w:val="00100962"/>
    <w:rsid w:val="0010120F"/>
    <w:rsid w:val="0010504B"/>
    <w:rsid w:val="00105506"/>
    <w:rsid w:val="00106D1A"/>
    <w:rsid w:val="00107ACD"/>
    <w:rsid w:val="00107E91"/>
    <w:rsid w:val="001109D0"/>
    <w:rsid w:val="001110F7"/>
    <w:rsid w:val="00111B24"/>
    <w:rsid w:val="00112433"/>
    <w:rsid w:val="00112603"/>
    <w:rsid w:val="00113516"/>
    <w:rsid w:val="00113E3C"/>
    <w:rsid w:val="00115BFC"/>
    <w:rsid w:val="00116AA9"/>
    <w:rsid w:val="0011722E"/>
    <w:rsid w:val="001205B6"/>
    <w:rsid w:val="00120BBD"/>
    <w:rsid w:val="00121071"/>
    <w:rsid w:val="00122138"/>
    <w:rsid w:val="001247F8"/>
    <w:rsid w:val="00124C17"/>
    <w:rsid w:val="00125461"/>
    <w:rsid w:val="00125C0B"/>
    <w:rsid w:val="00127098"/>
    <w:rsid w:val="0013155F"/>
    <w:rsid w:val="00131BDA"/>
    <w:rsid w:val="00133C18"/>
    <w:rsid w:val="00134397"/>
    <w:rsid w:val="001349E0"/>
    <w:rsid w:val="00134BCC"/>
    <w:rsid w:val="0013741D"/>
    <w:rsid w:val="00140F47"/>
    <w:rsid w:val="001419A2"/>
    <w:rsid w:val="00143332"/>
    <w:rsid w:val="00143C65"/>
    <w:rsid w:val="00144765"/>
    <w:rsid w:val="00144AD0"/>
    <w:rsid w:val="00144BB8"/>
    <w:rsid w:val="0014510F"/>
    <w:rsid w:val="001455BB"/>
    <w:rsid w:val="001464C6"/>
    <w:rsid w:val="00146A7E"/>
    <w:rsid w:val="00147A41"/>
    <w:rsid w:val="00147E0F"/>
    <w:rsid w:val="00151120"/>
    <w:rsid w:val="00151C3C"/>
    <w:rsid w:val="00151CEC"/>
    <w:rsid w:val="0015250A"/>
    <w:rsid w:val="00152B4E"/>
    <w:rsid w:val="00154700"/>
    <w:rsid w:val="00156A40"/>
    <w:rsid w:val="0015755A"/>
    <w:rsid w:val="00157D25"/>
    <w:rsid w:val="0016017D"/>
    <w:rsid w:val="0016349B"/>
    <w:rsid w:val="001636E5"/>
    <w:rsid w:val="00164325"/>
    <w:rsid w:val="00166091"/>
    <w:rsid w:val="001664F9"/>
    <w:rsid w:val="0016677A"/>
    <w:rsid w:val="00166C48"/>
    <w:rsid w:val="001679C5"/>
    <w:rsid w:val="001722B7"/>
    <w:rsid w:val="0017418B"/>
    <w:rsid w:val="00174FDC"/>
    <w:rsid w:val="00175721"/>
    <w:rsid w:val="00175BA1"/>
    <w:rsid w:val="001761AF"/>
    <w:rsid w:val="00176B59"/>
    <w:rsid w:val="00177E5E"/>
    <w:rsid w:val="001802B5"/>
    <w:rsid w:val="0018051B"/>
    <w:rsid w:val="00181426"/>
    <w:rsid w:val="001831B4"/>
    <w:rsid w:val="00184076"/>
    <w:rsid w:val="0018432C"/>
    <w:rsid w:val="00184723"/>
    <w:rsid w:val="00184744"/>
    <w:rsid w:val="001847ED"/>
    <w:rsid w:val="00184FC3"/>
    <w:rsid w:val="00185200"/>
    <w:rsid w:val="001864EA"/>
    <w:rsid w:val="00186882"/>
    <w:rsid w:val="0018722A"/>
    <w:rsid w:val="00187CB5"/>
    <w:rsid w:val="00190569"/>
    <w:rsid w:val="00191310"/>
    <w:rsid w:val="00192A69"/>
    <w:rsid w:val="00193CD7"/>
    <w:rsid w:val="00194E84"/>
    <w:rsid w:val="00195994"/>
    <w:rsid w:val="0019789C"/>
    <w:rsid w:val="001A12E8"/>
    <w:rsid w:val="001A153B"/>
    <w:rsid w:val="001A16A6"/>
    <w:rsid w:val="001A2F20"/>
    <w:rsid w:val="001A3A3A"/>
    <w:rsid w:val="001A5298"/>
    <w:rsid w:val="001A55BF"/>
    <w:rsid w:val="001A5EF3"/>
    <w:rsid w:val="001A685B"/>
    <w:rsid w:val="001A6AEE"/>
    <w:rsid w:val="001A7675"/>
    <w:rsid w:val="001A7DEA"/>
    <w:rsid w:val="001B02D9"/>
    <w:rsid w:val="001B3677"/>
    <w:rsid w:val="001B4006"/>
    <w:rsid w:val="001B5181"/>
    <w:rsid w:val="001B576A"/>
    <w:rsid w:val="001B5C1E"/>
    <w:rsid w:val="001B7899"/>
    <w:rsid w:val="001C501A"/>
    <w:rsid w:val="001C5745"/>
    <w:rsid w:val="001C61C8"/>
    <w:rsid w:val="001C6E7F"/>
    <w:rsid w:val="001C6FC3"/>
    <w:rsid w:val="001C708F"/>
    <w:rsid w:val="001C7663"/>
    <w:rsid w:val="001D09B4"/>
    <w:rsid w:val="001D3817"/>
    <w:rsid w:val="001D51DB"/>
    <w:rsid w:val="001D527E"/>
    <w:rsid w:val="001D5B1E"/>
    <w:rsid w:val="001E185C"/>
    <w:rsid w:val="001E1884"/>
    <w:rsid w:val="001E19BF"/>
    <w:rsid w:val="001E1A5E"/>
    <w:rsid w:val="001E1B4C"/>
    <w:rsid w:val="001E2163"/>
    <w:rsid w:val="001E28A9"/>
    <w:rsid w:val="001E32F3"/>
    <w:rsid w:val="001E377A"/>
    <w:rsid w:val="001E58FC"/>
    <w:rsid w:val="001E59A3"/>
    <w:rsid w:val="001E68FA"/>
    <w:rsid w:val="001F0BA2"/>
    <w:rsid w:val="001F4CFA"/>
    <w:rsid w:val="001F6306"/>
    <w:rsid w:val="001F6F38"/>
    <w:rsid w:val="001F746C"/>
    <w:rsid w:val="002001AE"/>
    <w:rsid w:val="0020074C"/>
    <w:rsid w:val="00201516"/>
    <w:rsid w:val="002020CD"/>
    <w:rsid w:val="00204EE7"/>
    <w:rsid w:val="00205035"/>
    <w:rsid w:val="00205B93"/>
    <w:rsid w:val="00206C72"/>
    <w:rsid w:val="002077C2"/>
    <w:rsid w:val="00210B71"/>
    <w:rsid w:val="00212829"/>
    <w:rsid w:val="00212A8D"/>
    <w:rsid w:val="00212EAF"/>
    <w:rsid w:val="002132A3"/>
    <w:rsid w:val="00214260"/>
    <w:rsid w:val="0021796A"/>
    <w:rsid w:val="00220B62"/>
    <w:rsid w:val="002220FF"/>
    <w:rsid w:val="0022778D"/>
    <w:rsid w:val="00227BBB"/>
    <w:rsid w:val="00230B94"/>
    <w:rsid w:val="0023178F"/>
    <w:rsid w:val="00231EC7"/>
    <w:rsid w:val="00232355"/>
    <w:rsid w:val="00232C85"/>
    <w:rsid w:val="00233562"/>
    <w:rsid w:val="00234326"/>
    <w:rsid w:val="0024008E"/>
    <w:rsid w:val="002407A6"/>
    <w:rsid w:val="002412E5"/>
    <w:rsid w:val="002423F0"/>
    <w:rsid w:val="002424A6"/>
    <w:rsid w:val="002430ED"/>
    <w:rsid w:val="002431F0"/>
    <w:rsid w:val="00244927"/>
    <w:rsid w:val="00246539"/>
    <w:rsid w:val="00246543"/>
    <w:rsid w:val="00250232"/>
    <w:rsid w:val="00251C7C"/>
    <w:rsid w:val="00252436"/>
    <w:rsid w:val="00253ADD"/>
    <w:rsid w:val="002546E0"/>
    <w:rsid w:val="002628AC"/>
    <w:rsid w:val="002632D9"/>
    <w:rsid w:val="00263744"/>
    <w:rsid w:val="00263D6F"/>
    <w:rsid w:val="0026424A"/>
    <w:rsid w:val="002645C5"/>
    <w:rsid w:val="002671AB"/>
    <w:rsid w:val="00267DAA"/>
    <w:rsid w:val="00267EC1"/>
    <w:rsid w:val="0027029B"/>
    <w:rsid w:val="00272FFA"/>
    <w:rsid w:val="0027442B"/>
    <w:rsid w:val="00275668"/>
    <w:rsid w:val="00276998"/>
    <w:rsid w:val="00277F1F"/>
    <w:rsid w:val="002803E2"/>
    <w:rsid w:val="002810E8"/>
    <w:rsid w:val="002833DE"/>
    <w:rsid w:val="00284998"/>
    <w:rsid w:val="002855DF"/>
    <w:rsid w:val="002857CB"/>
    <w:rsid w:val="00285F17"/>
    <w:rsid w:val="00286943"/>
    <w:rsid w:val="0029007B"/>
    <w:rsid w:val="00291AB1"/>
    <w:rsid w:val="00291B44"/>
    <w:rsid w:val="00292EB2"/>
    <w:rsid w:val="00293C15"/>
    <w:rsid w:val="00296C61"/>
    <w:rsid w:val="0029784A"/>
    <w:rsid w:val="0029797E"/>
    <w:rsid w:val="002A1A03"/>
    <w:rsid w:val="002A281C"/>
    <w:rsid w:val="002A3E14"/>
    <w:rsid w:val="002A6473"/>
    <w:rsid w:val="002A7030"/>
    <w:rsid w:val="002B1BC6"/>
    <w:rsid w:val="002B1E0E"/>
    <w:rsid w:val="002B366A"/>
    <w:rsid w:val="002B3FD9"/>
    <w:rsid w:val="002B40CB"/>
    <w:rsid w:val="002B519F"/>
    <w:rsid w:val="002B53B6"/>
    <w:rsid w:val="002B5AC7"/>
    <w:rsid w:val="002B5C16"/>
    <w:rsid w:val="002B68B4"/>
    <w:rsid w:val="002B7736"/>
    <w:rsid w:val="002C0F17"/>
    <w:rsid w:val="002C3E86"/>
    <w:rsid w:val="002C5E71"/>
    <w:rsid w:val="002C6B2D"/>
    <w:rsid w:val="002D16BF"/>
    <w:rsid w:val="002D32A5"/>
    <w:rsid w:val="002D4404"/>
    <w:rsid w:val="002D5035"/>
    <w:rsid w:val="002D5F51"/>
    <w:rsid w:val="002D7438"/>
    <w:rsid w:val="002D7DA6"/>
    <w:rsid w:val="002E0468"/>
    <w:rsid w:val="002E1F51"/>
    <w:rsid w:val="002E3736"/>
    <w:rsid w:val="002E3E46"/>
    <w:rsid w:val="002E44C1"/>
    <w:rsid w:val="002E4FF6"/>
    <w:rsid w:val="002E69C5"/>
    <w:rsid w:val="002E6B80"/>
    <w:rsid w:val="002E74A9"/>
    <w:rsid w:val="002E7E39"/>
    <w:rsid w:val="002E7FFC"/>
    <w:rsid w:val="002F00BA"/>
    <w:rsid w:val="002F070E"/>
    <w:rsid w:val="002F12CE"/>
    <w:rsid w:val="002F138C"/>
    <w:rsid w:val="002F1937"/>
    <w:rsid w:val="002F231C"/>
    <w:rsid w:val="002F26E7"/>
    <w:rsid w:val="002F301E"/>
    <w:rsid w:val="002F3BAA"/>
    <w:rsid w:val="002F52BC"/>
    <w:rsid w:val="002F7227"/>
    <w:rsid w:val="002F7DFA"/>
    <w:rsid w:val="003001A8"/>
    <w:rsid w:val="00300BD4"/>
    <w:rsid w:val="0030138A"/>
    <w:rsid w:val="00301C92"/>
    <w:rsid w:val="003067CA"/>
    <w:rsid w:val="00307AF8"/>
    <w:rsid w:val="00307C3F"/>
    <w:rsid w:val="003107FA"/>
    <w:rsid w:val="00310B4C"/>
    <w:rsid w:val="003112E5"/>
    <w:rsid w:val="003124DE"/>
    <w:rsid w:val="00312B9B"/>
    <w:rsid w:val="00312E2A"/>
    <w:rsid w:val="003131B1"/>
    <w:rsid w:val="0031368F"/>
    <w:rsid w:val="00314714"/>
    <w:rsid w:val="00314B9F"/>
    <w:rsid w:val="00315270"/>
    <w:rsid w:val="00315DF4"/>
    <w:rsid w:val="00316B28"/>
    <w:rsid w:val="0031764F"/>
    <w:rsid w:val="00320059"/>
    <w:rsid w:val="00320166"/>
    <w:rsid w:val="003228BE"/>
    <w:rsid w:val="00325800"/>
    <w:rsid w:val="003267A9"/>
    <w:rsid w:val="003268D6"/>
    <w:rsid w:val="00326FDF"/>
    <w:rsid w:val="0032709B"/>
    <w:rsid w:val="00327445"/>
    <w:rsid w:val="003276CC"/>
    <w:rsid w:val="003300B8"/>
    <w:rsid w:val="003332F9"/>
    <w:rsid w:val="00335210"/>
    <w:rsid w:val="003355D1"/>
    <w:rsid w:val="0033753F"/>
    <w:rsid w:val="00337977"/>
    <w:rsid w:val="00337FF3"/>
    <w:rsid w:val="00340FEF"/>
    <w:rsid w:val="00341D24"/>
    <w:rsid w:val="00342774"/>
    <w:rsid w:val="00342B1E"/>
    <w:rsid w:val="00343DAE"/>
    <w:rsid w:val="00343F15"/>
    <w:rsid w:val="00344277"/>
    <w:rsid w:val="00344746"/>
    <w:rsid w:val="00345440"/>
    <w:rsid w:val="00345934"/>
    <w:rsid w:val="00345D17"/>
    <w:rsid w:val="00346312"/>
    <w:rsid w:val="0034722A"/>
    <w:rsid w:val="0035136C"/>
    <w:rsid w:val="00351B34"/>
    <w:rsid w:val="003536A9"/>
    <w:rsid w:val="00353B50"/>
    <w:rsid w:val="00354E43"/>
    <w:rsid w:val="00355B30"/>
    <w:rsid w:val="003564AB"/>
    <w:rsid w:val="0036065A"/>
    <w:rsid w:val="003616EA"/>
    <w:rsid w:val="0036258C"/>
    <w:rsid w:val="003634AC"/>
    <w:rsid w:val="00363BB8"/>
    <w:rsid w:val="00363FFE"/>
    <w:rsid w:val="00364882"/>
    <w:rsid w:val="00367B5F"/>
    <w:rsid w:val="00370B59"/>
    <w:rsid w:val="00370E66"/>
    <w:rsid w:val="0037255B"/>
    <w:rsid w:val="0037308E"/>
    <w:rsid w:val="00373ECA"/>
    <w:rsid w:val="003760EB"/>
    <w:rsid w:val="00377E8A"/>
    <w:rsid w:val="00380988"/>
    <w:rsid w:val="003809B4"/>
    <w:rsid w:val="0038144D"/>
    <w:rsid w:val="00381D50"/>
    <w:rsid w:val="0038241E"/>
    <w:rsid w:val="003831C4"/>
    <w:rsid w:val="003831D4"/>
    <w:rsid w:val="00383306"/>
    <w:rsid w:val="003835C7"/>
    <w:rsid w:val="00384070"/>
    <w:rsid w:val="00384146"/>
    <w:rsid w:val="003856D0"/>
    <w:rsid w:val="00385863"/>
    <w:rsid w:val="00385F09"/>
    <w:rsid w:val="003863CA"/>
    <w:rsid w:val="0038693C"/>
    <w:rsid w:val="00386E73"/>
    <w:rsid w:val="00387FB0"/>
    <w:rsid w:val="0039024B"/>
    <w:rsid w:val="00392B79"/>
    <w:rsid w:val="003938E2"/>
    <w:rsid w:val="00393E78"/>
    <w:rsid w:val="00397459"/>
    <w:rsid w:val="00397902"/>
    <w:rsid w:val="00397FE6"/>
    <w:rsid w:val="003A06BF"/>
    <w:rsid w:val="003A13AE"/>
    <w:rsid w:val="003A196E"/>
    <w:rsid w:val="003A3F95"/>
    <w:rsid w:val="003A416D"/>
    <w:rsid w:val="003A48AF"/>
    <w:rsid w:val="003A4C19"/>
    <w:rsid w:val="003A570A"/>
    <w:rsid w:val="003A77EB"/>
    <w:rsid w:val="003B0FE0"/>
    <w:rsid w:val="003B1E66"/>
    <w:rsid w:val="003B3060"/>
    <w:rsid w:val="003B36BB"/>
    <w:rsid w:val="003B3CA2"/>
    <w:rsid w:val="003B56CA"/>
    <w:rsid w:val="003B5BB3"/>
    <w:rsid w:val="003B78EE"/>
    <w:rsid w:val="003C214A"/>
    <w:rsid w:val="003C228B"/>
    <w:rsid w:val="003C4C7D"/>
    <w:rsid w:val="003C759E"/>
    <w:rsid w:val="003D0B59"/>
    <w:rsid w:val="003D14E0"/>
    <w:rsid w:val="003D1B55"/>
    <w:rsid w:val="003D51A3"/>
    <w:rsid w:val="003D5591"/>
    <w:rsid w:val="003D5C82"/>
    <w:rsid w:val="003D64E0"/>
    <w:rsid w:val="003D726D"/>
    <w:rsid w:val="003D7278"/>
    <w:rsid w:val="003D76B1"/>
    <w:rsid w:val="003E0761"/>
    <w:rsid w:val="003E112D"/>
    <w:rsid w:val="003E2162"/>
    <w:rsid w:val="003E2378"/>
    <w:rsid w:val="003E36E4"/>
    <w:rsid w:val="003E4DCE"/>
    <w:rsid w:val="003E546C"/>
    <w:rsid w:val="003E5AC0"/>
    <w:rsid w:val="003E6C5E"/>
    <w:rsid w:val="003F1A54"/>
    <w:rsid w:val="003F1FE9"/>
    <w:rsid w:val="003F5579"/>
    <w:rsid w:val="003F7BD4"/>
    <w:rsid w:val="003F7C1B"/>
    <w:rsid w:val="004000F3"/>
    <w:rsid w:val="00400815"/>
    <w:rsid w:val="00400A94"/>
    <w:rsid w:val="00400BCB"/>
    <w:rsid w:val="0040192E"/>
    <w:rsid w:val="00401DE6"/>
    <w:rsid w:val="00401E22"/>
    <w:rsid w:val="004028D0"/>
    <w:rsid w:val="0040344D"/>
    <w:rsid w:val="00403D16"/>
    <w:rsid w:val="004051E2"/>
    <w:rsid w:val="00410609"/>
    <w:rsid w:val="00416535"/>
    <w:rsid w:val="004173A2"/>
    <w:rsid w:val="00417B86"/>
    <w:rsid w:val="00421FCE"/>
    <w:rsid w:val="00422262"/>
    <w:rsid w:val="00422464"/>
    <w:rsid w:val="00423B35"/>
    <w:rsid w:val="00424AAC"/>
    <w:rsid w:val="00424CF3"/>
    <w:rsid w:val="00424F5C"/>
    <w:rsid w:val="00426563"/>
    <w:rsid w:val="00426CBD"/>
    <w:rsid w:val="004278B8"/>
    <w:rsid w:val="00430DC6"/>
    <w:rsid w:val="0043144D"/>
    <w:rsid w:val="00433409"/>
    <w:rsid w:val="00433F03"/>
    <w:rsid w:val="00434817"/>
    <w:rsid w:val="00440F4B"/>
    <w:rsid w:val="00441124"/>
    <w:rsid w:val="00441EA6"/>
    <w:rsid w:val="004427B7"/>
    <w:rsid w:val="004439C5"/>
    <w:rsid w:val="00443C58"/>
    <w:rsid w:val="00443D84"/>
    <w:rsid w:val="004444EC"/>
    <w:rsid w:val="00444620"/>
    <w:rsid w:val="004448DC"/>
    <w:rsid w:val="00444C0E"/>
    <w:rsid w:val="00446CBD"/>
    <w:rsid w:val="00447995"/>
    <w:rsid w:val="0045093C"/>
    <w:rsid w:val="00450C71"/>
    <w:rsid w:val="00451236"/>
    <w:rsid w:val="004533DC"/>
    <w:rsid w:val="00453427"/>
    <w:rsid w:val="00454A82"/>
    <w:rsid w:val="00455F3D"/>
    <w:rsid w:val="004571F1"/>
    <w:rsid w:val="00463946"/>
    <w:rsid w:val="00463AB3"/>
    <w:rsid w:val="004642B5"/>
    <w:rsid w:val="004655EC"/>
    <w:rsid w:val="0046646E"/>
    <w:rsid w:val="00467DEE"/>
    <w:rsid w:val="00470769"/>
    <w:rsid w:val="00470AD1"/>
    <w:rsid w:val="004717B0"/>
    <w:rsid w:val="00471C36"/>
    <w:rsid w:val="004725B2"/>
    <w:rsid w:val="0047372E"/>
    <w:rsid w:val="00473B93"/>
    <w:rsid w:val="0047402C"/>
    <w:rsid w:val="0047489C"/>
    <w:rsid w:val="00474C83"/>
    <w:rsid w:val="004777AF"/>
    <w:rsid w:val="0047783C"/>
    <w:rsid w:val="00480BA5"/>
    <w:rsid w:val="00482903"/>
    <w:rsid w:val="00484247"/>
    <w:rsid w:val="0048452D"/>
    <w:rsid w:val="00484AC6"/>
    <w:rsid w:val="0048502F"/>
    <w:rsid w:val="004863F8"/>
    <w:rsid w:val="00487FD1"/>
    <w:rsid w:val="00490A43"/>
    <w:rsid w:val="00491346"/>
    <w:rsid w:val="00491870"/>
    <w:rsid w:val="00491BCA"/>
    <w:rsid w:val="004924F3"/>
    <w:rsid w:val="00492E1F"/>
    <w:rsid w:val="004932B1"/>
    <w:rsid w:val="00493CC3"/>
    <w:rsid w:val="004948EB"/>
    <w:rsid w:val="00494B7E"/>
    <w:rsid w:val="004951B1"/>
    <w:rsid w:val="004952AD"/>
    <w:rsid w:val="00495B00"/>
    <w:rsid w:val="00495E7C"/>
    <w:rsid w:val="004966A5"/>
    <w:rsid w:val="004967BC"/>
    <w:rsid w:val="00497863"/>
    <w:rsid w:val="004979C5"/>
    <w:rsid w:val="00497C78"/>
    <w:rsid w:val="004A076A"/>
    <w:rsid w:val="004A087B"/>
    <w:rsid w:val="004A0918"/>
    <w:rsid w:val="004A1330"/>
    <w:rsid w:val="004A26BF"/>
    <w:rsid w:val="004A2CDA"/>
    <w:rsid w:val="004A3CB5"/>
    <w:rsid w:val="004A3D24"/>
    <w:rsid w:val="004A5170"/>
    <w:rsid w:val="004A7458"/>
    <w:rsid w:val="004A78CF"/>
    <w:rsid w:val="004A797D"/>
    <w:rsid w:val="004A79FC"/>
    <w:rsid w:val="004A7B32"/>
    <w:rsid w:val="004B1641"/>
    <w:rsid w:val="004B18EB"/>
    <w:rsid w:val="004B19D8"/>
    <w:rsid w:val="004B22D4"/>
    <w:rsid w:val="004B2897"/>
    <w:rsid w:val="004B299F"/>
    <w:rsid w:val="004B41C4"/>
    <w:rsid w:val="004B7EF0"/>
    <w:rsid w:val="004C0C8D"/>
    <w:rsid w:val="004C2283"/>
    <w:rsid w:val="004C2F32"/>
    <w:rsid w:val="004C39B9"/>
    <w:rsid w:val="004C54F0"/>
    <w:rsid w:val="004C5CF2"/>
    <w:rsid w:val="004C642F"/>
    <w:rsid w:val="004C6737"/>
    <w:rsid w:val="004C674C"/>
    <w:rsid w:val="004C6CE5"/>
    <w:rsid w:val="004C7119"/>
    <w:rsid w:val="004C77E4"/>
    <w:rsid w:val="004D04D8"/>
    <w:rsid w:val="004D070E"/>
    <w:rsid w:val="004D0AB6"/>
    <w:rsid w:val="004D2B9A"/>
    <w:rsid w:val="004D3485"/>
    <w:rsid w:val="004D3E35"/>
    <w:rsid w:val="004D5EF8"/>
    <w:rsid w:val="004D6088"/>
    <w:rsid w:val="004D70DE"/>
    <w:rsid w:val="004D7BC6"/>
    <w:rsid w:val="004E05B5"/>
    <w:rsid w:val="004E1354"/>
    <w:rsid w:val="004E4068"/>
    <w:rsid w:val="004E4B38"/>
    <w:rsid w:val="004E504E"/>
    <w:rsid w:val="004E71E3"/>
    <w:rsid w:val="004F12BB"/>
    <w:rsid w:val="004F1AE5"/>
    <w:rsid w:val="004F1F37"/>
    <w:rsid w:val="004F4DC0"/>
    <w:rsid w:val="004F518A"/>
    <w:rsid w:val="004F55C1"/>
    <w:rsid w:val="004F5E26"/>
    <w:rsid w:val="004F679B"/>
    <w:rsid w:val="004F7337"/>
    <w:rsid w:val="004F765A"/>
    <w:rsid w:val="004F782D"/>
    <w:rsid w:val="00500836"/>
    <w:rsid w:val="0050331A"/>
    <w:rsid w:val="005046BD"/>
    <w:rsid w:val="005049B3"/>
    <w:rsid w:val="00506093"/>
    <w:rsid w:val="0050790A"/>
    <w:rsid w:val="005106D0"/>
    <w:rsid w:val="005122C3"/>
    <w:rsid w:val="00512F2B"/>
    <w:rsid w:val="0051359E"/>
    <w:rsid w:val="00513984"/>
    <w:rsid w:val="00513F94"/>
    <w:rsid w:val="00514028"/>
    <w:rsid w:val="005147EC"/>
    <w:rsid w:val="00514E1E"/>
    <w:rsid w:val="00516BB2"/>
    <w:rsid w:val="00516ED5"/>
    <w:rsid w:val="00520B16"/>
    <w:rsid w:val="00520C2B"/>
    <w:rsid w:val="00521039"/>
    <w:rsid w:val="00521B36"/>
    <w:rsid w:val="005239EF"/>
    <w:rsid w:val="005245BD"/>
    <w:rsid w:val="0052519C"/>
    <w:rsid w:val="0052580C"/>
    <w:rsid w:val="005259B0"/>
    <w:rsid w:val="00525BB7"/>
    <w:rsid w:val="00525F91"/>
    <w:rsid w:val="005264AA"/>
    <w:rsid w:val="005267D9"/>
    <w:rsid w:val="00526AEC"/>
    <w:rsid w:val="00527C13"/>
    <w:rsid w:val="005305CC"/>
    <w:rsid w:val="005310D1"/>
    <w:rsid w:val="00531763"/>
    <w:rsid w:val="00531CD4"/>
    <w:rsid w:val="005323CE"/>
    <w:rsid w:val="005324B9"/>
    <w:rsid w:val="00532E1D"/>
    <w:rsid w:val="00532FAA"/>
    <w:rsid w:val="0053318C"/>
    <w:rsid w:val="00533393"/>
    <w:rsid w:val="00534C0E"/>
    <w:rsid w:val="0053506C"/>
    <w:rsid w:val="00535F65"/>
    <w:rsid w:val="005407ED"/>
    <w:rsid w:val="005412DC"/>
    <w:rsid w:val="00541543"/>
    <w:rsid w:val="0054273C"/>
    <w:rsid w:val="00544308"/>
    <w:rsid w:val="00544603"/>
    <w:rsid w:val="0054508F"/>
    <w:rsid w:val="00545278"/>
    <w:rsid w:val="00545988"/>
    <w:rsid w:val="00545AFD"/>
    <w:rsid w:val="00545ED8"/>
    <w:rsid w:val="005469C1"/>
    <w:rsid w:val="0054794C"/>
    <w:rsid w:val="00551658"/>
    <w:rsid w:val="0055318F"/>
    <w:rsid w:val="00553542"/>
    <w:rsid w:val="00553862"/>
    <w:rsid w:val="005555AF"/>
    <w:rsid w:val="00556034"/>
    <w:rsid w:val="0055668A"/>
    <w:rsid w:val="00556B10"/>
    <w:rsid w:val="005575F1"/>
    <w:rsid w:val="00557F95"/>
    <w:rsid w:val="00561BDA"/>
    <w:rsid w:val="00561BF0"/>
    <w:rsid w:val="0056552C"/>
    <w:rsid w:val="00565597"/>
    <w:rsid w:val="005677A4"/>
    <w:rsid w:val="00567F1F"/>
    <w:rsid w:val="00570475"/>
    <w:rsid w:val="005709AE"/>
    <w:rsid w:val="00573CF3"/>
    <w:rsid w:val="00574DCE"/>
    <w:rsid w:val="00576AB6"/>
    <w:rsid w:val="00577805"/>
    <w:rsid w:val="00582192"/>
    <w:rsid w:val="00583527"/>
    <w:rsid w:val="00583ECD"/>
    <w:rsid w:val="0058410E"/>
    <w:rsid w:val="00584968"/>
    <w:rsid w:val="00585CEB"/>
    <w:rsid w:val="00586A3C"/>
    <w:rsid w:val="00586B65"/>
    <w:rsid w:val="00590DA0"/>
    <w:rsid w:val="005946F8"/>
    <w:rsid w:val="00594B1B"/>
    <w:rsid w:val="005958EF"/>
    <w:rsid w:val="00596132"/>
    <w:rsid w:val="00596649"/>
    <w:rsid w:val="00597AA3"/>
    <w:rsid w:val="005A219E"/>
    <w:rsid w:val="005A4708"/>
    <w:rsid w:val="005A58FB"/>
    <w:rsid w:val="005B0012"/>
    <w:rsid w:val="005B0854"/>
    <w:rsid w:val="005B2627"/>
    <w:rsid w:val="005B370D"/>
    <w:rsid w:val="005B375E"/>
    <w:rsid w:val="005B3783"/>
    <w:rsid w:val="005B3BC0"/>
    <w:rsid w:val="005B65D6"/>
    <w:rsid w:val="005B72B1"/>
    <w:rsid w:val="005C08C7"/>
    <w:rsid w:val="005C1A6A"/>
    <w:rsid w:val="005C1C01"/>
    <w:rsid w:val="005C35A6"/>
    <w:rsid w:val="005C3CAD"/>
    <w:rsid w:val="005C3E04"/>
    <w:rsid w:val="005C3F07"/>
    <w:rsid w:val="005C45C7"/>
    <w:rsid w:val="005C5F73"/>
    <w:rsid w:val="005C6392"/>
    <w:rsid w:val="005C6C67"/>
    <w:rsid w:val="005D1C7A"/>
    <w:rsid w:val="005D6BEA"/>
    <w:rsid w:val="005D78F5"/>
    <w:rsid w:val="005E0520"/>
    <w:rsid w:val="005E2AA3"/>
    <w:rsid w:val="005E3A7C"/>
    <w:rsid w:val="005E5D1F"/>
    <w:rsid w:val="005E71A0"/>
    <w:rsid w:val="005E7260"/>
    <w:rsid w:val="005F307E"/>
    <w:rsid w:val="005F5BEC"/>
    <w:rsid w:val="005F5EEA"/>
    <w:rsid w:val="005F67E8"/>
    <w:rsid w:val="00600FE2"/>
    <w:rsid w:val="0060127B"/>
    <w:rsid w:val="00601A81"/>
    <w:rsid w:val="00602138"/>
    <w:rsid w:val="0060280E"/>
    <w:rsid w:val="00602D1F"/>
    <w:rsid w:val="00602FE9"/>
    <w:rsid w:val="00604065"/>
    <w:rsid w:val="0060460E"/>
    <w:rsid w:val="00605224"/>
    <w:rsid w:val="00605C57"/>
    <w:rsid w:val="00605C83"/>
    <w:rsid w:val="00607DFC"/>
    <w:rsid w:val="00607FC3"/>
    <w:rsid w:val="00610699"/>
    <w:rsid w:val="00610C41"/>
    <w:rsid w:val="0061157D"/>
    <w:rsid w:val="00613198"/>
    <w:rsid w:val="00614F34"/>
    <w:rsid w:val="00614FC1"/>
    <w:rsid w:val="006159D7"/>
    <w:rsid w:val="006159F0"/>
    <w:rsid w:val="00617086"/>
    <w:rsid w:val="006205D0"/>
    <w:rsid w:val="006227AC"/>
    <w:rsid w:val="00623B40"/>
    <w:rsid w:val="00625B64"/>
    <w:rsid w:val="00625F0D"/>
    <w:rsid w:val="0062649A"/>
    <w:rsid w:val="00626A3D"/>
    <w:rsid w:val="0063073C"/>
    <w:rsid w:val="00631061"/>
    <w:rsid w:val="006339D9"/>
    <w:rsid w:val="00634981"/>
    <w:rsid w:val="00637315"/>
    <w:rsid w:val="00637336"/>
    <w:rsid w:val="00637F90"/>
    <w:rsid w:val="00640725"/>
    <w:rsid w:val="0064360F"/>
    <w:rsid w:val="00643C1B"/>
    <w:rsid w:val="00643C88"/>
    <w:rsid w:val="00644855"/>
    <w:rsid w:val="00644EA8"/>
    <w:rsid w:val="006464E3"/>
    <w:rsid w:val="006467FF"/>
    <w:rsid w:val="0064720A"/>
    <w:rsid w:val="00647AAF"/>
    <w:rsid w:val="0065085F"/>
    <w:rsid w:val="00651841"/>
    <w:rsid w:val="0065271A"/>
    <w:rsid w:val="0065391E"/>
    <w:rsid w:val="0065446D"/>
    <w:rsid w:val="00654564"/>
    <w:rsid w:val="00654772"/>
    <w:rsid w:val="00655395"/>
    <w:rsid w:val="00655D9E"/>
    <w:rsid w:val="00656237"/>
    <w:rsid w:val="00656890"/>
    <w:rsid w:val="00660AF6"/>
    <w:rsid w:val="00663508"/>
    <w:rsid w:val="00663F19"/>
    <w:rsid w:val="0066425B"/>
    <w:rsid w:val="006642C1"/>
    <w:rsid w:val="00665783"/>
    <w:rsid w:val="006658E9"/>
    <w:rsid w:val="00665D44"/>
    <w:rsid w:val="00671733"/>
    <w:rsid w:val="00672481"/>
    <w:rsid w:val="00675F4E"/>
    <w:rsid w:val="00677253"/>
    <w:rsid w:val="00681526"/>
    <w:rsid w:val="006815DD"/>
    <w:rsid w:val="00682D9F"/>
    <w:rsid w:val="00682E25"/>
    <w:rsid w:val="00683356"/>
    <w:rsid w:val="00683980"/>
    <w:rsid w:val="00683EFA"/>
    <w:rsid w:val="00685336"/>
    <w:rsid w:val="00687B06"/>
    <w:rsid w:val="006932E1"/>
    <w:rsid w:val="00693621"/>
    <w:rsid w:val="00694E6B"/>
    <w:rsid w:val="00694FCD"/>
    <w:rsid w:val="006952B9"/>
    <w:rsid w:val="00695AD5"/>
    <w:rsid w:val="00696877"/>
    <w:rsid w:val="006A059E"/>
    <w:rsid w:val="006A27F6"/>
    <w:rsid w:val="006A2B05"/>
    <w:rsid w:val="006A3113"/>
    <w:rsid w:val="006A38C8"/>
    <w:rsid w:val="006A4C9A"/>
    <w:rsid w:val="006A5541"/>
    <w:rsid w:val="006A68A0"/>
    <w:rsid w:val="006B222A"/>
    <w:rsid w:val="006B2C60"/>
    <w:rsid w:val="006B3988"/>
    <w:rsid w:val="006B476B"/>
    <w:rsid w:val="006B6A32"/>
    <w:rsid w:val="006B6B35"/>
    <w:rsid w:val="006B7174"/>
    <w:rsid w:val="006B7867"/>
    <w:rsid w:val="006B7869"/>
    <w:rsid w:val="006C3E87"/>
    <w:rsid w:val="006C4609"/>
    <w:rsid w:val="006C6BAA"/>
    <w:rsid w:val="006C6EA6"/>
    <w:rsid w:val="006C7A04"/>
    <w:rsid w:val="006D0A80"/>
    <w:rsid w:val="006D4ADA"/>
    <w:rsid w:val="006D67B7"/>
    <w:rsid w:val="006D75C7"/>
    <w:rsid w:val="006E083D"/>
    <w:rsid w:val="006E28B0"/>
    <w:rsid w:val="006E2E34"/>
    <w:rsid w:val="006E2FC8"/>
    <w:rsid w:val="006E3FB0"/>
    <w:rsid w:val="006E53B0"/>
    <w:rsid w:val="006E5B3D"/>
    <w:rsid w:val="006E5BFD"/>
    <w:rsid w:val="006E7018"/>
    <w:rsid w:val="006E72BA"/>
    <w:rsid w:val="006F05AA"/>
    <w:rsid w:val="006F1262"/>
    <w:rsid w:val="006F2542"/>
    <w:rsid w:val="006F45E6"/>
    <w:rsid w:val="006F46B5"/>
    <w:rsid w:val="006F4A83"/>
    <w:rsid w:val="006F4B23"/>
    <w:rsid w:val="006F5239"/>
    <w:rsid w:val="006F5A48"/>
    <w:rsid w:val="007016F0"/>
    <w:rsid w:val="00703FBC"/>
    <w:rsid w:val="007041ED"/>
    <w:rsid w:val="00705563"/>
    <w:rsid w:val="00705992"/>
    <w:rsid w:val="00705FFC"/>
    <w:rsid w:val="00710349"/>
    <w:rsid w:val="00710F9E"/>
    <w:rsid w:val="00713758"/>
    <w:rsid w:val="00713E15"/>
    <w:rsid w:val="0071533D"/>
    <w:rsid w:val="007157B7"/>
    <w:rsid w:val="00716612"/>
    <w:rsid w:val="00720F19"/>
    <w:rsid w:val="00721D42"/>
    <w:rsid w:val="00721F8E"/>
    <w:rsid w:val="00722214"/>
    <w:rsid w:val="0072434B"/>
    <w:rsid w:val="007257F6"/>
    <w:rsid w:val="00727CE0"/>
    <w:rsid w:val="00730875"/>
    <w:rsid w:val="00733F2E"/>
    <w:rsid w:val="007341E9"/>
    <w:rsid w:val="007348D7"/>
    <w:rsid w:val="00735EDF"/>
    <w:rsid w:val="00736D0F"/>
    <w:rsid w:val="00737050"/>
    <w:rsid w:val="00737F60"/>
    <w:rsid w:val="00737FAE"/>
    <w:rsid w:val="007406B4"/>
    <w:rsid w:val="00740B4C"/>
    <w:rsid w:val="00741126"/>
    <w:rsid w:val="00741EBE"/>
    <w:rsid w:val="00743A53"/>
    <w:rsid w:val="00744646"/>
    <w:rsid w:val="00744959"/>
    <w:rsid w:val="0074771C"/>
    <w:rsid w:val="007522DF"/>
    <w:rsid w:val="00752F31"/>
    <w:rsid w:val="00753194"/>
    <w:rsid w:val="007541E9"/>
    <w:rsid w:val="00757152"/>
    <w:rsid w:val="007614DD"/>
    <w:rsid w:val="00761EEE"/>
    <w:rsid w:val="00762E3B"/>
    <w:rsid w:val="007630E1"/>
    <w:rsid w:val="00763588"/>
    <w:rsid w:val="00771676"/>
    <w:rsid w:val="00772C61"/>
    <w:rsid w:val="00774B16"/>
    <w:rsid w:val="00774CCD"/>
    <w:rsid w:val="00774FEC"/>
    <w:rsid w:val="00777C2C"/>
    <w:rsid w:val="007803CD"/>
    <w:rsid w:val="00782CE3"/>
    <w:rsid w:val="007834C5"/>
    <w:rsid w:val="0078388E"/>
    <w:rsid w:val="00784132"/>
    <w:rsid w:val="00784570"/>
    <w:rsid w:val="00784B78"/>
    <w:rsid w:val="007862EF"/>
    <w:rsid w:val="00786A15"/>
    <w:rsid w:val="00790BB1"/>
    <w:rsid w:val="00790EA6"/>
    <w:rsid w:val="00791B22"/>
    <w:rsid w:val="00792029"/>
    <w:rsid w:val="00793456"/>
    <w:rsid w:val="00793E1E"/>
    <w:rsid w:val="00794690"/>
    <w:rsid w:val="00796B98"/>
    <w:rsid w:val="00797902"/>
    <w:rsid w:val="007A0FFA"/>
    <w:rsid w:val="007A24A7"/>
    <w:rsid w:val="007A2911"/>
    <w:rsid w:val="007A2D7C"/>
    <w:rsid w:val="007A4066"/>
    <w:rsid w:val="007A6B98"/>
    <w:rsid w:val="007A6E2B"/>
    <w:rsid w:val="007B2AAC"/>
    <w:rsid w:val="007B51A0"/>
    <w:rsid w:val="007B6492"/>
    <w:rsid w:val="007B6F05"/>
    <w:rsid w:val="007B70B4"/>
    <w:rsid w:val="007B7F0F"/>
    <w:rsid w:val="007C1850"/>
    <w:rsid w:val="007C39A7"/>
    <w:rsid w:val="007C546C"/>
    <w:rsid w:val="007C7288"/>
    <w:rsid w:val="007D06AA"/>
    <w:rsid w:val="007D08BC"/>
    <w:rsid w:val="007D0EA1"/>
    <w:rsid w:val="007D137E"/>
    <w:rsid w:val="007D2C75"/>
    <w:rsid w:val="007D2F59"/>
    <w:rsid w:val="007D40EF"/>
    <w:rsid w:val="007D41AC"/>
    <w:rsid w:val="007D450B"/>
    <w:rsid w:val="007D4E7F"/>
    <w:rsid w:val="007D73B2"/>
    <w:rsid w:val="007D7A42"/>
    <w:rsid w:val="007D7BA9"/>
    <w:rsid w:val="007D7EE9"/>
    <w:rsid w:val="007E1139"/>
    <w:rsid w:val="007E1272"/>
    <w:rsid w:val="007E12B6"/>
    <w:rsid w:val="007E2671"/>
    <w:rsid w:val="007E4E80"/>
    <w:rsid w:val="007E5D05"/>
    <w:rsid w:val="007E6BE8"/>
    <w:rsid w:val="007E7974"/>
    <w:rsid w:val="007F0F3F"/>
    <w:rsid w:val="007F444F"/>
    <w:rsid w:val="007F44F6"/>
    <w:rsid w:val="007F6FBC"/>
    <w:rsid w:val="007F7CD7"/>
    <w:rsid w:val="00800569"/>
    <w:rsid w:val="00803C05"/>
    <w:rsid w:val="00805357"/>
    <w:rsid w:val="00805C18"/>
    <w:rsid w:val="00806339"/>
    <w:rsid w:val="00806AD4"/>
    <w:rsid w:val="00806B65"/>
    <w:rsid w:val="00810942"/>
    <w:rsid w:val="00810A81"/>
    <w:rsid w:val="0081149B"/>
    <w:rsid w:val="00811A51"/>
    <w:rsid w:val="00811F82"/>
    <w:rsid w:val="00812488"/>
    <w:rsid w:val="00813319"/>
    <w:rsid w:val="00815550"/>
    <w:rsid w:val="00816958"/>
    <w:rsid w:val="00816CFC"/>
    <w:rsid w:val="00816E97"/>
    <w:rsid w:val="00817357"/>
    <w:rsid w:val="00817C9D"/>
    <w:rsid w:val="00817CD0"/>
    <w:rsid w:val="008207F4"/>
    <w:rsid w:val="00821A54"/>
    <w:rsid w:val="00824317"/>
    <w:rsid w:val="0082431B"/>
    <w:rsid w:val="00824C93"/>
    <w:rsid w:val="00825189"/>
    <w:rsid w:val="00826390"/>
    <w:rsid w:val="008264DB"/>
    <w:rsid w:val="00827BD5"/>
    <w:rsid w:val="00827D83"/>
    <w:rsid w:val="008324B4"/>
    <w:rsid w:val="00832CC3"/>
    <w:rsid w:val="0083373E"/>
    <w:rsid w:val="00834A4A"/>
    <w:rsid w:val="00836300"/>
    <w:rsid w:val="0083682D"/>
    <w:rsid w:val="008376B0"/>
    <w:rsid w:val="008376C2"/>
    <w:rsid w:val="00840DE4"/>
    <w:rsid w:val="008425F3"/>
    <w:rsid w:val="00843725"/>
    <w:rsid w:val="00844997"/>
    <w:rsid w:val="00845488"/>
    <w:rsid w:val="00845644"/>
    <w:rsid w:val="00845795"/>
    <w:rsid w:val="00850E64"/>
    <w:rsid w:val="00853985"/>
    <w:rsid w:val="00853AAC"/>
    <w:rsid w:val="008542D8"/>
    <w:rsid w:val="00854B1E"/>
    <w:rsid w:val="00854D35"/>
    <w:rsid w:val="0085526C"/>
    <w:rsid w:val="00855915"/>
    <w:rsid w:val="008565CC"/>
    <w:rsid w:val="00857743"/>
    <w:rsid w:val="00857C65"/>
    <w:rsid w:val="00861772"/>
    <w:rsid w:val="00862061"/>
    <w:rsid w:val="00862F65"/>
    <w:rsid w:val="008652E9"/>
    <w:rsid w:val="00865AFC"/>
    <w:rsid w:val="00865D90"/>
    <w:rsid w:val="0086685E"/>
    <w:rsid w:val="008677E3"/>
    <w:rsid w:val="008679F4"/>
    <w:rsid w:val="008748D2"/>
    <w:rsid w:val="00874FD6"/>
    <w:rsid w:val="00875078"/>
    <w:rsid w:val="00876953"/>
    <w:rsid w:val="00877AA4"/>
    <w:rsid w:val="00877C0F"/>
    <w:rsid w:val="008816DF"/>
    <w:rsid w:val="00881945"/>
    <w:rsid w:val="008823CC"/>
    <w:rsid w:val="0088251A"/>
    <w:rsid w:val="00882B16"/>
    <w:rsid w:val="0088547D"/>
    <w:rsid w:val="0088740F"/>
    <w:rsid w:val="00887932"/>
    <w:rsid w:val="00887BAB"/>
    <w:rsid w:val="00892D3E"/>
    <w:rsid w:val="0089328C"/>
    <w:rsid w:val="0089385C"/>
    <w:rsid w:val="008956A1"/>
    <w:rsid w:val="00895880"/>
    <w:rsid w:val="00895973"/>
    <w:rsid w:val="00895F01"/>
    <w:rsid w:val="00896CE4"/>
    <w:rsid w:val="00896F66"/>
    <w:rsid w:val="00897C4E"/>
    <w:rsid w:val="008A0C63"/>
    <w:rsid w:val="008A2C0E"/>
    <w:rsid w:val="008A425D"/>
    <w:rsid w:val="008A6E2C"/>
    <w:rsid w:val="008B2CA3"/>
    <w:rsid w:val="008B3BA2"/>
    <w:rsid w:val="008B3FD6"/>
    <w:rsid w:val="008B56F8"/>
    <w:rsid w:val="008B5B6D"/>
    <w:rsid w:val="008B6644"/>
    <w:rsid w:val="008B6E9E"/>
    <w:rsid w:val="008C142D"/>
    <w:rsid w:val="008C1715"/>
    <w:rsid w:val="008C2599"/>
    <w:rsid w:val="008C4602"/>
    <w:rsid w:val="008C6AAD"/>
    <w:rsid w:val="008C7256"/>
    <w:rsid w:val="008C74A6"/>
    <w:rsid w:val="008D0BD2"/>
    <w:rsid w:val="008D0D1D"/>
    <w:rsid w:val="008D0FC9"/>
    <w:rsid w:val="008D1FCB"/>
    <w:rsid w:val="008D24A7"/>
    <w:rsid w:val="008D329B"/>
    <w:rsid w:val="008D339A"/>
    <w:rsid w:val="008D7582"/>
    <w:rsid w:val="008D7D5B"/>
    <w:rsid w:val="008E0AA8"/>
    <w:rsid w:val="008E1EE2"/>
    <w:rsid w:val="008E56D4"/>
    <w:rsid w:val="008E60F9"/>
    <w:rsid w:val="008E6416"/>
    <w:rsid w:val="008E71E6"/>
    <w:rsid w:val="008E7BAB"/>
    <w:rsid w:val="008E7F12"/>
    <w:rsid w:val="008F13FC"/>
    <w:rsid w:val="008F3C03"/>
    <w:rsid w:val="008F3CBC"/>
    <w:rsid w:val="008F3E3A"/>
    <w:rsid w:val="008F6FEC"/>
    <w:rsid w:val="008F71D2"/>
    <w:rsid w:val="008F7564"/>
    <w:rsid w:val="009000CA"/>
    <w:rsid w:val="009007E3"/>
    <w:rsid w:val="009010B1"/>
    <w:rsid w:val="0090115E"/>
    <w:rsid w:val="00901433"/>
    <w:rsid w:val="00901C7E"/>
    <w:rsid w:val="00902712"/>
    <w:rsid w:val="009027FF"/>
    <w:rsid w:val="0090290E"/>
    <w:rsid w:val="0090387C"/>
    <w:rsid w:val="00903F7D"/>
    <w:rsid w:val="009043D4"/>
    <w:rsid w:val="009052E0"/>
    <w:rsid w:val="0090566C"/>
    <w:rsid w:val="00905D9D"/>
    <w:rsid w:val="00906337"/>
    <w:rsid w:val="00907977"/>
    <w:rsid w:val="0091079E"/>
    <w:rsid w:val="0091096A"/>
    <w:rsid w:val="00911A6F"/>
    <w:rsid w:val="00911EEA"/>
    <w:rsid w:val="009122BA"/>
    <w:rsid w:val="00912489"/>
    <w:rsid w:val="00912E01"/>
    <w:rsid w:val="00912E5C"/>
    <w:rsid w:val="009146E3"/>
    <w:rsid w:val="00916D56"/>
    <w:rsid w:val="00917601"/>
    <w:rsid w:val="009176CB"/>
    <w:rsid w:val="00920470"/>
    <w:rsid w:val="00920DAD"/>
    <w:rsid w:val="00921365"/>
    <w:rsid w:val="0092278A"/>
    <w:rsid w:val="00922947"/>
    <w:rsid w:val="00924432"/>
    <w:rsid w:val="00925253"/>
    <w:rsid w:val="0092639C"/>
    <w:rsid w:val="00927F32"/>
    <w:rsid w:val="009313FE"/>
    <w:rsid w:val="00932910"/>
    <w:rsid w:val="00936E03"/>
    <w:rsid w:val="00937352"/>
    <w:rsid w:val="00937E93"/>
    <w:rsid w:val="00941CD5"/>
    <w:rsid w:val="009425DD"/>
    <w:rsid w:val="009428B0"/>
    <w:rsid w:val="00944AA5"/>
    <w:rsid w:val="0094578A"/>
    <w:rsid w:val="00946374"/>
    <w:rsid w:val="009463DA"/>
    <w:rsid w:val="009477CE"/>
    <w:rsid w:val="00950987"/>
    <w:rsid w:val="00951DEB"/>
    <w:rsid w:val="009524A7"/>
    <w:rsid w:val="00954235"/>
    <w:rsid w:val="00955056"/>
    <w:rsid w:val="009555A1"/>
    <w:rsid w:val="00955676"/>
    <w:rsid w:val="0096250F"/>
    <w:rsid w:val="009625EF"/>
    <w:rsid w:val="0096283C"/>
    <w:rsid w:val="0096351F"/>
    <w:rsid w:val="0096354D"/>
    <w:rsid w:val="00963F6D"/>
    <w:rsid w:val="00964D2F"/>
    <w:rsid w:val="00965134"/>
    <w:rsid w:val="0096790B"/>
    <w:rsid w:val="009733F6"/>
    <w:rsid w:val="00973740"/>
    <w:rsid w:val="009746D5"/>
    <w:rsid w:val="00974ED3"/>
    <w:rsid w:val="00975247"/>
    <w:rsid w:val="00975F40"/>
    <w:rsid w:val="00976D4E"/>
    <w:rsid w:val="00977209"/>
    <w:rsid w:val="00977B25"/>
    <w:rsid w:val="00980387"/>
    <w:rsid w:val="0098072D"/>
    <w:rsid w:val="0098368F"/>
    <w:rsid w:val="00984937"/>
    <w:rsid w:val="009851A0"/>
    <w:rsid w:val="00985356"/>
    <w:rsid w:val="00985CA8"/>
    <w:rsid w:val="00986D7B"/>
    <w:rsid w:val="009906BA"/>
    <w:rsid w:val="00990C04"/>
    <w:rsid w:val="0099156C"/>
    <w:rsid w:val="00991866"/>
    <w:rsid w:val="009921B5"/>
    <w:rsid w:val="009924D7"/>
    <w:rsid w:val="00992E40"/>
    <w:rsid w:val="00993E75"/>
    <w:rsid w:val="00994518"/>
    <w:rsid w:val="00994664"/>
    <w:rsid w:val="0099662B"/>
    <w:rsid w:val="00996B9B"/>
    <w:rsid w:val="00997ADF"/>
    <w:rsid w:val="00997B21"/>
    <w:rsid w:val="00997F23"/>
    <w:rsid w:val="009A04F9"/>
    <w:rsid w:val="009A0F50"/>
    <w:rsid w:val="009A2442"/>
    <w:rsid w:val="009A4A4F"/>
    <w:rsid w:val="009A5026"/>
    <w:rsid w:val="009A7D27"/>
    <w:rsid w:val="009B07C6"/>
    <w:rsid w:val="009B0D27"/>
    <w:rsid w:val="009B3273"/>
    <w:rsid w:val="009B405C"/>
    <w:rsid w:val="009B47C7"/>
    <w:rsid w:val="009B56EC"/>
    <w:rsid w:val="009B5AB2"/>
    <w:rsid w:val="009B62B1"/>
    <w:rsid w:val="009B6C02"/>
    <w:rsid w:val="009B6D7E"/>
    <w:rsid w:val="009C08A1"/>
    <w:rsid w:val="009C11E0"/>
    <w:rsid w:val="009C31D7"/>
    <w:rsid w:val="009C3CFC"/>
    <w:rsid w:val="009C65F9"/>
    <w:rsid w:val="009D09BB"/>
    <w:rsid w:val="009D28F2"/>
    <w:rsid w:val="009D302C"/>
    <w:rsid w:val="009D4444"/>
    <w:rsid w:val="009D4EBA"/>
    <w:rsid w:val="009D70DA"/>
    <w:rsid w:val="009E21CC"/>
    <w:rsid w:val="009E2628"/>
    <w:rsid w:val="009E3549"/>
    <w:rsid w:val="009E3683"/>
    <w:rsid w:val="009E368D"/>
    <w:rsid w:val="009E3FA8"/>
    <w:rsid w:val="009E47C9"/>
    <w:rsid w:val="009E47E5"/>
    <w:rsid w:val="009E5CD4"/>
    <w:rsid w:val="009E5E53"/>
    <w:rsid w:val="009E7210"/>
    <w:rsid w:val="009E796E"/>
    <w:rsid w:val="009F11F0"/>
    <w:rsid w:val="009F33DB"/>
    <w:rsid w:val="009F3BED"/>
    <w:rsid w:val="009F494E"/>
    <w:rsid w:val="009F4992"/>
    <w:rsid w:val="009F5CFF"/>
    <w:rsid w:val="009F6631"/>
    <w:rsid w:val="009F7465"/>
    <w:rsid w:val="00A0262E"/>
    <w:rsid w:val="00A026AD"/>
    <w:rsid w:val="00A02A2C"/>
    <w:rsid w:val="00A03060"/>
    <w:rsid w:val="00A040F1"/>
    <w:rsid w:val="00A049C5"/>
    <w:rsid w:val="00A0773C"/>
    <w:rsid w:val="00A119F8"/>
    <w:rsid w:val="00A122D2"/>
    <w:rsid w:val="00A13072"/>
    <w:rsid w:val="00A14D9A"/>
    <w:rsid w:val="00A173EF"/>
    <w:rsid w:val="00A213FE"/>
    <w:rsid w:val="00A215CE"/>
    <w:rsid w:val="00A21C4E"/>
    <w:rsid w:val="00A24D56"/>
    <w:rsid w:val="00A25052"/>
    <w:rsid w:val="00A2646D"/>
    <w:rsid w:val="00A26F62"/>
    <w:rsid w:val="00A2756A"/>
    <w:rsid w:val="00A30B5E"/>
    <w:rsid w:val="00A324BB"/>
    <w:rsid w:val="00A32BF1"/>
    <w:rsid w:val="00A34142"/>
    <w:rsid w:val="00A361A8"/>
    <w:rsid w:val="00A36A29"/>
    <w:rsid w:val="00A376EA"/>
    <w:rsid w:val="00A40318"/>
    <w:rsid w:val="00A40506"/>
    <w:rsid w:val="00A449A3"/>
    <w:rsid w:val="00A45054"/>
    <w:rsid w:val="00A46829"/>
    <w:rsid w:val="00A4692F"/>
    <w:rsid w:val="00A47A3F"/>
    <w:rsid w:val="00A50CDE"/>
    <w:rsid w:val="00A511BC"/>
    <w:rsid w:val="00A5167D"/>
    <w:rsid w:val="00A52D02"/>
    <w:rsid w:val="00A55795"/>
    <w:rsid w:val="00A558ED"/>
    <w:rsid w:val="00A567ED"/>
    <w:rsid w:val="00A6001B"/>
    <w:rsid w:val="00A61E0F"/>
    <w:rsid w:val="00A6354E"/>
    <w:rsid w:val="00A64163"/>
    <w:rsid w:val="00A6529C"/>
    <w:rsid w:val="00A654CC"/>
    <w:rsid w:val="00A67729"/>
    <w:rsid w:val="00A70214"/>
    <w:rsid w:val="00A702EB"/>
    <w:rsid w:val="00A71465"/>
    <w:rsid w:val="00A728CA"/>
    <w:rsid w:val="00A72B4C"/>
    <w:rsid w:val="00A75AF2"/>
    <w:rsid w:val="00A763C9"/>
    <w:rsid w:val="00A763EF"/>
    <w:rsid w:val="00A76BFC"/>
    <w:rsid w:val="00A80B35"/>
    <w:rsid w:val="00A80E5A"/>
    <w:rsid w:val="00A814C1"/>
    <w:rsid w:val="00A8322C"/>
    <w:rsid w:val="00A83675"/>
    <w:rsid w:val="00A8392E"/>
    <w:rsid w:val="00A83988"/>
    <w:rsid w:val="00A83C96"/>
    <w:rsid w:val="00A84912"/>
    <w:rsid w:val="00A84922"/>
    <w:rsid w:val="00A84C26"/>
    <w:rsid w:val="00A85388"/>
    <w:rsid w:val="00A853BE"/>
    <w:rsid w:val="00A85938"/>
    <w:rsid w:val="00A90C0C"/>
    <w:rsid w:val="00A90D8D"/>
    <w:rsid w:val="00A914B5"/>
    <w:rsid w:val="00A9169E"/>
    <w:rsid w:val="00A91BAB"/>
    <w:rsid w:val="00A91EC7"/>
    <w:rsid w:val="00A924F1"/>
    <w:rsid w:val="00A9274B"/>
    <w:rsid w:val="00A93DA3"/>
    <w:rsid w:val="00A95714"/>
    <w:rsid w:val="00A95E20"/>
    <w:rsid w:val="00A971C2"/>
    <w:rsid w:val="00AA044B"/>
    <w:rsid w:val="00AA0595"/>
    <w:rsid w:val="00AA07B2"/>
    <w:rsid w:val="00AA133C"/>
    <w:rsid w:val="00AA2521"/>
    <w:rsid w:val="00AA530E"/>
    <w:rsid w:val="00AA7B06"/>
    <w:rsid w:val="00AB0702"/>
    <w:rsid w:val="00AB133D"/>
    <w:rsid w:val="00AB1752"/>
    <w:rsid w:val="00AB2C83"/>
    <w:rsid w:val="00AB38B7"/>
    <w:rsid w:val="00AB3E61"/>
    <w:rsid w:val="00AB47E6"/>
    <w:rsid w:val="00AB486F"/>
    <w:rsid w:val="00AB6355"/>
    <w:rsid w:val="00AB6B8A"/>
    <w:rsid w:val="00AB76A9"/>
    <w:rsid w:val="00AB7908"/>
    <w:rsid w:val="00AC0643"/>
    <w:rsid w:val="00AC2701"/>
    <w:rsid w:val="00AC3348"/>
    <w:rsid w:val="00AC3B91"/>
    <w:rsid w:val="00AC4944"/>
    <w:rsid w:val="00AC4FA6"/>
    <w:rsid w:val="00AC60B0"/>
    <w:rsid w:val="00AD05D5"/>
    <w:rsid w:val="00AD06A7"/>
    <w:rsid w:val="00AD1135"/>
    <w:rsid w:val="00AD12B1"/>
    <w:rsid w:val="00AD1A8F"/>
    <w:rsid w:val="00AD4D20"/>
    <w:rsid w:val="00AD5B52"/>
    <w:rsid w:val="00AD5E34"/>
    <w:rsid w:val="00AD70CE"/>
    <w:rsid w:val="00AD77EA"/>
    <w:rsid w:val="00AE0139"/>
    <w:rsid w:val="00AE0D10"/>
    <w:rsid w:val="00AE1BCF"/>
    <w:rsid w:val="00AE4B60"/>
    <w:rsid w:val="00AE58A0"/>
    <w:rsid w:val="00AE685D"/>
    <w:rsid w:val="00AE69E5"/>
    <w:rsid w:val="00AE6BBB"/>
    <w:rsid w:val="00AF0502"/>
    <w:rsid w:val="00AF07A1"/>
    <w:rsid w:val="00AF14A5"/>
    <w:rsid w:val="00AF17A1"/>
    <w:rsid w:val="00AF2126"/>
    <w:rsid w:val="00AF2769"/>
    <w:rsid w:val="00AF3051"/>
    <w:rsid w:val="00AF489E"/>
    <w:rsid w:val="00AF4AB3"/>
    <w:rsid w:val="00AF5348"/>
    <w:rsid w:val="00AF61E3"/>
    <w:rsid w:val="00AF684D"/>
    <w:rsid w:val="00AF6BE5"/>
    <w:rsid w:val="00B00797"/>
    <w:rsid w:val="00B01DD1"/>
    <w:rsid w:val="00B01E30"/>
    <w:rsid w:val="00B01EE2"/>
    <w:rsid w:val="00B020BA"/>
    <w:rsid w:val="00B029F7"/>
    <w:rsid w:val="00B03275"/>
    <w:rsid w:val="00B033A3"/>
    <w:rsid w:val="00B03853"/>
    <w:rsid w:val="00B03C54"/>
    <w:rsid w:val="00B05CAE"/>
    <w:rsid w:val="00B068D9"/>
    <w:rsid w:val="00B06B10"/>
    <w:rsid w:val="00B07EE9"/>
    <w:rsid w:val="00B10B18"/>
    <w:rsid w:val="00B113DB"/>
    <w:rsid w:val="00B11691"/>
    <w:rsid w:val="00B124F2"/>
    <w:rsid w:val="00B125F4"/>
    <w:rsid w:val="00B132A8"/>
    <w:rsid w:val="00B13615"/>
    <w:rsid w:val="00B13F9B"/>
    <w:rsid w:val="00B144FB"/>
    <w:rsid w:val="00B1497B"/>
    <w:rsid w:val="00B155D3"/>
    <w:rsid w:val="00B157CE"/>
    <w:rsid w:val="00B159C8"/>
    <w:rsid w:val="00B1660D"/>
    <w:rsid w:val="00B21C4D"/>
    <w:rsid w:val="00B22226"/>
    <w:rsid w:val="00B22666"/>
    <w:rsid w:val="00B2275E"/>
    <w:rsid w:val="00B22CCF"/>
    <w:rsid w:val="00B22D6A"/>
    <w:rsid w:val="00B22DD1"/>
    <w:rsid w:val="00B24A08"/>
    <w:rsid w:val="00B24E74"/>
    <w:rsid w:val="00B26ACC"/>
    <w:rsid w:val="00B30500"/>
    <w:rsid w:val="00B30694"/>
    <w:rsid w:val="00B3077D"/>
    <w:rsid w:val="00B34DD5"/>
    <w:rsid w:val="00B3552A"/>
    <w:rsid w:val="00B365ED"/>
    <w:rsid w:val="00B36787"/>
    <w:rsid w:val="00B36C7B"/>
    <w:rsid w:val="00B37541"/>
    <w:rsid w:val="00B41815"/>
    <w:rsid w:val="00B41858"/>
    <w:rsid w:val="00B44037"/>
    <w:rsid w:val="00B442E0"/>
    <w:rsid w:val="00B4573E"/>
    <w:rsid w:val="00B5025C"/>
    <w:rsid w:val="00B50849"/>
    <w:rsid w:val="00B5178A"/>
    <w:rsid w:val="00B51CA5"/>
    <w:rsid w:val="00B51E8C"/>
    <w:rsid w:val="00B52354"/>
    <w:rsid w:val="00B53370"/>
    <w:rsid w:val="00B5449C"/>
    <w:rsid w:val="00B55BE2"/>
    <w:rsid w:val="00B56ABC"/>
    <w:rsid w:val="00B572FA"/>
    <w:rsid w:val="00B57A24"/>
    <w:rsid w:val="00B6034E"/>
    <w:rsid w:val="00B6139A"/>
    <w:rsid w:val="00B62141"/>
    <w:rsid w:val="00B626EF"/>
    <w:rsid w:val="00B62CBB"/>
    <w:rsid w:val="00B64709"/>
    <w:rsid w:val="00B65D73"/>
    <w:rsid w:val="00B66FCB"/>
    <w:rsid w:val="00B71451"/>
    <w:rsid w:val="00B7505F"/>
    <w:rsid w:val="00B770B3"/>
    <w:rsid w:val="00B80895"/>
    <w:rsid w:val="00B81AA3"/>
    <w:rsid w:val="00B8276E"/>
    <w:rsid w:val="00B82C61"/>
    <w:rsid w:val="00B83524"/>
    <w:rsid w:val="00B854FB"/>
    <w:rsid w:val="00B857F5"/>
    <w:rsid w:val="00B85C80"/>
    <w:rsid w:val="00B8657C"/>
    <w:rsid w:val="00B8700D"/>
    <w:rsid w:val="00B87AEF"/>
    <w:rsid w:val="00B909AC"/>
    <w:rsid w:val="00B909DB"/>
    <w:rsid w:val="00B913C9"/>
    <w:rsid w:val="00B91868"/>
    <w:rsid w:val="00B91CED"/>
    <w:rsid w:val="00B92026"/>
    <w:rsid w:val="00B94717"/>
    <w:rsid w:val="00B9479A"/>
    <w:rsid w:val="00B96846"/>
    <w:rsid w:val="00B968C6"/>
    <w:rsid w:val="00B9746D"/>
    <w:rsid w:val="00BA15CB"/>
    <w:rsid w:val="00BA1BC8"/>
    <w:rsid w:val="00BA1E9F"/>
    <w:rsid w:val="00BA3A6C"/>
    <w:rsid w:val="00BA4CBE"/>
    <w:rsid w:val="00BA6618"/>
    <w:rsid w:val="00BB0711"/>
    <w:rsid w:val="00BB0B99"/>
    <w:rsid w:val="00BB253D"/>
    <w:rsid w:val="00BB4EC2"/>
    <w:rsid w:val="00BB5FA0"/>
    <w:rsid w:val="00BB604E"/>
    <w:rsid w:val="00BB6781"/>
    <w:rsid w:val="00BC0EC0"/>
    <w:rsid w:val="00BC15D1"/>
    <w:rsid w:val="00BC1686"/>
    <w:rsid w:val="00BC3560"/>
    <w:rsid w:val="00BC540E"/>
    <w:rsid w:val="00BC58EF"/>
    <w:rsid w:val="00BC599D"/>
    <w:rsid w:val="00BC5EC7"/>
    <w:rsid w:val="00BC780A"/>
    <w:rsid w:val="00BD19F4"/>
    <w:rsid w:val="00BD29E1"/>
    <w:rsid w:val="00BD39F1"/>
    <w:rsid w:val="00BD3E4F"/>
    <w:rsid w:val="00BD5230"/>
    <w:rsid w:val="00BD5489"/>
    <w:rsid w:val="00BD57A9"/>
    <w:rsid w:val="00BD6DD3"/>
    <w:rsid w:val="00BD6E09"/>
    <w:rsid w:val="00BD75DF"/>
    <w:rsid w:val="00BD7F0C"/>
    <w:rsid w:val="00BE12AB"/>
    <w:rsid w:val="00BE24B9"/>
    <w:rsid w:val="00BE308A"/>
    <w:rsid w:val="00BE40EB"/>
    <w:rsid w:val="00BE4895"/>
    <w:rsid w:val="00BE5318"/>
    <w:rsid w:val="00BE5A4B"/>
    <w:rsid w:val="00BE5B2B"/>
    <w:rsid w:val="00BE5D78"/>
    <w:rsid w:val="00BE6CE0"/>
    <w:rsid w:val="00BE73BC"/>
    <w:rsid w:val="00BF1D35"/>
    <w:rsid w:val="00BF4D94"/>
    <w:rsid w:val="00BF50E4"/>
    <w:rsid w:val="00BF699A"/>
    <w:rsid w:val="00C00DC4"/>
    <w:rsid w:val="00C02F28"/>
    <w:rsid w:val="00C06E86"/>
    <w:rsid w:val="00C073EF"/>
    <w:rsid w:val="00C1087D"/>
    <w:rsid w:val="00C14A97"/>
    <w:rsid w:val="00C14DCD"/>
    <w:rsid w:val="00C16AEB"/>
    <w:rsid w:val="00C16F0B"/>
    <w:rsid w:val="00C16F48"/>
    <w:rsid w:val="00C173B5"/>
    <w:rsid w:val="00C202FC"/>
    <w:rsid w:val="00C20458"/>
    <w:rsid w:val="00C222FB"/>
    <w:rsid w:val="00C23170"/>
    <w:rsid w:val="00C23C29"/>
    <w:rsid w:val="00C24065"/>
    <w:rsid w:val="00C25733"/>
    <w:rsid w:val="00C265D6"/>
    <w:rsid w:val="00C27AE7"/>
    <w:rsid w:val="00C30A2C"/>
    <w:rsid w:val="00C31A9E"/>
    <w:rsid w:val="00C32743"/>
    <w:rsid w:val="00C328CC"/>
    <w:rsid w:val="00C3360D"/>
    <w:rsid w:val="00C3396C"/>
    <w:rsid w:val="00C33A4A"/>
    <w:rsid w:val="00C33E56"/>
    <w:rsid w:val="00C33E6C"/>
    <w:rsid w:val="00C36A4A"/>
    <w:rsid w:val="00C370F8"/>
    <w:rsid w:val="00C37CEE"/>
    <w:rsid w:val="00C41951"/>
    <w:rsid w:val="00C449F3"/>
    <w:rsid w:val="00C450A3"/>
    <w:rsid w:val="00C46D45"/>
    <w:rsid w:val="00C506DD"/>
    <w:rsid w:val="00C51EF7"/>
    <w:rsid w:val="00C53298"/>
    <w:rsid w:val="00C552E1"/>
    <w:rsid w:val="00C55954"/>
    <w:rsid w:val="00C5649E"/>
    <w:rsid w:val="00C564E0"/>
    <w:rsid w:val="00C5782A"/>
    <w:rsid w:val="00C5782E"/>
    <w:rsid w:val="00C579F3"/>
    <w:rsid w:val="00C63F4D"/>
    <w:rsid w:val="00C646F4"/>
    <w:rsid w:val="00C674D7"/>
    <w:rsid w:val="00C675D1"/>
    <w:rsid w:val="00C67A17"/>
    <w:rsid w:val="00C67DF1"/>
    <w:rsid w:val="00C74B50"/>
    <w:rsid w:val="00C74DD6"/>
    <w:rsid w:val="00C75FB6"/>
    <w:rsid w:val="00C76814"/>
    <w:rsid w:val="00C76815"/>
    <w:rsid w:val="00C80826"/>
    <w:rsid w:val="00C823AA"/>
    <w:rsid w:val="00C82DA1"/>
    <w:rsid w:val="00C85C3C"/>
    <w:rsid w:val="00C86AE5"/>
    <w:rsid w:val="00C90BDD"/>
    <w:rsid w:val="00C92076"/>
    <w:rsid w:val="00C9264C"/>
    <w:rsid w:val="00C93B42"/>
    <w:rsid w:val="00C93D4F"/>
    <w:rsid w:val="00C94BDD"/>
    <w:rsid w:val="00C97313"/>
    <w:rsid w:val="00C97421"/>
    <w:rsid w:val="00CA038E"/>
    <w:rsid w:val="00CA0676"/>
    <w:rsid w:val="00CA0F56"/>
    <w:rsid w:val="00CA1AB2"/>
    <w:rsid w:val="00CA27A4"/>
    <w:rsid w:val="00CA2BEB"/>
    <w:rsid w:val="00CA2E10"/>
    <w:rsid w:val="00CA3E30"/>
    <w:rsid w:val="00CA5B95"/>
    <w:rsid w:val="00CA6B98"/>
    <w:rsid w:val="00CB0AC6"/>
    <w:rsid w:val="00CB1E0B"/>
    <w:rsid w:val="00CB31C6"/>
    <w:rsid w:val="00CB3778"/>
    <w:rsid w:val="00CB3C8F"/>
    <w:rsid w:val="00CB4777"/>
    <w:rsid w:val="00CB4C2B"/>
    <w:rsid w:val="00CB4C2C"/>
    <w:rsid w:val="00CC0D3D"/>
    <w:rsid w:val="00CC1625"/>
    <w:rsid w:val="00CC2160"/>
    <w:rsid w:val="00CC4906"/>
    <w:rsid w:val="00CC4B2C"/>
    <w:rsid w:val="00CC5196"/>
    <w:rsid w:val="00CC59AF"/>
    <w:rsid w:val="00CC5CA0"/>
    <w:rsid w:val="00CC6A7A"/>
    <w:rsid w:val="00CC79DE"/>
    <w:rsid w:val="00CD2C45"/>
    <w:rsid w:val="00CD3B8C"/>
    <w:rsid w:val="00CD3E63"/>
    <w:rsid w:val="00CD6A65"/>
    <w:rsid w:val="00CD725D"/>
    <w:rsid w:val="00CD7C99"/>
    <w:rsid w:val="00CE2E3F"/>
    <w:rsid w:val="00CE3A2B"/>
    <w:rsid w:val="00CE4E1B"/>
    <w:rsid w:val="00CE5041"/>
    <w:rsid w:val="00CE52BF"/>
    <w:rsid w:val="00CE5EA8"/>
    <w:rsid w:val="00CE6B08"/>
    <w:rsid w:val="00CF0BE2"/>
    <w:rsid w:val="00CF2DF5"/>
    <w:rsid w:val="00CF374C"/>
    <w:rsid w:val="00CF48CD"/>
    <w:rsid w:val="00CF52DF"/>
    <w:rsid w:val="00CF63CC"/>
    <w:rsid w:val="00CF6692"/>
    <w:rsid w:val="00CF7861"/>
    <w:rsid w:val="00D01E1B"/>
    <w:rsid w:val="00D020A2"/>
    <w:rsid w:val="00D0354A"/>
    <w:rsid w:val="00D04192"/>
    <w:rsid w:val="00D0432D"/>
    <w:rsid w:val="00D06EE6"/>
    <w:rsid w:val="00D073FA"/>
    <w:rsid w:val="00D078FC"/>
    <w:rsid w:val="00D07A0D"/>
    <w:rsid w:val="00D10F25"/>
    <w:rsid w:val="00D111ED"/>
    <w:rsid w:val="00D11B92"/>
    <w:rsid w:val="00D11EC8"/>
    <w:rsid w:val="00D12959"/>
    <w:rsid w:val="00D14CDA"/>
    <w:rsid w:val="00D150DF"/>
    <w:rsid w:val="00D15837"/>
    <w:rsid w:val="00D163E4"/>
    <w:rsid w:val="00D16460"/>
    <w:rsid w:val="00D16A43"/>
    <w:rsid w:val="00D16DE7"/>
    <w:rsid w:val="00D17605"/>
    <w:rsid w:val="00D1765B"/>
    <w:rsid w:val="00D17964"/>
    <w:rsid w:val="00D22631"/>
    <w:rsid w:val="00D230DE"/>
    <w:rsid w:val="00D248E0"/>
    <w:rsid w:val="00D2517E"/>
    <w:rsid w:val="00D2538B"/>
    <w:rsid w:val="00D255F4"/>
    <w:rsid w:val="00D305DD"/>
    <w:rsid w:val="00D31A94"/>
    <w:rsid w:val="00D31B28"/>
    <w:rsid w:val="00D31C6B"/>
    <w:rsid w:val="00D32D5A"/>
    <w:rsid w:val="00D3335D"/>
    <w:rsid w:val="00D33C4F"/>
    <w:rsid w:val="00D33DFA"/>
    <w:rsid w:val="00D34276"/>
    <w:rsid w:val="00D35450"/>
    <w:rsid w:val="00D35DD6"/>
    <w:rsid w:val="00D36302"/>
    <w:rsid w:val="00D364CB"/>
    <w:rsid w:val="00D368BB"/>
    <w:rsid w:val="00D36A15"/>
    <w:rsid w:val="00D36E96"/>
    <w:rsid w:val="00D3768F"/>
    <w:rsid w:val="00D37AFE"/>
    <w:rsid w:val="00D37F36"/>
    <w:rsid w:val="00D410E9"/>
    <w:rsid w:val="00D41333"/>
    <w:rsid w:val="00D415AD"/>
    <w:rsid w:val="00D415C2"/>
    <w:rsid w:val="00D41C21"/>
    <w:rsid w:val="00D422AD"/>
    <w:rsid w:val="00D42AE1"/>
    <w:rsid w:val="00D43376"/>
    <w:rsid w:val="00D435C9"/>
    <w:rsid w:val="00D445F4"/>
    <w:rsid w:val="00D452B7"/>
    <w:rsid w:val="00D456B5"/>
    <w:rsid w:val="00D45D02"/>
    <w:rsid w:val="00D4659A"/>
    <w:rsid w:val="00D46700"/>
    <w:rsid w:val="00D50141"/>
    <w:rsid w:val="00D530B2"/>
    <w:rsid w:val="00D56190"/>
    <w:rsid w:val="00D602E9"/>
    <w:rsid w:val="00D606C7"/>
    <w:rsid w:val="00D61603"/>
    <w:rsid w:val="00D62352"/>
    <w:rsid w:val="00D625B4"/>
    <w:rsid w:val="00D6269C"/>
    <w:rsid w:val="00D64D3A"/>
    <w:rsid w:val="00D65255"/>
    <w:rsid w:val="00D65491"/>
    <w:rsid w:val="00D65BF9"/>
    <w:rsid w:val="00D703D1"/>
    <w:rsid w:val="00D71CE7"/>
    <w:rsid w:val="00D71D46"/>
    <w:rsid w:val="00D71EE5"/>
    <w:rsid w:val="00D720BE"/>
    <w:rsid w:val="00D72A30"/>
    <w:rsid w:val="00D7321C"/>
    <w:rsid w:val="00D73311"/>
    <w:rsid w:val="00D73461"/>
    <w:rsid w:val="00D74531"/>
    <w:rsid w:val="00D74FB3"/>
    <w:rsid w:val="00D752E6"/>
    <w:rsid w:val="00D75671"/>
    <w:rsid w:val="00D76B53"/>
    <w:rsid w:val="00D76EA1"/>
    <w:rsid w:val="00D77A1C"/>
    <w:rsid w:val="00D80AB6"/>
    <w:rsid w:val="00D80D8C"/>
    <w:rsid w:val="00D831E8"/>
    <w:rsid w:val="00D83DFA"/>
    <w:rsid w:val="00D8561B"/>
    <w:rsid w:val="00D90DA6"/>
    <w:rsid w:val="00D94BE6"/>
    <w:rsid w:val="00D94E0F"/>
    <w:rsid w:val="00D952B5"/>
    <w:rsid w:val="00D96E82"/>
    <w:rsid w:val="00D9727C"/>
    <w:rsid w:val="00DA0337"/>
    <w:rsid w:val="00DA099E"/>
    <w:rsid w:val="00DA13EA"/>
    <w:rsid w:val="00DA14E3"/>
    <w:rsid w:val="00DA19CF"/>
    <w:rsid w:val="00DA2D18"/>
    <w:rsid w:val="00DA3473"/>
    <w:rsid w:val="00DA5F85"/>
    <w:rsid w:val="00DA7406"/>
    <w:rsid w:val="00DA773B"/>
    <w:rsid w:val="00DA77EF"/>
    <w:rsid w:val="00DB0648"/>
    <w:rsid w:val="00DB0941"/>
    <w:rsid w:val="00DB185C"/>
    <w:rsid w:val="00DB1B15"/>
    <w:rsid w:val="00DB3C61"/>
    <w:rsid w:val="00DB4129"/>
    <w:rsid w:val="00DB42D4"/>
    <w:rsid w:val="00DB50FF"/>
    <w:rsid w:val="00DB5EE8"/>
    <w:rsid w:val="00DB68CB"/>
    <w:rsid w:val="00DC0606"/>
    <w:rsid w:val="00DC114C"/>
    <w:rsid w:val="00DC17BA"/>
    <w:rsid w:val="00DC1C9B"/>
    <w:rsid w:val="00DC25C3"/>
    <w:rsid w:val="00DC26B8"/>
    <w:rsid w:val="00DC351A"/>
    <w:rsid w:val="00DC4C68"/>
    <w:rsid w:val="00DC4D2F"/>
    <w:rsid w:val="00DC4DE0"/>
    <w:rsid w:val="00DC64BB"/>
    <w:rsid w:val="00DC68E8"/>
    <w:rsid w:val="00DC6CDC"/>
    <w:rsid w:val="00DC733D"/>
    <w:rsid w:val="00DD09B6"/>
    <w:rsid w:val="00DD0ABF"/>
    <w:rsid w:val="00DD13B7"/>
    <w:rsid w:val="00DD18AC"/>
    <w:rsid w:val="00DD1DCC"/>
    <w:rsid w:val="00DD2178"/>
    <w:rsid w:val="00DD22EE"/>
    <w:rsid w:val="00DD239D"/>
    <w:rsid w:val="00DD2B72"/>
    <w:rsid w:val="00DD5213"/>
    <w:rsid w:val="00DD5CB8"/>
    <w:rsid w:val="00DD7812"/>
    <w:rsid w:val="00DE07DF"/>
    <w:rsid w:val="00DE0C67"/>
    <w:rsid w:val="00DE0F08"/>
    <w:rsid w:val="00DE2409"/>
    <w:rsid w:val="00DE2C15"/>
    <w:rsid w:val="00DE5C8A"/>
    <w:rsid w:val="00DE62C3"/>
    <w:rsid w:val="00DE6693"/>
    <w:rsid w:val="00DE6A0D"/>
    <w:rsid w:val="00DE6E14"/>
    <w:rsid w:val="00DF0E7F"/>
    <w:rsid w:val="00DF0FA1"/>
    <w:rsid w:val="00DF1007"/>
    <w:rsid w:val="00DF21EE"/>
    <w:rsid w:val="00DF25D1"/>
    <w:rsid w:val="00DF3090"/>
    <w:rsid w:val="00DF41C1"/>
    <w:rsid w:val="00DF4371"/>
    <w:rsid w:val="00DF4589"/>
    <w:rsid w:val="00DF4C09"/>
    <w:rsid w:val="00DF67EB"/>
    <w:rsid w:val="00DF75FA"/>
    <w:rsid w:val="00E004B0"/>
    <w:rsid w:val="00E02335"/>
    <w:rsid w:val="00E024F4"/>
    <w:rsid w:val="00E02AF1"/>
    <w:rsid w:val="00E02C8C"/>
    <w:rsid w:val="00E04633"/>
    <w:rsid w:val="00E04737"/>
    <w:rsid w:val="00E04779"/>
    <w:rsid w:val="00E05E21"/>
    <w:rsid w:val="00E06A1B"/>
    <w:rsid w:val="00E06EF5"/>
    <w:rsid w:val="00E0776F"/>
    <w:rsid w:val="00E115C6"/>
    <w:rsid w:val="00E1239B"/>
    <w:rsid w:val="00E129E1"/>
    <w:rsid w:val="00E12FE5"/>
    <w:rsid w:val="00E15561"/>
    <w:rsid w:val="00E15AF7"/>
    <w:rsid w:val="00E15FD7"/>
    <w:rsid w:val="00E216D5"/>
    <w:rsid w:val="00E227FA"/>
    <w:rsid w:val="00E2457D"/>
    <w:rsid w:val="00E255C9"/>
    <w:rsid w:val="00E26416"/>
    <w:rsid w:val="00E30776"/>
    <w:rsid w:val="00E30CBE"/>
    <w:rsid w:val="00E3175D"/>
    <w:rsid w:val="00E340F1"/>
    <w:rsid w:val="00E34F1D"/>
    <w:rsid w:val="00E35D93"/>
    <w:rsid w:val="00E36233"/>
    <w:rsid w:val="00E371B4"/>
    <w:rsid w:val="00E403D0"/>
    <w:rsid w:val="00E40751"/>
    <w:rsid w:val="00E414C3"/>
    <w:rsid w:val="00E415D8"/>
    <w:rsid w:val="00E43CEA"/>
    <w:rsid w:val="00E43EA9"/>
    <w:rsid w:val="00E441FE"/>
    <w:rsid w:val="00E4484E"/>
    <w:rsid w:val="00E45210"/>
    <w:rsid w:val="00E4575F"/>
    <w:rsid w:val="00E45F13"/>
    <w:rsid w:val="00E46E6D"/>
    <w:rsid w:val="00E46ECA"/>
    <w:rsid w:val="00E47E36"/>
    <w:rsid w:val="00E50B82"/>
    <w:rsid w:val="00E522E8"/>
    <w:rsid w:val="00E53A53"/>
    <w:rsid w:val="00E53E1A"/>
    <w:rsid w:val="00E54761"/>
    <w:rsid w:val="00E54846"/>
    <w:rsid w:val="00E54CA1"/>
    <w:rsid w:val="00E54CD8"/>
    <w:rsid w:val="00E551D5"/>
    <w:rsid w:val="00E55F65"/>
    <w:rsid w:val="00E57268"/>
    <w:rsid w:val="00E57CB5"/>
    <w:rsid w:val="00E60A5B"/>
    <w:rsid w:val="00E619F9"/>
    <w:rsid w:val="00E6328F"/>
    <w:rsid w:val="00E63310"/>
    <w:rsid w:val="00E64706"/>
    <w:rsid w:val="00E64B56"/>
    <w:rsid w:val="00E65BC0"/>
    <w:rsid w:val="00E67685"/>
    <w:rsid w:val="00E67FC6"/>
    <w:rsid w:val="00E7032D"/>
    <w:rsid w:val="00E72D1C"/>
    <w:rsid w:val="00E72E63"/>
    <w:rsid w:val="00E73E26"/>
    <w:rsid w:val="00E74503"/>
    <w:rsid w:val="00E747A8"/>
    <w:rsid w:val="00E74ABD"/>
    <w:rsid w:val="00E766FF"/>
    <w:rsid w:val="00E77B0F"/>
    <w:rsid w:val="00E806B1"/>
    <w:rsid w:val="00E81439"/>
    <w:rsid w:val="00E81611"/>
    <w:rsid w:val="00E83347"/>
    <w:rsid w:val="00E83DAA"/>
    <w:rsid w:val="00E84E14"/>
    <w:rsid w:val="00E857B6"/>
    <w:rsid w:val="00E87D9D"/>
    <w:rsid w:val="00E90346"/>
    <w:rsid w:val="00E906B6"/>
    <w:rsid w:val="00E90821"/>
    <w:rsid w:val="00E908E4"/>
    <w:rsid w:val="00E911DC"/>
    <w:rsid w:val="00E91BE0"/>
    <w:rsid w:val="00E92A97"/>
    <w:rsid w:val="00E92E43"/>
    <w:rsid w:val="00E932DA"/>
    <w:rsid w:val="00E93CB6"/>
    <w:rsid w:val="00E946FC"/>
    <w:rsid w:val="00E954B5"/>
    <w:rsid w:val="00E95FCA"/>
    <w:rsid w:val="00E9603C"/>
    <w:rsid w:val="00E96B26"/>
    <w:rsid w:val="00E97360"/>
    <w:rsid w:val="00E97762"/>
    <w:rsid w:val="00EA01F3"/>
    <w:rsid w:val="00EA251D"/>
    <w:rsid w:val="00EA4281"/>
    <w:rsid w:val="00EA7D73"/>
    <w:rsid w:val="00EB1927"/>
    <w:rsid w:val="00EB22A4"/>
    <w:rsid w:val="00EB4574"/>
    <w:rsid w:val="00EB5E99"/>
    <w:rsid w:val="00EB7981"/>
    <w:rsid w:val="00EB7A3D"/>
    <w:rsid w:val="00EC0D0C"/>
    <w:rsid w:val="00EC132C"/>
    <w:rsid w:val="00EC20B3"/>
    <w:rsid w:val="00EC2721"/>
    <w:rsid w:val="00EC2BDE"/>
    <w:rsid w:val="00EC2FB5"/>
    <w:rsid w:val="00EC3A75"/>
    <w:rsid w:val="00EC3A7F"/>
    <w:rsid w:val="00EC66DC"/>
    <w:rsid w:val="00ED03FC"/>
    <w:rsid w:val="00ED14A1"/>
    <w:rsid w:val="00ED2F67"/>
    <w:rsid w:val="00ED3D65"/>
    <w:rsid w:val="00ED3FD8"/>
    <w:rsid w:val="00ED47FD"/>
    <w:rsid w:val="00ED548E"/>
    <w:rsid w:val="00ED5E6C"/>
    <w:rsid w:val="00ED67A1"/>
    <w:rsid w:val="00ED69F2"/>
    <w:rsid w:val="00ED75AC"/>
    <w:rsid w:val="00EE2046"/>
    <w:rsid w:val="00EE3669"/>
    <w:rsid w:val="00EE5690"/>
    <w:rsid w:val="00EE5F91"/>
    <w:rsid w:val="00EE6B77"/>
    <w:rsid w:val="00EE6B8A"/>
    <w:rsid w:val="00EE6C1D"/>
    <w:rsid w:val="00EE730D"/>
    <w:rsid w:val="00EF002B"/>
    <w:rsid w:val="00EF10F3"/>
    <w:rsid w:val="00EF15E0"/>
    <w:rsid w:val="00EF3B76"/>
    <w:rsid w:val="00EF55D4"/>
    <w:rsid w:val="00EF622D"/>
    <w:rsid w:val="00EF674B"/>
    <w:rsid w:val="00F00686"/>
    <w:rsid w:val="00F009F2"/>
    <w:rsid w:val="00F00FF9"/>
    <w:rsid w:val="00F020C5"/>
    <w:rsid w:val="00F030E6"/>
    <w:rsid w:val="00F036D7"/>
    <w:rsid w:val="00F0412D"/>
    <w:rsid w:val="00F05312"/>
    <w:rsid w:val="00F0674D"/>
    <w:rsid w:val="00F14439"/>
    <w:rsid w:val="00F146DC"/>
    <w:rsid w:val="00F1575E"/>
    <w:rsid w:val="00F15A32"/>
    <w:rsid w:val="00F16260"/>
    <w:rsid w:val="00F16F6F"/>
    <w:rsid w:val="00F20422"/>
    <w:rsid w:val="00F213DF"/>
    <w:rsid w:val="00F21A5C"/>
    <w:rsid w:val="00F25B03"/>
    <w:rsid w:val="00F27773"/>
    <w:rsid w:val="00F30BEE"/>
    <w:rsid w:val="00F3100F"/>
    <w:rsid w:val="00F31801"/>
    <w:rsid w:val="00F32395"/>
    <w:rsid w:val="00F33396"/>
    <w:rsid w:val="00F35C19"/>
    <w:rsid w:val="00F35D02"/>
    <w:rsid w:val="00F367C2"/>
    <w:rsid w:val="00F37E25"/>
    <w:rsid w:val="00F4063D"/>
    <w:rsid w:val="00F4365B"/>
    <w:rsid w:val="00F44A84"/>
    <w:rsid w:val="00F44D44"/>
    <w:rsid w:val="00F4596F"/>
    <w:rsid w:val="00F4650A"/>
    <w:rsid w:val="00F5082F"/>
    <w:rsid w:val="00F50DCD"/>
    <w:rsid w:val="00F5149D"/>
    <w:rsid w:val="00F52C9F"/>
    <w:rsid w:val="00F52FD3"/>
    <w:rsid w:val="00F53681"/>
    <w:rsid w:val="00F54010"/>
    <w:rsid w:val="00F543E5"/>
    <w:rsid w:val="00F5495C"/>
    <w:rsid w:val="00F55BCC"/>
    <w:rsid w:val="00F56649"/>
    <w:rsid w:val="00F572DD"/>
    <w:rsid w:val="00F578D3"/>
    <w:rsid w:val="00F60EE6"/>
    <w:rsid w:val="00F63243"/>
    <w:rsid w:val="00F634E7"/>
    <w:rsid w:val="00F63937"/>
    <w:rsid w:val="00F63F7A"/>
    <w:rsid w:val="00F64277"/>
    <w:rsid w:val="00F65DCC"/>
    <w:rsid w:val="00F66C30"/>
    <w:rsid w:val="00F70ECC"/>
    <w:rsid w:val="00F711AC"/>
    <w:rsid w:val="00F7172F"/>
    <w:rsid w:val="00F719E3"/>
    <w:rsid w:val="00F7290B"/>
    <w:rsid w:val="00F732E7"/>
    <w:rsid w:val="00F745C6"/>
    <w:rsid w:val="00F75468"/>
    <w:rsid w:val="00F76307"/>
    <w:rsid w:val="00F76615"/>
    <w:rsid w:val="00F77073"/>
    <w:rsid w:val="00F827E7"/>
    <w:rsid w:val="00F82C39"/>
    <w:rsid w:val="00F83BD2"/>
    <w:rsid w:val="00F86CB4"/>
    <w:rsid w:val="00F90873"/>
    <w:rsid w:val="00F91A8C"/>
    <w:rsid w:val="00F92186"/>
    <w:rsid w:val="00F9568D"/>
    <w:rsid w:val="00F959A3"/>
    <w:rsid w:val="00F95EC9"/>
    <w:rsid w:val="00F96494"/>
    <w:rsid w:val="00F97BC0"/>
    <w:rsid w:val="00F97DD2"/>
    <w:rsid w:val="00FA01BA"/>
    <w:rsid w:val="00FA1034"/>
    <w:rsid w:val="00FA1539"/>
    <w:rsid w:val="00FA19BC"/>
    <w:rsid w:val="00FA28C6"/>
    <w:rsid w:val="00FA36CA"/>
    <w:rsid w:val="00FA5831"/>
    <w:rsid w:val="00FA73ED"/>
    <w:rsid w:val="00FA7850"/>
    <w:rsid w:val="00FB0103"/>
    <w:rsid w:val="00FB0E77"/>
    <w:rsid w:val="00FB1F65"/>
    <w:rsid w:val="00FB2896"/>
    <w:rsid w:val="00FB2A46"/>
    <w:rsid w:val="00FB3448"/>
    <w:rsid w:val="00FB3510"/>
    <w:rsid w:val="00FB3E42"/>
    <w:rsid w:val="00FB4C8F"/>
    <w:rsid w:val="00FB55EB"/>
    <w:rsid w:val="00FB5BD5"/>
    <w:rsid w:val="00FB5D24"/>
    <w:rsid w:val="00FC0B03"/>
    <w:rsid w:val="00FC229F"/>
    <w:rsid w:val="00FC3954"/>
    <w:rsid w:val="00FC577E"/>
    <w:rsid w:val="00FC6A88"/>
    <w:rsid w:val="00FC6AD5"/>
    <w:rsid w:val="00FC6AED"/>
    <w:rsid w:val="00FC6DF6"/>
    <w:rsid w:val="00FD010E"/>
    <w:rsid w:val="00FD0FC2"/>
    <w:rsid w:val="00FD2D12"/>
    <w:rsid w:val="00FD3153"/>
    <w:rsid w:val="00FD5E76"/>
    <w:rsid w:val="00FD766E"/>
    <w:rsid w:val="00FE0120"/>
    <w:rsid w:val="00FE0649"/>
    <w:rsid w:val="00FE30F3"/>
    <w:rsid w:val="00FE343D"/>
    <w:rsid w:val="00FE6283"/>
    <w:rsid w:val="00FE74BF"/>
    <w:rsid w:val="00FE76F9"/>
    <w:rsid w:val="00FE7A37"/>
    <w:rsid w:val="00FF08C9"/>
    <w:rsid w:val="00FF15EE"/>
    <w:rsid w:val="00FF296B"/>
    <w:rsid w:val="00FF4766"/>
    <w:rsid w:val="00FF6520"/>
    <w:rsid w:val="00FF6FF9"/>
    <w:rsid w:val="00FF7800"/>
    <w:rsid w:val="00FF7D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17D0A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1A54"/>
    <w:pPr>
      <w:ind w:left="720"/>
      <w:contextualSpacing/>
    </w:pPr>
  </w:style>
  <w:style w:type="character" w:styleId="PlaceholderText">
    <w:name w:val="Placeholder Text"/>
    <w:basedOn w:val="DefaultParagraphFont"/>
    <w:uiPriority w:val="99"/>
    <w:semiHidden/>
    <w:rsid w:val="00421FCE"/>
    <w:rPr>
      <w:color w:val="808080"/>
    </w:rPr>
  </w:style>
  <w:style w:type="paragraph" w:styleId="Caption">
    <w:name w:val="caption"/>
    <w:basedOn w:val="Normal"/>
    <w:next w:val="Normal"/>
    <w:uiPriority w:val="35"/>
    <w:unhideWhenUsed/>
    <w:qFormat/>
    <w:rsid w:val="00532E1D"/>
    <w:pPr>
      <w:spacing w:after="200"/>
    </w:pPr>
    <w:rPr>
      <w:i/>
      <w:iCs/>
      <w:color w:val="44546A" w:themeColor="text2"/>
      <w:sz w:val="18"/>
      <w:szCs w:val="18"/>
    </w:rPr>
  </w:style>
  <w:style w:type="paragraph" w:styleId="Footer">
    <w:name w:val="footer"/>
    <w:basedOn w:val="Normal"/>
    <w:link w:val="FooterChar"/>
    <w:uiPriority w:val="99"/>
    <w:unhideWhenUsed/>
    <w:rsid w:val="00675F4E"/>
    <w:pPr>
      <w:tabs>
        <w:tab w:val="center" w:pos="4680"/>
        <w:tab w:val="right" w:pos="9360"/>
      </w:tabs>
    </w:pPr>
  </w:style>
  <w:style w:type="character" w:customStyle="1" w:styleId="FooterChar">
    <w:name w:val="Footer Char"/>
    <w:basedOn w:val="DefaultParagraphFont"/>
    <w:link w:val="Footer"/>
    <w:uiPriority w:val="99"/>
    <w:rsid w:val="00675F4E"/>
  </w:style>
  <w:style w:type="character" w:styleId="PageNumber">
    <w:name w:val="page number"/>
    <w:basedOn w:val="DefaultParagraphFont"/>
    <w:uiPriority w:val="99"/>
    <w:semiHidden/>
    <w:unhideWhenUsed/>
    <w:rsid w:val="00675F4E"/>
  </w:style>
  <w:style w:type="character" w:styleId="LineNumber">
    <w:name w:val="line number"/>
    <w:basedOn w:val="DefaultParagraphFont"/>
    <w:uiPriority w:val="99"/>
    <w:semiHidden/>
    <w:unhideWhenUsed/>
    <w:rsid w:val="00675F4E"/>
  </w:style>
  <w:style w:type="paragraph" w:styleId="BalloonText">
    <w:name w:val="Balloon Text"/>
    <w:basedOn w:val="Normal"/>
    <w:link w:val="BalloonTextChar"/>
    <w:uiPriority w:val="99"/>
    <w:semiHidden/>
    <w:unhideWhenUsed/>
    <w:rsid w:val="00525F9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5F91"/>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525F91"/>
    <w:rPr>
      <w:sz w:val="18"/>
      <w:szCs w:val="18"/>
    </w:rPr>
  </w:style>
  <w:style w:type="paragraph" w:styleId="CommentText">
    <w:name w:val="annotation text"/>
    <w:basedOn w:val="Normal"/>
    <w:link w:val="CommentTextChar"/>
    <w:uiPriority w:val="99"/>
    <w:semiHidden/>
    <w:unhideWhenUsed/>
    <w:rsid w:val="00525F91"/>
  </w:style>
  <w:style w:type="character" w:customStyle="1" w:styleId="CommentTextChar">
    <w:name w:val="Comment Text Char"/>
    <w:basedOn w:val="DefaultParagraphFont"/>
    <w:link w:val="CommentText"/>
    <w:uiPriority w:val="99"/>
    <w:semiHidden/>
    <w:rsid w:val="00525F91"/>
  </w:style>
  <w:style w:type="paragraph" w:styleId="CommentSubject">
    <w:name w:val="annotation subject"/>
    <w:basedOn w:val="CommentText"/>
    <w:next w:val="CommentText"/>
    <w:link w:val="CommentSubjectChar"/>
    <w:uiPriority w:val="99"/>
    <w:semiHidden/>
    <w:unhideWhenUsed/>
    <w:rsid w:val="00525F91"/>
    <w:rPr>
      <w:b/>
      <w:bCs/>
      <w:sz w:val="20"/>
      <w:szCs w:val="20"/>
    </w:rPr>
  </w:style>
  <w:style w:type="character" w:customStyle="1" w:styleId="CommentSubjectChar">
    <w:name w:val="Comment Subject Char"/>
    <w:basedOn w:val="CommentTextChar"/>
    <w:link w:val="CommentSubject"/>
    <w:uiPriority w:val="99"/>
    <w:semiHidden/>
    <w:rsid w:val="00525F91"/>
    <w:rPr>
      <w:b/>
      <w:bCs/>
      <w:sz w:val="20"/>
      <w:szCs w:val="20"/>
    </w:rPr>
  </w:style>
  <w:style w:type="paragraph" w:styleId="Revision">
    <w:name w:val="Revision"/>
    <w:hidden/>
    <w:uiPriority w:val="99"/>
    <w:semiHidden/>
    <w:rsid w:val="00D31B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3949872">
      <w:bodyDiv w:val="1"/>
      <w:marLeft w:val="0"/>
      <w:marRight w:val="0"/>
      <w:marTop w:val="0"/>
      <w:marBottom w:val="0"/>
      <w:divBdr>
        <w:top w:val="none" w:sz="0" w:space="0" w:color="auto"/>
        <w:left w:val="none" w:sz="0" w:space="0" w:color="auto"/>
        <w:bottom w:val="none" w:sz="0" w:space="0" w:color="auto"/>
        <w:right w:val="none" w:sz="0" w:space="0" w:color="auto"/>
      </w:divBdr>
    </w:div>
    <w:div w:id="496506687">
      <w:bodyDiv w:val="1"/>
      <w:marLeft w:val="0"/>
      <w:marRight w:val="0"/>
      <w:marTop w:val="0"/>
      <w:marBottom w:val="0"/>
      <w:divBdr>
        <w:top w:val="none" w:sz="0" w:space="0" w:color="auto"/>
        <w:left w:val="none" w:sz="0" w:space="0" w:color="auto"/>
        <w:bottom w:val="none" w:sz="0" w:space="0" w:color="auto"/>
        <w:right w:val="none" w:sz="0" w:space="0" w:color="auto"/>
      </w:divBdr>
    </w:div>
    <w:div w:id="1346053725">
      <w:bodyDiv w:val="1"/>
      <w:marLeft w:val="0"/>
      <w:marRight w:val="0"/>
      <w:marTop w:val="0"/>
      <w:marBottom w:val="0"/>
      <w:divBdr>
        <w:top w:val="none" w:sz="0" w:space="0" w:color="auto"/>
        <w:left w:val="none" w:sz="0" w:space="0" w:color="auto"/>
        <w:bottom w:val="none" w:sz="0" w:space="0" w:color="auto"/>
        <w:right w:val="none" w:sz="0" w:space="0" w:color="auto"/>
      </w:divBdr>
    </w:div>
    <w:div w:id="1552419606">
      <w:bodyDiv w:val="1"/>
      <w:marLeft w:val="0"/>
      <w:marRight w:val="0"/>
      <w:marTop w:val="0"/>
      <w:marBottom w:val="0"/>
      <w:divBdr>
        <w:top w:val="none" w:sz="0" w:space="0" w:color="auto"/>
        <w:left w:val="none" w:sz="0" w:space="0" w:color="auto"/>
        <w:bottom w:val="none" w:sz="0" w:space="0" w:color="auto"/>
        <w:right w:val="none" w:sz="0" w:space="0" w:color="auto"/>
      </w:divBdr>
    </w:div>
    <w:div w:id="1625386242">
      <w:bodyDiv w:val="1"/>
      <w:marLeft w:val="0"/>
      <w:marRight w:val="0"/>
      <w:marTop w:val="0"/>
      <w:marBottom w:val="0"/>
      <w:divBdr>
        <w:top w:val="none" w:sz="0" w:space="0" w:color="auto"/>
        <w:left w:val="none" w:sz="0" w:space="0" w:color="auto"/>
        <w:bottom w:val="none" w:sz="0" w:space="0" w:color="auto"/>
        <w:right w:val="none" w:sz="0" w:space="0" w:color="auto"/>
      </w:divBdr>
      <w:divsChild>
        <w:div w:id="1049308833">
          <w:marLeft w:val="0"/>
          <w:marRight w:val="0"/>
          <w:marTop w:val="0"/>
          <w:marBottom w:val="0"/>
          <w:divBdr>
            <w:top w:val="none" w:sz="0" w:space="0" w:color="auto"/>
            <w:left w:val="none" w:sz="0" w:space="0" w:color="auto"/>
            <w:bottom w:val="none" w:sz="0" w:space="0" w:color="auto"/>
            <w:right w:val="none" w:sz="0" w:space="0" w:color="auto"/>
          </w:divBdr>
        </w:div>
      </w:divsChild>
    </w:div>
    <w:div w:id="1737045730">
      <w:bodyDiv w:val="1"/>
      <w:marLeft w:val="0"/>
      <w:marRight w:val="0"/>
      <w:marTop w:val="0"/>
      <w:marBottom w:val="0"/>
      <w:divBdr>
        <w:top w:val="none" w:sz="0" w:space="0" w:color="auto"/>
        <w:left w:val="none" w:sz="0" w:space="0" w:color="auto"/>
        <w:bottom w:val="none" w:sz="0" w:space="0" w:color="auto"/>
        <w:right w:val="none" w:sz="0" w:space="0" w:color="auto"/>
      </w:divBdr>
    </w:div>
    <w:div w:id="17394776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microsoft.com/office/2011/relationships/people" Target="peop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7F7FF0-2D50-214C-A122-C8C3E4F94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14</Pages>
  <Words>28312</Words>
  <Characters>161385</Characters>
  <Application>Microsoft Macintosh Word</Application>
  <DocSecurity>0</DocSecurity>
  <Lines>1344</Lines>
  <Paragraphs>378</Paragraphs>
  <ScaleCrop>false</ScaleCrop>
  <HeadingPairs>
    <vt:vector size="2" baseType="variant">
      <vt:variant>
        <vt:lpstr>Title</vt:lpstr>
      </vt:variant>
      <vt:variant>
        <vt:i4>1</vt:i4>
      </vt:variant>
    </vt:vector>
  </HeadingPairs>
  <TitlesOfParts>
    <vt:vector size="1" baseType="lpstr">
      <vt:lpstr/>
    </vt:vector>
  </TitlesOfParts>
  <Company>Yale University</Company>
  <LinksUpToDate>false</LinksUpToDate>
  <CharactersWithSpaces>189319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Tekwa</dc:creator>
  <cp:keywords/>
  <dc:description/>
  <cp:lastModifiedBy>Edward Tekwa</cp:lastModifiedBy>
  <cp:revision>134</cp:revision>
  <cp:lastPrinted>2017-07-23T15:52:00Z</cp:lastPrinted>
  <dcterms:created xsi:type="dcterms:W3CDTF">2017-08-01T18:36:00Z</dcterms:created>
  <dcterms:modified xsi:type="dcterms:W3CDTF">2017-08-04T15:09:00Z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3a8236c8-debb-3c5f-9c7b-6e4cddafa12a</vt:lpwstr>
  </property>
  <property fmtid="{D5CDD505-2E9C-101B-9397-08002B2CF9AE}" pid="4" name="Mendeley Citation Style_1">
    <vt:lpwstr>http://www.zotero.org/styles/nature</vt:lpwstr>
  </property>
</Properties>
</file>