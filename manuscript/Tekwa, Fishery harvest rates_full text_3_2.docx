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679A9" w14:textId="1A9B46F9" w:rsidR="0090387C" w:rsidRDefault="0090387C" w:rsidP="00675F4E">
      <w:pPr>
        <w:suppressLineNumbers/>
        <w:rPr>
          <w:ins w:id="0" w:author="Edward Tekwa" w:date="2017-07-31T15:04:00Z"/>
          <w:b/>
        </w:rPr>
      </w:pPr>
      <w:ins w:id="1" w:author="Edward Tekwa" w:date="2017-07-31T15:04:00Z">
        <w:r>
          <w:rPr>
            <w:b/>
          </w:rPr>
          <w:t>A Predictive Path Dependent Model for Global Fishing Patterns</w:t>
        </w:r>
      </w:ins>
    </w:p>
    <w:p w14:paraId="76572BF2" w14:textId="5D4982F1" w:rsidR="003F1A54" w:rsidRDefault="00D16460" w:rsidP="00675F4E">
      <w:pPr>
        <w:suppressLineNumbers/>
        <w:rPr>
          <w:b/>
        </w:rPr>
      </w:pPr>
      <w:r>
        <w:rPr>
          <w:b/>
        </w:rPr>
        <w:t>Path Dependence</w:t>
      </w:r>
      <w:r w:rsidR="00C25733">
        <w:rPr>
          <w:b/>
        </w:rPr>
        <w:t xml:space="preserve"> in </w:t>
      </w:r>
      <w:r w:rsidR="00DD09B6">
        <w:rPr>
          <w:b/>
        </w:rPr>
        <w:t>Global Fishing Patterns</w:t>
      </w:r>
    </w:p>
    <w:p w14:paraId="7D9FE12E" w14:textId="77777777" w:rsidR="0013155F" w:rsidRDefault="0013155F" w:rsidP="00675F4E">
      <w:pPr>
        <w:suppressLineNumbers/>
        <w:rPr>
          <w:b/>
        </w:rPr>
      </w:pPr>
    </w:p>
    <w:p w14:paraId="093DE884" w14:textId="0BEA4317" w:rsidR="003F1A54" w:rsidRDefault="003F1A54" w:rsidP="00675F4E">
      <w:pPr>
        <w:suppressLineNumbers/>
        <w:outlineLvl w:val="0"/>
      </w:pPr>
      <w:r>
        <w:t>Edward Tekwa, Eli</w:t>
      </w:r>
      <w:ins w:id="2" w:author="Fenichel, Eli" w:date="2017-07-16T12:48:00Z">
        <w:r w:rsidR="00E54CD8">
          <w:t xml:space="preserve"> P.</w:t>
        </w:r>
      </w:ins>
      <w:r>
        <w:t xml:space="preserve"> </w:t>
      </w:r>
      <w:proofErr w:type="spellStart"/>
      <w:r>
        <w:t>Fenichel</w:t>
      </w:r>
      <w:proofErr w:type="spellEnd"/>
      <w:r>
        <w:t xml:space="preserve">, Simon Levin, </w:t>
      </w:r>
      <w:proofErr w:type="spellStart"/>
      <w:r>
        <w:t>Malin</w:t>
      </w:r>
      <w:proofErr w:type="spellEnd"/>
      <w:r>
        <w:t xml:space="preserve"> Pinsky</w:t>
      </w:r>
    </w:p>
    <w:p w14:paraId="270DBE56" w14:textId="68313429" w:rsidR="003F1A54" w:rsidRDefault="003F1FE9" w:rsidP="00675F4E">
      <w:pPr>
        <w:suppressLineNumbers/>
        <w:outlineLvl w:val="0"/>
      </w:pPr>
      <w:r>
        <w:t>July 14</w:t>
      </w:r>
      <w:r w:rsidR="003F1A54">
        <w:t>, 2017</w:t>
      </w:r>
    </w:p>
    <w:p w14:paraId="554BAD6D" w14:textId="77777777" w:rsidR="003F1A54" w:rsidRDefault="003F1A54" w:rsidP="00675F4E">
      <w:pPr>
        <w:suppressLineNumbers/>
        <w:outlineLvl w:val="0"/>
      </w:pPr>
    </w:p>
    <w:p w14:paraId="6A4F5C05" w14:textId="65420FD2" w:rsidR="00675F4E" w:rsidRDefault="007C39A7" w:rsidP="00FE30F3">
      <w:pPr>
        <w:suppressLineNumbers/>
        <w:rPr>
          <w:rFonts w:ascii="Times New Roman" w:eastAsia="Times New Roman" w:hAnsi="Times New Roman" w:cs="Times New Roman"/>
        </w:rPr>
      </w:pPr>
      <w:r>
        <w:rPr>
          <w:rFonts w:ascii="Times New Roman" w:eastAsia="Times New Roman" w:hAnsi="Times New Roman" w:cs="Times New Roman"/>
        </w:rPr>
        <w:t>[</w:t>
      </w:r>
      <w:r w:rsidR="006C6EA6">
        <w:rPr>
          <w:rFonts w:ascii="Times New Roman" w:eastAsia="Times New Roman" w:hAnsi="Times New Roman" w:cs="Times New Roman"/>
          <w:i/>
        </w:rPr>
        <w:t>Nature Letters guideline</w:t>
      </w:r>
      <w:r w:rsidR="00FE30F3">
        <w:rPr>
          <w:rFonts w:ascii="Times New Roman" w:eastAsia="Times New Roman" w:hAnsi="Times New Roman" w:cs="Times New Roman"/>
          <w:i/>
        </w:rPr>
        <w:t xml:space="preserve"> for first paragraph</w:t>
      </w:r>
      <w:r>
        <w:rPr>
          <w:rFonts w:ascii="Times New Roman" w:eastAsia="Times New Roman" w:hAnsi="Times New Roman" w:cs="Times New Roman"/>
          <w:i/>
        </w:rPr>
        <w:t xml:space="preserve">: </w:t>
      </w:r>
      <w:r w:rsidR="00F25B03" w:rsidRPr="00F25B03">
        <w:rPr>
          <w:rFonts w:ascii="Times New Roman" w:eastAsia="Times New Roman" w:hAnsi="Times New Roman" w:cs="Times New Roman"/>
        </w:rPr>
        <w:t>One or two sentences providing a basic introduction to the field, comprehensible to a scientist in any discipline. Two to three sentences of more detailed background, comprehensible to scientists in related disciplines. One sentence clearly stating the general problem being addressed by this particular study. One sentence summarizing the main result (with the words “here we show” or their equivalent). Two or three sentences explaining what the main result reveals in direct comparison to what was thought to be the case previously, or how the main result adds to previous knowledge. One or two sentences to put the results into a more general context. Two or three sentences to provide a broader perspective, readily comprehensible to a scientist in any discipline, may be included in the first paragraph if the editor considers that the accessibility of the paper is significantly enhanced by their inclusion. Under these circumstances, the length of the paragraph can be up to 300 words</w:t>
      </w:r>
      <w:r w:rsidR="00D4659A">
        <w:rPr>
          <w:rFonts w:ascii="Times New Roman" w:eastAsia="Times New Roman" w:hAnsi="Times New Roman" w:cs="Times New Roman"/>
        </w:rPr>
        <w:t>.</w:t>
      </w:r>
      <w:r w:rsidR="006C6EA6">
        <w:rPr>
          <w:rFonts w:ascii="Times New Roman" w:eastAsia="Times New Roman" w:hAnsi="Times New Roman" w:cs="Times New Roman"/>
        </w:rPr>
        <w:t>]</w:t>
      </w:r>
    </w:p>
    <w:p w14:paraId="00DAE3E0" w14:textId="0170F4CA" w:rsidR="00D4659A" w:rsidRDefault="00D4659A" w:rsidP="00FE30F3">
      <w:pPr>
        <w:suppressLineNumbers/>
        <w:rPr>
          <w:rFonts w:ascii="Times New Roman" w:eastAsia="Times New Roman" w:hAnsi="Times New Roman" w:cs="Times New Roman"/>
        </w:rPr>
      </w:pPr>
    </w:p>
    <w:p w14:paraId="1D8E715A" w14:textId="4855A964" w:rsidR="00521039" w:rsidRDefault="00997F23" w:rsidP="002D4404">
      <w:pPr>
        <w:rPr>
          <w:rFonts w:eastAsia="Times New Roman" w:cs="Times New Roman"/>
        </w:rPr>
      </w:pPr>
      <w:ins w:id="3" w:author="Edward Tekwa" w:date="2017-07-22T13:06:00Z">
        <w:r>
          <w:t xml:space="preserve">The </w:t>
        </w:r>
      </w:ins>
      <w:ins w:id="4" w:author="Edward Tekwa" w:date="2017-07-20T11:11:00Z">
        <w:r>
          <w:t>s</w:t>
        </w:r>
        <w:r w:rsidR="000054F6">
          <w:t xml:space="preserve">ustainable </w:t>
        </w:r>
      </w:ins>
      <w:ins w:id="5" w:author="Edward Tekwa" w:date="2017-07-22T15:59:00Z">
        <w:r w:rsidR="0090387C">
          <w:t>harvest</w:t>
        </w:r>
      </w:ins>
      <w:ins w:id="6" w:author="Edward Tekwa" w:date="2017-07-20T11:11:00Z">
        <w:r w:rsidR="000054F6">
          <w:t xml:space="preserve"> of natural resource</w:t>
        </w:r>
      </w:ins>
      <w:ins w:id="7" w:author="Edward Tekwa" w:date="2017-07-22T13:06:00Z">
        <w:r>
          <w:t>s</w:t>
        </w:r>
      </w:ins>
      <w:ins w:id="8" w:author="Edward Tekwa" w:date="2017-07-20T11:13:00Z">
        <w:r w:rsidR="000054F6">
          <w:t xml:space="preserve"> is becomi</w:t>
        </w:r>
        <w:r w:rsidR="0052519C">
          <w:t>ng increasingly imperative</w:t>
        </w:r>
      </w:ins>
      <w:ins w:id="9" w:author="Edward Tekwa" w:date="2017-07-31T15:02:00Z">
        <w:r w:rsidR="0090387C">
          <w:t xml:space="preserve"> to support growing populations and demands</w:t>
        </w:r>
      </w:ins>
      <w:ins w:id="10" w:author="Edward Tekwa" w:date="2017-07-20T11:13:00Z">
        <w:r w:rsidR="0052519C">
          <w:t>, yet mismanagement persists worldwide</w:t>
        </w:r>
      </w:ins>
      <w:ins w:id="11" w:author="Edward Tekwa" w:date="2017-07-31T15:22:00Z">
        <w:r w:rsidR="00D83DFA">
          <w:fldChar w:fldCharType="begin" w:fldLock="1"/>
        </w:r>
      </w:ins>
      <w:r w:rsidR="00B83524">
        <w:instrText>ADDIN CSL_CITATION { "citationItems" : [ { "id" : "ITEM-1", "itemData" : { "URL" : "http://www.un.org/sustainabledevelopment/", "author" : [ { "dropping-particle" : "", "family" : "UN", "given" : "", "non-dropping-particle" : "", "parse-names" : false, "suffix" : "" } ], "id" : "ITEM-1", "issued" : { "date-parts" : [ [ "2015" ] ] }, "title" : "Sustainable Development Goals", "type" : "webpage" }, "uris" : [ "http://www.mendeley.com/documents/?uuid=358969f4-2c35-42ee-b667-bbfa804e0dcd" ] } ], "mendeley" : { "formattedCitation" : "&lt;sup&gt;1&lt;/sup&gt;", "plainTextFormattedCitation" : "1", "previouslyFormattedCitation" : "&lt;sup&gt;1&lt;/sup&gt;" }, "properties" : { "noteIndex" : 0 }, "schema" : "https://github.com/citation-style-language/schema/raw/master/csl-citation.json" }</w:instrText>
      </w:r>
      <w:r w:rsidR="00D83DFA">
        <w:fldChar w:fldCharType="separate"/>
      </w:r>
      <w:r w:rsidR="00D83DFA" w:rsidRPr="00D83DFA">
        <w:rPr>
          <w:noProof/>
          <w:vertAlign w:val="superscript"/>
        </w:rPr>
        <w:t>1</w:t>
      </w:r>
      <w:ins w:id="12" w:author="Edward Tekwa" w:date="2017-07-31T15:22:00Z">
        <w:r w:rsidR="00D83DFA">
          <w:fldChar w:fldCharType="end"/>
        </w:r>
      </w:ins>
      <w:ins w:id="13" w:author="Edward Tekwa" w:date="2017-07-20T11:13:00Z">
        <w:r w:rsidR="0052519C">
          <w:t xml:space="preserve">.  </w:t>
        </w:r>
      </w:ins>
      <w:ins w:id="14" w:author="Edward Tekwa" w:date="2017-07-31T15:33:00Z">
        <w:r w:rsidR="00397FE6">
          <w:t>Variation</w:t>
        </w:r>
      </w:ins>
      <w:ins w:id="15" w:author="Edward Tekwa" w:date="2017-07-31T15:23:00Z">
        <w:r w:rsidR="00D83DFA">
          <w:t xml:space="preserve">s in harvest </w:t>
        </w:r>
      </w:ins>
      <w:ins w:id="16" w:author="Edward Tekwa" w:date="2017-07-31T15:34:00Z">
        <w:r w:rsidR="008F6FEC">
          <w:t>sustainability</w:t>
        </w:r>
      </w:ins>
      <w:ins w:id="17" w:author="Edward Tekwa" w:date="2017-07-31T15:23:00Z">
        <w:r w:rsidR="00D83DFA">
          <w:t xml:space="preserve"> may be explained</w:t>
        </w:r>
      </w:ins>
      <w:ins w:id="18" w:author="Edward Tekwa" w:date="2017-07-31T15:24:00Z">
        <w:r w:rsidR="00D83DFA">
          <w:t xml:space="preserve"> by institutional differences, such as</w:t>
        </w:r>
      </w:ins>
      <w:ins w:id="19" w:author="Edward Tekwa" w:date="2017-07-31T15:25:00Z">
        <w:r w:rsidR="00447995">
          <w:t xml:space="preserve"> </w:t>
        </w:r>
      </w:ins>
      <w:ins w:id="20" w:author="Edward Tekwa" w:date="2017-07-31T16:23:00Z">
        <w:r w:rsidR="002E1F51">
          <w:t>governance</w:t>
        </w:r>
      </w:ins>
      <w:ins w:id="21" w:author="Edward Tekwa" w:date="2017-07-31T15:25:00Z">
        <w:r w:rsidR="00447995">
          <w:t xml:space="preserve"> strength and </w:t>
        </w:r>
      </w:ins>
      <w:ins w:id="22" w:author="Edward Tekwa" w:date="2017-07-31T15:27:00Z">
        <w:r w:rsidR="00527C13">
          <w:t>conse</w:t>
        </w:r>
        <w:r w:rsidR="008F6FEC">
          <w:t xml:space="preserve">rvation agendas, but </w:t>
        </w:r>
        <w:r w:rsidR="00527C13">
          <w:t xml:space="preserve">even apparently ideal and identical institutions </w:t>
        </w:r>
      </w:ins>
      <w:ins w:id="23" w:author="Edward Tekwa" w:date="2017-07-31T15:29:00Z">
        <w:r w:rsidR="00527C13">
          <w:t xml:space="preserve">can </w:t>
        </w:r>
        <w:r w:rsidR="008F6FEC">
          <w:t>greatly diverge following slight</w:t>
        </w:r>
      </w:ins>
      <w:ins w:id="24" w:author="Edward Tekwa" w:date="2017-07-31T15:35:00Z">
        <w:r w:rsidR="00B34DD5">
          <w:t xml:space="preserve"> historical differences</w:t>
        </w:r>
      </w:ins>
      <w:ins w:id="25" w:author="Edward Tekwa" w:date="2017-07-31T15:29:00Z">
        <w:r w:rsidR="008F6FEC">
          <w:t>.</w:t>
        </w:r>
        <w:r w:rsidR="00527C13">
          <w:t xml:space="preserve"> </w:t>
        </w:r>
      </w:ins>
      <w:ins w:id="26" w:author="Edward Tekwa" w:date="2017-07-31T15:35:00Z">
        <w:r w:rsidR="00B34DD5">
          <w:t xml:space="preserve"> </w:t>
        </w:r>
      </w:ins>
      <w:ins w:id="27" w:author="Edward Tekwa" w:date="2017-07-22T16:13:00Z">
        <w:r w:rsidR="00D94BE6">
          <w:t xml:space="preserve">This hypothesis belongs to the cross-disciplinary concept of path dependence, which </w:t>
        </w:r>
      </w:ins>
      <w:ins w:id="28" w:author="Edward Tekwa" w:date="2017-07-22T11:52:00Z">
        <w:r w:rsidR="00E441FE">
          <w:t xml:space="preserve">is often theoretically and </w:t>
        </w:r>
      </w:ins>
      <w:ins w:id="29" w:author="Edward Tekwa" w:date="2017-07-22T11:55:00Z">
        <w:r w:rsidR="001B4006">
          <w:t>descriptively</w:t>
        </w:r>
      </w:ins>
      <w:ins w:id="30" w:author="Edward Tekwa" w:date="2017-07-31T16:24:00Z">
        <w:r w:rsidR="00F76307">
          <w:t xml:space="preserve"> explored</w:t>
        </w:r>
      </w:ins>
      <w:ins w:id="31" w:author="Edward Tekwa" w:date="2017-07-22T16:14:00Z">
        <w:r w:rsidR="00D456B5">
          <w:t xml:space="preserve"> </w:t>
        </w:r>
        <w:r w:rsidR="0088740F">
          <w:t xml:space="preserve">in </w:t>
        </w:r>
        <w:r w:rsidR="00D01E1B">
          <w:t>socio</w:t>
        </w:r>
      </w:ins>
      <w:ins w:id="32" w:author="Edward Tekwa" w:date="2017-07-31T15:37:00Z">
        <w:r w:rsidR="002B5AC7">
          <w:t>-eco</w:t>
        </w:r>
      </w:ins>
      <w:ins w:id="33" w:author="Edward Tekwa" w:date="2017-07-22T16:14:00Z">
        <w:r w:rsidR="00D01E1B">
          <w:t>logical systems</w:t>
        </w:r>
      </w:ins>
      <w:ins w:id="34" w:author="Edward Tekwa" w:date="2017-07-22T16:26:00Z">
        <w:r w:rsidR="00B66FCB">
          <w:fldChar w:fldCharType="begin" w:fldLock="1"/>
        </w:r>
      </w:ins>
      <w:r w:rsidR="00D83DFA">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"id" : "ITEM-2",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"ITEM-2", "issue" : "18", "issued" : { "date-parts" : [ [ "2011" ] ] }, "page" : "7333-7338", "title" : "Managing ecological thresholds in coupled environmental-human systems.", "type" : "article-journal", "volume" : "108" }, "uris" : [ "http://www.mendeley.com/documents/?uuid=fbd250ba-cd8e-41bb-9422-766cee457447" ] }, { "id" : "ITEM-3",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"ITEM-3", "issued" : { "date-parts" : [ [ "2016" ] ] }, "publisher" : "Elsevier B.V.", "title" : "Tinbergen and tipping points: Could some thresholds be policy-induced?", "type" : "article-journal" }, "uris" : [ "http://www.mendeley.com/documents/?uuid=61b4550a-3a61-4273-8a3e-737d5c53c3de" ] } ], "mendeley" : { "formattedCitation" : "&lt;sup&gt;2\u20134&lt;/sup&gt;", "plainTextFormattedCitation" : "2\u20134", "previouslyFormattedCitation" : "&lt;sup&gt;2\u20134&lt;/sup&gt;" }, "properties" : { "noteIndex" : 0 }, "schema" : "https://github.com/citation-style-language/schema/raw/master/csl-citation.json" }</w:instrText>
      </w:r>
      <w:r w:rsidR="00B66FCB">
        <w:fldChar w:fldCharType="separate"/>
      </w:r>
      <w:r w:rsidR="0090387C" w:rsidRPr="0090387C">
        <w:rPr>
          <w:noProof/>
          <w:vertAlign w:val="superscript"/>
        </w:rPr>
        <w:t>2–4</w:t>
      </w:r>
      <w:ins w:id="35" w:author="Edward Tekwa" w:date="2017-07-22T16:26:00Z">
        <w:r w:rsidR="00B66FCB">
          <w:fldChar w:fldCharType="end"/>
        </w:r>
      </w:ins>
      <w:ins w:id="36" w:author="Edward Tekwa" w:date="2017-07-22T16:14:00Z">
        <w:r w:rsidR="0088740F">
          <w:t>,</w:t>
        </w:r>
      </w:ins>
      <w:ins w:id="37" w:author="Edward Tekwa" w:date="2017-07-22T12:03:00Z">
        <w:r w:rsidR="00E74503">
          <w:t xml:space="preserve"> evolutionary </w:t>
        </w:r>
      </w:ins>
      <w:ins w:id="38" w:author="Edward Tekwa" w:date="2017-07-31T15:38:00Z">
        <w:r w:rsidR="002B5AC7">
          <w:t>histories</w:t>
        </w:r>
      </w:ins>
      <w:ins w:id="39" w:author="Edward Tekwa" w:date="2017-07-22T12:03:00Z">
        <w:r w:rsidR="00E74503">
          <w:fldChar w:fldCharType="begin" w:fldLock="1"/>
        </w:r>
      </w:ins>
      <w:r w:rsidR="00D83DFA">
        <w:instrText>ADDIN CSL_CITATION { "citationItems" : [ { "id" : "ITEM-1", "itemData" : { "DOI" : "10.1126/science.860134", "ISBN" : "0036-8075 (Print)\\r0036-8075 (Linking)", "ISSN" : "0036-8075", "PMID" : "860134", "abstract" : "They answer any possible ial between the . What is the es- sence of life?\" were replaced by such limited as \"How does a stone fall?", "author" : [ { "dropping-particle" : "", "family" : "Jacob", "given" : "Francois", "non-dropping-particle" : "", "parse-names" : false, "suffix" : "" } ], "container-title" : "Science", "id" : "ITEM-1", "issue" : "4295", "issued" : { "date-parts" : [ [ "1977" ] ] }, "page" : "1161-1166", "title" : "Evolution and tinkering", "type" : "article-journal", "volume" : "196" }, "uris" : [ "http://www.mendeley.com/documents/?uuid=71c12ea2-54ee-4c03-87b8-b2ffcb8e904f" ] }, { "id" : "ITEM-2", "itemData" : { "author" : [ { "dropping-particle" : "", "family" : "Gould", "given" : "Stephen Jay", "non-dropping-particle" : "", "parse-names" : false, "suffix" : "" } ], "container-title" : "Scientific American", "id" : "ITEM-2", "issue" : "4", "issued" : { "date-parts" : [ [ "1994" ] ] }, "page" : "84-91", "title" : "The evolution of life on the earth", "type" : "article-journal", "volume" : "271" }, "uris" : [ "http://www.mendeley.com/documents/?uuid=45ed2b6e-b663-4c5f-9d97-efbcb81854fd" ] } ], "mendeley" : { "formattedCitation" : "&lt;sup&gt;5,6&lt;/sup&gt;", "plainTextFormattedCitation" : "5,6", "previouslyFormattedCitation" : "&lt;sup&gt;5,6&lt;/sup&gt;" }, "properties" : { "noteIndex" : 0 }, "schema" : "https://github.com/citation-style-language/schema/raw/master/csl-citation.json" }</w:instrText>
      </w:r>
      <w:ins w:id="40" w:author="Edward Tekwa" w:date="2017-07-22T12:03:00Z">
        <w:r w:rsidR="00E74503">
          <w:fldChar w:fldCharType="separate"/>
        </w:r>
      </w:ins>
      <w:r w:rsidR="0090387C" w:rsidRPr="0090387C">
        <w:rPr>
          <w:noProof/>
          <w:vertAlign w:val="superscript"/>
        </w:rPr>
        <w:t>5,6</w:t>
      </w:r>
      <w:ins w:id="41" w:author="Edward Tekwa" w:date="2017-07-22T12:03:00Z">
        <w:r w:rsidR="00E74503">
          <w:fldChar w:fldCharType="end"/>
        </w:r>
        <w:r w:rsidR="00E74503">
          <w:t>,</w:t>
        </w:r>
      </w:ins>
      <w:ins w:id="42" w:author="Edward Tekwa" w:date="2017-07-31T15:38:00Z">
        <w:r w:rsidR="002B5AC7">
          <w:t xml:space="preserve"> cell</w:t>
        </w:r>
      </w:ins>
      <w:ins w:id="43" w:author="Edward Tekwa" w:date="2017-07-22T12:03:00Z">
        <w:r w:rsidR="00E74503">
          <w:t xml:space="preserve"> development</w:t>
        </w:r>
      </w:ins>
      <w:ins w:id="44" w:author="Edward Tekwa" w:date="2017-07-31T15:38:00Z">
        <w:r w:rsidR="002B5AC7">
          <w:t>s</w:t>
        </w:r>
      </w:ins>
      <w:ins w:id="45" w:author="Edward Tekwa" w:date="2017-07-22T12:03:00Z">
        <w:r w:rsidR="00E74503">
          <w:fldChar w:fldCharType="begin" w:fldLock="1"/>
        </w:r>
      </w:ins>
      <w:r w:rsidR="00D83DFA">
        <w:instrText>ADDIN CSL_CITATION { "citationItems" : [ { "id" : "ITEM-1", "itemData" : { "author" : [ { "dropping-particle" : "", "family" : "Waddington", "given" : "C.H.",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"http://www.mendeley.com/documents/?uuid=d4ababa1-a449-45c3-85f7-43ed061d6c77" ] }, { "id" : "ITEM-2",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"ITEM-2",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"ITEM-3",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"ITEM-3", "issued" : { "date-parts" : [ [ "2009" ] ] }, "page" : "90", "title" : "The smallest chemical reaction system with bistability", "type" : "article-journal", "volume" : "3" }, "uris" : [ "http://www.mendeley.com/documents/?uuid=5b0af069-7261-4a38-a116-9d21a8165730" ] } ], "mendeley" : { "formattedCitation" : "&lt;sup&gt;7\u20139&lt;/sup&gt;", "plainTextFormattedCitation" : "7\u20139", "previouslyFormattedCitation" : "&lt;sup&gt;7\u20139&lt;/sup&gt;" }, "properties" : { "noteIndex" : 0 }, "schema" : "https://github.com/citation-style-language/schema/raw/master/csl-citation.json" }</w:instrText>
      </w:r>
      <w:ins w:id="46" w:author="Edward Tekwa" w:date="2017-07-22T12:03:00Z">
        <w:r w:rsidR="00E74503">
          <w:fldChar w:fldCharType="separate"/>
        </w:r>
      </w:ins>
      <w:r w:rsidR="0090387C" w:rsidRPr="0090387C">
        <w:rPr>
          <w:noProof/>
          <w:vertAlign w:val="superscript"/>
        </w:rPr>
        <w:t>7–9</w:t>
      </w:r>
      <w:ins w:id="47" w:author="Edward Tekwa" w:date="2017-07-22T12:03:00Z">
        <w:r w:rsidR="00E74503">
          <w:fldChar w:fldCharType="end"/>
        </w:r>
        <w:r w:rsidR="00E74503">
          <w:t>, ecolog</w:t>
        </w:r>
        <w:r w:rsidR="002B5AC7">
          <w:t>ical systems</w:t>
        </w:r>
        <w:r w:rsidR="00E74503">
          <w:fldChar w:fldCharType="begin" w:fldLock="1"/>
        </w:r>
      </w:ins>
      <w:r w:rsidR="00D83DFA">
        <w: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"ITEM-2", "issue" : "7", "issued" : { "date-parts" : [ [ "2003" ] ] }, "page" : "376-382", "title" : "Alternative stable states in ecology", "type" : "article-journal", "volume" : "1" }, "uris" : [ "http://www.mendeley.com/documents/?uuid=88b0a006-7e18-454b-9c3a-1d535bc1963a" ] }, { "id" : "ITEM-3",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"ITEM-3", "issue" : "40", "issued" : { "date-parts" : [ [ "2009" ] ] }, "page" : "17187-17192", "title" : "Human gut microbiome adopts an alternative state following small bowel transplantation", "type" : "article-journal", "volume" : "106" }, "uris" : [ "http://www.mendeley.com/documents/?uuid=6e25d2b3-20ac-4edc-b5c1-9eaafd08d9e0" ] }, { "id" : "ITEM-4",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"ITEM-4", "issue" : "6053", "issued" : { "date-parts" : [ [ "2011" ] ] }, "page" : "230-232", "title" : "The global extent and determinants of savanna and forest as alternative biome states", "type" : "article-journal", "volume" : "334" }, "uris" : [ "http://www.mendeley.com/documents/?uuid=6adc74e8-24a4-490b-a848-87c40d90b749" ] }, { "id" : "ITEM-5",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"ITEM-5", "issue" : "52", "issued" : { "date-parts" : [ [ "2012" ] ] }, "page" : "21384-9", "title" : "Thresholds for boreal biome transitions.", "type" : "article-journal", "volume" : "109" }, "uris" : [ "http://www.mendeley.com/documents/?uuid=149d1781-d3c7-4c2e-9404-33476e805097" ] }, { "id" : "ITEM-6", "itemData" : { "DOI" : "10.1098/rstb.2013.0269", "ISBN" : "0962-8436", "ISSN" : "0962-8436", "abstract" : "A pronounced, widespread and persistent regime shift among marine ecosystems is observable on temperate rocky reefs as a result of sea urchin overgrazing. Here, we empirically define regime-shift dynamics for this grazing system which transitions between productive macroalgal beds and impoverished urchin barrens. Catastrophic in nature, urchin overgrazing in a well-studied Australian system demonstrates a discontinuous regime shift, which is of particular management concern as recovery of desirable macroalgal beds requires reducing grazers to well below the initial threshold of overgrazing. Generality of this regime-shift dynamic is explored across 13 rocky reef systems (spanning 11 different regions from both hemispheres) by compiling available survey data (totalling 10 901 quadrats surveyed in situ) plus experimental regime-shift responses (observed during a total of 57 in situ manipulations). The emergent and globally coherent pattern shows urchin grazing to cause a discontinuous \u2018catastrophic\u2019 regime shift, with hysteresis effect of approximately one order of magnitude in urchin biomass between critical thresholds of overgrazing and recovery. Different life-history traits appear to create asymmetry in the pace of overgrazing versus recovery. Once shifted, strong feedback mechanisms provide resilience for each alternative state thus defining the catastrophic nature of this regime shift. Importantly, human-derived stressors can act to erode resilience of desirable macroalgal beds while strengthening resilience of urchin barrens, thus exacerbating the risk, spatial extent and irreversibility of an unwanted regime shift for marine ecosystems.", "author" : [ { "dropping-particle" : "", "family" : "Ling", "given" : "S.D.", "non-dropping-particle" : "", "parse-names" : false, "suffix" : "" }, { "dropping-particle" : "", "family" : "Scheibling", "given" : "R.E.", "non-dropping-particle" : "", "parse-names" : false, "suffix" : "" }, { "dropping-particle" : "", "family" : "Rassweiler", "given" : "A.", "non-dropping-particle" : "", "parse-names" : false, "suffix" : "" }, { "dropping-particle" : "", "family" : "Johnson", "given" : "C.R.", "non-dropping-particle" : "", "parse-names" : false, "suffix" : "" }, { "dropping-particle" : "", "family" : "Shears", "given" : "N.", "non-dropping-particle" : "", "parse-names" : false, "suffix" : "" }, { "dropping-particle" : "", "family" : "Connell", "given" : "S.D.", "non-dropping-particle" : "", "parse-names" : false, "suffix" : "" }, { "dropping-particle" : "", "family" : "Salomon", "given" : "A.K.", "non-dropping-particle" : "", "parse-names" : false, "suffix" : "" }, { "dropping-particle" : "", "family" : "Norderhaug", "given" : "K.M.", "non-dropping-particle" : "", "parse-names" : false, "suffix" : "" }, { "dropping-particle" : "", "family" : "Perez-Matus", "given" : "A.", "non-dropping-particle" : "", "parse-names" : false, "suffix" : "" }, { "dropping-particle" : "", "family" : "Hernandez", "given" : "J.C.", "non-dropping-particle" : "", "parse-names" : false, "suffix" : "" }, { "dropping-particle" : "", "family" : "Clemente", "given" : "S.", "non-dropping-particle" : "", "parse-names" : false, "suffix" : "" }, { "dropping-particle" : "", "family" : "Blamey", "given" : "L.K.", "non-dropping-particle" : "", "parse-names" : false, "suffix" : "" }, { "dropping-particle" : "", "family" : "Hereu", "given" : "B.", "non-dropping-particle" : "", "parse-names" : false, "suffix" : "" }, { "dropping-particle" : "", "family" : "Ballesteros", "given" : "E.", "non-dropping-particle" : "", "parse-names" : false, "suffix" : "" }, { "dropping-particle" : "", "family" : "Sala", "given" : "E.", "non-dropping-particle" : "", "parse-names" : false, "suffix" : "" }, { "dropping-particle" : "", "family" : "Garrabou", "given" : "J.", "non-dropping-particle" : "", "parse-names" : false, "suffix" : "" }, { "dropping-particle" : "", "family" : "Cebrian", "given" : "E.", "non-dropping-particle" : "", "parse-names" : false, "suffix" : "" }, { "dropping-particle" : "", "family" : "Zabala", "given" : "M.", "non-dropping-particle" : "", "parse-names" : false, "suffix" : "" }, { "dropping-particle" : "", "family" : "Fujita", "given" : "D.", "non-dropping-particle" : "", "parse-names" : false, "suffix" : "" }, { "dropping-particle" : "", "family" : "Johnson", "given" : "L.E.", "non-dropping-particle" : "", "parse-names" : false, "suffix" : "" } ], "container-title" : "Philosophical Transactions of the Royal Society B: Biological Sciences", "id" : "ITEM-6", "issued" : { "date-parts" : [ [ "2015" ] ] }, "page" : "20130269", "title" : "Global regime shift dynamics of catastrophic sea urchin overgrazing", "type" : "article-journal", "volume" : "370" }, "uris" : [ "http://www.mendeley.com/documents/?uuid=e02fd026-6eea-41e6-a649-ed067bd5cda5" ] } ], "mendeley" : { "formattedCitation" : "&lt;sup&gt;10\u201315&lt;/sup&gt;", "plainTextFormattedCitation" : "10\u201315", "previouslyFormattedCitation" : "&lt;sup&gt;10\u201315&lt;/sup&gt;" }, "properties" : { "noteIndex" : 0 }, "schema" : "https://github.com/citation-style-language/schema/raw/master/csl-citation.json" }</w:instrText>
      </w:r>
      <w:ins w:id="48" w:author="Edward Tekwa" w:date="2017-07-22T12:03:00Z">
        <w:r w:rsidR="00E74503">
          <w:fldChar w:fldCharType="separate"/>
        </w:r>
      </w:ins>
      <w:r w:rsidR="0090387C" w:rsidRPr="0090387C">
        <w:rPr>
          <w:noProof/>
          <w:vertAlign w:val="superscript"/>
        </w:rPr>
        <w:t>10–15</w:t>
      </w:r>
      <w:ins w:id="49" w:author="Edward Tekwa" w:date="2017-07-22T12:03:00Z">
        <w:r w:rsidR="00E74503">
          <w:fldChar w:fldCharType="end"/>
        </w:r>
        <w:r w:rsidR="002B5AC7">
          <w:t xml:space="preserve">, and </w:t>
        </w:r>
      </w:ins>
      <w:ins w:id="50" w:author="Edward Tekwa" w:date="2017-07-31T15:38:00Z">
        <w:r w:rsidR="002B5AC7">
          <w:t>economic</w:t>
        </w:r>
      </w:ins>
      <w:ins w:id="51" w:author="Edward Tekwa" w:date="2017-07-22T12:03:00Z">
        <w:r w:rsidR="002B5AC7">
          <w:t xml:space="preserve"> developments</w:t>
        </w:r>
        <w:r w:rsidR="00E74503">
          <w:fldChar w:fldCharType="begin" w:fldLock="1"/>
        </w:r>
      </w:ins>
      <w:r w:rsidR="00D83DFA">
        <w:instrText>ADDIN CSL_CITATION { "citationItems" : [ { "id" : "ITEM-1",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"ITEM-1", "issued" : { "date-parts" : [ [ "2000" ] ] }, "page" : "15-36", "publisher" : "Edward Elgar", "publisher-place" : "Chelthenham, UK", "title" : "Path dependence, its critics and the quest for \u2018historical economics\u2019", "type" : "chapter" }, "uris" : [ "http://www.mendeley.com/documents/?uuid=66d80a62-e8f9-47da-9eb5-d300bde04523" ] }, { "id" : "ITEM-2", "itemData" : { "author" : [ { "dropping-particle" : "", "family" : "North", "given" : "Douglass C.", "non-dropping-particle" : "", "parse-names" : false, "suffix" : "" } ], "id" : "ITEM-2", "issued" : { "date-parts" : [ [ "1990" ] ] }, "publisher" : "Cambridge University Press", "publisher-place" : "Cambridge, UK", "title" : "Institutions, institutional change and economic performance", "type" : "book" }, "uris" : [ "http://www.mendeley.com/documents/?uuid=d00b8795-3589-4f49-9172-ac18d0e2df3f" ] }, { "id" : "ITEM-3", "itemData" : { "author" : [ { "dropping-particle" : "", "family" : "Pierson", "given" : "Paul", "non-dropping-particle" : "", "parse-names" : false, "suffix" : "" } ], "container-title" : "The American Political Science Review", "id" : "ITEM-3", "issue" : "2", "issued" : { "date-parts" : [ [ "2000" ] ] }, "page" : "251-267", "title" : "Increasing returns, path dependence, and the study of politics", "type" : "article-journal", "volume" : "94" }, "uris" : [ "http://www.mendeley.com/documents/?uuid=b1e09d32-0685-4f69-b2c2-3c3df06827dd" ] } ], "mendeley" : { "formattedCitation" : "&lt;sup&gt;16\u201318&lt;/sup&gt;", "plainTextFormattedCitation" : "16\u201318", "previouslyFormattedCitation" : "&lt;sup&gt;16\u201318&lt;/sup&gt;" }, "properties" : { "noteIndex" : 0 }, "schema" : "https://github.com/citation-style-language/schema/raw/master/csl-citation.json" }</w:instrText>
      </w:r>
      <w:ins w:id="52" w:author="Edward Tekwa" w:date="2017-07-22T12:03:00Z">
        <w:r w:rsidR="00E74503">
          <w:fldChar w:fldCharType="separate"/>
        </w:r>
      </w:ins>
      <w:r w:rsidR="0090387C" w:rsidRPr="0090387C">
        <w:rPr>
          <w:noProof/>
          <w:vertAlign w:val="superscript"/>
        </w:rPr>
        <w:t>16–18</w:t>
      </w:r>
      <w:ins w:id="53" w:author="Edward Tekwa" w:date="2017-07-22T12:03:00Z">
        <w:r w:rsidR="00E74503">
          <w:fldChar w:fldCharType="end"/>
        </w:r>
      </w:ins>
      <w:ins w:id="54" w:author="Edward Tekwa" w:date="2017-07-22T16:14:00Z">
        <w:r w:rsidR="00D94BE6">
          <w:t>.</w:t>
        </w:r>
      </w:ins>
      <w:ins w:id="55" w:author="Edward Tekwa" w:date="2017-07-22T11:52:00Z">
        <w:r w:rsidR="00D01E1B">
          <w:t xml:space="preserve"> </w:t>
        </w:r>
      </w:ins>
      <w:ins w:id="56" w:author="Edward Tekwa" w:date="2017-07-31T16:25:00Z">
        <w:r w:rsidR="003536A9">
          <w:t xml:space="preserve"> However, n</w:t>
        </w:r>
      </w:ins>
      <w:ins w:id="57" w:author="Edward Tekwa" w:date="2017-07-22T11:52:00Z">
        <w:r w:rsidR="001B4006">
          <w:t>o predictive model</w:t>
        </w:r>
      </w:ins>
      <w:ins w:id="58" w:author="Edward Tekwa" w:date="2017-07-31T15:42:00Z">
        <w:r w:rsidR="00877AA4">
          <w:t xml:space="preserve"> of path dependence</w:t>
        </w:r>
      </w:ins>
      <w:ins w:id="59" w:author="Edward Tekwa" w:date="2017-07-22T11:52:00Z">
        <w:r w:rsidR="001B4006">
          <w:t xml:space="preserve"> </w:t>
        </w:r>
      </w:ins>
      <w:ins w:id="60" w:author="Edward Tekwa" w:date="2017-07-22T12:29:00Z">
        <w:r w:rsidR="00BE12AB">
          <w:t xml:space="preserve">has </w:t>
        </w:r>
      </w:ins>
      <w:ins w:id="61" w:author="Edward Tekwa" w:date="2017-07-22T11:52:00Z">
        <w:r w:rsidR="001B4006">
          <w:t xml:space="preserve">been tested </w:t>
        </w:r>
      </w:ins>
      <w:ins w:id="62" w:author="Edward Tekwa" w:date="2017-07-22T16:26:00Z">
        <w:r w:rsidR="00B66FCB">
          <w:t>across systems outside of experiments</w:t>
        </w:r>
      </w:ins>
      <w:ins w:id="63" w:author="Edward Tekwa" w:date="2017-07-31T15:42:00Z">
        <w:r w:rsidR="00877AA4">
          <w:t>, perhaps because natural systems are presumed too different</w:t>
        </w:r>
      </w:ins>
      <w:ins w:id="64" w:author="Edward Tekwa" w:date="2017-07-31T17:22:00Z">
        <w:r w:rsidR="008B3BA2">
          <w:t xml:space="preserve"> from each other</w:t>
        </w:r>
      </w:ins>
      <w:ins w:id="65" w:author="Edward Tekwa" w:date="2017-07-22T11:52:00Z">
        <w:r w:rsidR="001B4006">
          <w:t>.</w:t>
        </w:r>
      </w:ins>
      <w:ins w:id="66" w:author="Edward Tekwa" w:date="2017-07-22T12:54:00Z">
        <w:r w:rsidR="00EA01F3">
          <w:t xml:space="preserve">  Marine fishery management is a promising</w:t>
        </w:r>
        <w:r w:rsidR="00345440">
          <w:t xml:space="preserve"> </w:t>
        </w:r>
      </w:ins>
      <w:ins w:id="67" w:author="Edward Tekwa" w:date="2017-07-31T16:13:00Z">
        <w:r w:rsidR="00AF5348">
          <w:t>test case</w:t>
        </w:r>
      </w:ins>
      <w:ins w:id="68" w:author="Edward Tekwa" w:date="2017-07-22T12:54:00Z">
        <w:r w:rsidR="00345440">
          <w:t xml:space="preserve"> for path dependence </w:t>
        </w:r>
      </w:ins>
      <w:ins w:id="69" w:author="Edward Tekwa" w:date="2017-07-22T12:55:00Z">
        <w:r w:rsidR="00345440">
          <w:t>because</w:t>
        </w:r>
      </w:ins>
      <w:ins w:id="70" w:author="Edward Tekwa" w:date="2017-07-22T12:54:00Z">
        <w:r w:rsidR="00345440">
          <w:t xml:space="preserve"> </w:t>
        </w:r>
      </w:ins>
      <w:ins w:id="71" w:author="Edward Tekwa" w:date="2017-07-31T15:48:00Z">
        <w:r w:rsidR="000F22CE">
          <w:t xml:space="preserve">there are rich global datasets </w:t>
        </w:r>
        <w:r w:rsidR="0032709B">
          <w:t xml:space="preserve">with standardized </w:t>
        </w:r>
      </w:ins>
      <w:ins w:id="72" w:author="Edward Tekwa" w:date="2017-07-31T15:47:00Z">
        <w:r w:rsidR="000F22CE">
          <w:t>ecological</w:t>
        </w:r>
      </w:ins>
      <w:ins w:id="73" w:author="Edward Tekwa" w:date="2017-07-31T16:24:00Z">
        <w:r w:rsidR="003536A9">
          <w:fldChar w:fldCharType="begin" w:fldLock="1"/>
        </w:r>
      </w:ins>
      <w:r w:rsidR="003536A9">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instrText>
      </w:r>
      <w:r w:rsidR="003536A9">
        <w:fldChar w:fldCharType="separate"/>
      </w:r>
      <w:r w:rsidR="003536A9" w:rsidRPr="003536A9">
        <w:rPr>
          <w:noProof/>
          <w:vertAlign w:val="superscript"/>
        </w:rPr>
        <w:t>19</w:t>
      </w:r>
      <w:ins w:id="74" w:author="Edward Tekwa" w:date="2017-07-31T16:24:00Z">
        <w:r w:rsidR="003536A9">
          <w:fldChar w:fldCharType="end"/>
        </w:r>
      </w:ins>
      <w:ins w:id="75" w:author="Edward Tekwa" w:date="2017-07-31T15:47:00Z">
        <w:r w:rsidR="000F22CE">
          <w:t xml:space="preserve"> and economic</w:t>
        </w:r>
      </w:ins>
      <w:ins w:id="76" w:author="Edward Tekwa" w:date="2017-07-31T16:24:00Z">
        <w:r w:rsidR="003536A9">
          <w:fldChar w:fldCharType="begin" w:fldLock="1"/>
        </w:r>
      </w:ins>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3536A9">
        <w:fldChar w:fldCharType="separate"/>
      </w:r>
      <w:r w:rsidR="003536A9" w:rsidRPr="003536A9">
        <w:rPr>
          <w:noProof/>
          <w:vertAlign w:val="superscript"/>
        </w:rPr>
        <w:t>20</w:t>
      </w:r>
      <w:ins w:id="77" w:author="Edward Tekwa" w:date="2017-07-31T16:24:00Z">
        <w:r w:rsidR="003536A9">
          <w:fldChar w:fldCharType="end"/>
        </w:r>
      </w:ins>
      <w:ins w:id="78" w:author="Edward Tekwa" w:date="2017-07-31T15:47:00Z">
        <w:r w:rsidR="000F22CE">
          <w:t xml:space="preserve"> </w:t>
        </w:r>
      </w:ins>
      <w:ins w:id="79" w:author="Edward Tekwa" w:date="2017-07-31T17:23:00Z">
        <w:r w:rsidR="00FA7850">
          <w:t>metrics</w:t>
        </w:r>
      </w:ins>
      <w:ins w:id="80" w:author="Edward Tekwa" w:date="2017-07-31T15:49:00Z">
        <w:r w:rsidR="00CD2C45">
          <w:t>;</w:t>
        </w:r>
        <w:r w:rsidR="00B26ACC">
          <w:t xml:space="preserve"> but</w:t>
        </w:r>
      </w:ins>
      <w:ins w:id="81" w:author="Edward Tekwa" w:date="2017-07-31T16:15:00Z">
        <w:r w:rsidR="00782CE3">
          <w:t xml:space="preserve"> given the complexity of humans and nature, it would be surprising if a </w:t>
        </w:r>
      </w:ins>
      <w:ins w:id="82" w:author="Edward Tekwa" w:date="2017-07-31T21:55:00Z">
        <w:r w:rsidR="009555A1">
          <w:t>mechanistic</w:t>
        </w:r>
      </w:ins>
      <w:ins w:id="83" w:author="Edward Tekwa" w:date="2017-07-31T16:15:00Z">
        <w:r w:rsidR="00782CE3">
          <w:t xml:space="preserve"> model would be predictive here</w:t>
        </w:r>
      </w:ins>
      <w:ins w:id="84" w:author="Edward Tekwa" w:date="2017-07-31T16:16:00Z">
        <w:r w:rsidR="003268D6">
          <w:t>.</w:t>
        </w:r>
      </w:ins>
      <w:ins w:id="85" w:author="Edward Tekwa" w:date="2017-07-31T16:15:00Z">
        <w:r w:rsidR="003268D6">
          <w:t xml:space="preserve"> </w:t>
        </w:r>
      </w:ins>
      <w:ins w:id="86" w:author="Edward Tekwa" w:date="2017-07-31T16:16:00Z">
        <w:r w:rsidR="003268D6">
          <w:t xml:space="preserve"> </w:t>
        </w:r>
      </w:ins>
      <w:ins w:id="87" w:author="Edward Tekwa" w:date="2017-07-31T16:19:00Z">
        <w:r w:rsidR="00782CE3">
          <w:t xml:space="preserve">Nevertheless, </w:t>
        </w:r>
      </w:ins>
      <w:ins w:id="88" w:author="Edward Tekwa" w:date="2017-07-22T12:41:00Z">
        <w:r w:rsidR="00782CE3">
          <w:t>s</w:t>
        </w:r>
        <w:r w:rsidR="00840DE4">
          <w:t xml:space="preserve">tarting from the premises </w:t>
        </w:r>
        <w:r w:rsidR="00CD2C45">
          <w:t>of gradual institutional change and</w:t>
        </w:r>
        <w:r w:rsidR="00840DE4">
          <w:t xml:space="preserve"> </w:t>
        </w:r>
      </w:ins>
      <w:ins w:id="89" w:author="Edward Tekwa" w:date="2017-07-22T12:53:00Z">
        <w:r w:rsidR="00345440">
          <w:t xml:space="preserve">exclusive resource access, </w:t>
        </w:r>
      </w:ins>
      <w:ins w:id="90" w:author="Edward Tekwa" w:date="2017-07-31T17:06:00Z">
        <w:r w:rsidR="00614F34">
          <w:t>our</w:t>
        </w:r>
      </w:ins>
      <w:ins w:id="91" w:author="Edward Tekwa" w:date="2017-07-31T16:27:00Z">
        <w:r w:rsidR="002D4404">
          <w:t xml:space="preserve"> one-parameter</w:t>
        </w:r>
      </w:ins>
      <w:ins w:id="92" w:author="Edward Tekwa" w:date="2017-07-22T12:54:00Z">
        <w:r w:rsidR="00345440">
          <w:t xml:space="preserve"> model predicts</w:t>
        </w:r>
      </w:ins>
      <w:ins w:id="93" w:author="Edward Tekwa" w:date="2017-07-22T12:56:00Z">
        <w:r w:rsidR="005D78F5">
          <w:t xml:space="preserve"> </w:t>
        </w:r>
      </w:ins>
      <w:ins w:id="94" w:author="Edward Tekwa" w:date="2017-07-22T13:00:00Z">
        <w:r w:rsidR="00DF3090">
          <w:t>that when</w:t>
        </w:r>
      </w:ins>
      <w:ins w:id="95" w:author="Edward Tekwa" w:date="2017-07-22T12:56:00Z">
        <w:r w:rsidR="005D78F5">
          <w:t xml:space="preserve"> the fish is ecologically desirable but </w:t>
        </w:r>
      </w:ins>
      <w:ins w:id="96" w:author="Edward Tekwa" w:date="2017-07-22T12:57:00Z">
        <w:r w:rsidR="00BE5318">
          <w:t>relatively costly</w:t>
        </w:r>
      </w:ins>
      <w:ins w:id="97" w:author="Edward Tekwa" w:date="2017-07-22T13:01:00Z">
        <w:r w:rsidR="00DF3090">
          <w:t>, fisheries optimally harvest</w:t>
        </w:r>
      </w:ins>
      <w:ins w:id="98" w:author="Edward Tekwa" w:date="2017-07-22T13:02:00Z">
        <w:r w:rsidR="003C214A">
          <w:t xml:space="preserve"> at a low rate</w:t>
        </w:r>
      </w:ins>
      <w:ins w:id="99" w:author="Edward Tekwa" w:date="2017-07-22T13:01:00Z">
        <w:r w:rsidR="00DF3090">
          <w:t xml:space="preserve"> </w:t>
        </w:r>
      </w:ins>
      <w:ins w:id="100" w:author="Edward Tekwa" w:date="2017-07-22T13:02:00Z">
        <w:r w:rsidR="00DF3090">
          <w:t>if t</w:t>
        </w:r>
        <w:r w:rsidR="003C214A">
          <w:t>hey start below a threshold</w:t>
        </w:r>
      </w:ins>
      <w:ins w:id="101" w:author="Edward Tekwa" w:date="2017-07-22T13:01:00Z">
        <w:r w:rsidR="00DF3090">
          <w:t xml:space="preserve">, but </w:t>
        </w:r>
      </w:ins>
      <w:ins w:id="102" w:author="Edward Tekwa" w:date="2017-07-22T13:02:00Z">
        <w:r w:rsidR="003C214A">
          <w:t>overharvest if they start above the threshold</w:t>
        </w:r>
      </w:ins>
      <w:ins w:id="103" w:author="Edward Tekwa" w:date="2017-07-22T12:50:00Z">
        <w:r w:rsidR="00345440">
          <w:t>.</w:t>
        </w:r>
      </w:ins>
      <w:ins w:id="104" w:author="Edward Tekwa" w:date="2017-07-22T12:58:00Z">
        <w:r w:rsidR="001D51DB">
          <w:t xml:space="preserve">  The p</w:t>
        </w:r>
      </w:ins>
      <w:ins w:id="105" w:author="Edward Tekwa" w:date="2017-07-22T12:59:00Z">
        <w:r w:rsidR="001D51DB">
          <w:t xml:space="preserve">redicted non-linear </w:t>
        </w:r>
      </w:ins>
      <w:ins w:id="106" w:author="Edward Tekwa" w:date="2017-07-31T16:21:00Z">
        <w:r w:rsidR="00CD2C45">
          <w:t>path dependence</w:t>
        </w:r>
      </w:ins>
      <w:ins w:id="107" w:author="Edward Tekwa" w:date="2017-07-22T12:59:00Z">
        <w:r w:rsidR="001D51DB">
          <w:t xml:space="preserve"> </w:t>
        </w:r>
      </w:ins>
      <w:ins w:id="108" w:author="Edward Tekwa" w:date="2017-07-31T16:21:00Z">
        <w:r w:rsidR="002E1F51">
          <w:t>of</w:t>
        </w:r>
      </w:ins>
      <w:ins w:id="109" w:author="Edward Tekwa" w:date="2017-07-22T12:59:00Z">
        <w:r w:rsidR="001D51DB">
          <w:t xml:space="preserve"> </w:t>
        </w:r>
        <w:r w:rsidR="002E1F51">
          <w:t>harvest rates on fish growth</w:t>
        </w:r>
        <w:r w:rsidR="00DF3090">
          <w:t xml:space="preserve"> and cost/benefit ratio</w:t>
        </w:r>
      </w:ins>
      <w:ins w:id="110" w:author="Edward Tekwa" w:date="2017-07-22T13:03:00Z">
        <w:r w:rsidR="00EE5690">
          <w:t xml:space="preserve"> </w:t>
        </w:r>
      </w:ins>
      <w:ins w:id="111" w:author="Edward Tekwa" w:date="2017-07-22T13:13:00Z">
        <w:r w:rsidR="008B3FD6">
          <w:t>explain</w:t>
        </w:r>
      </w:ins>
      <w:ins w:id="112" w:author="Edward Tekwa" w:date="2017-07-31T16:21:00Z">
        <w:r w:rsidR="002E1F51">
          <w:t>s</w:t>
        </w:r>
      </w:ins>
      <w:ins w:id="113" w:author="Edward Tekwa" w:date="2017-07-22T13:13:00Z">
        <w:r w:rsidR="008B3FD6">
          <w:t xml:space="preserve"> a</w:t>
        </w:r>
      </w:ins>
      <w:ins w:id="114" w:author="Edward Tekwa" w:date="2017-07-31T16:21:00Z">
        <w:r w:rsidR="002E1F51">
          <w:t xml:space="preserve"> large and</w:t>
        </w:r>
      </w:ins>
      <w:ins w:id="115" w:author="Edward Tekwa" w:date="2017-07-22T13:13:00Z">
        <w:r w:rsidR="008B3FD6">
          <w:t xml:space="preserve"> signific</w:t>
        </w:r>
        <w:r w:rsidR="0016017D">
          <w:t>ant portion of the variations among</w:t>
        </w:r>
      </w:ins>
      <w:ins w:id="116" w:author="Edward Tekwa" w:date="2017-07-22T13:00:00Z">
        <w:r w:rsidR="00EE5690">
          <w:t xml:space="preserve"> </w:t>
        </w:r>
      </w:ins>
      <w:ins w:id="117" w:author="Edward Tekwa" w:date="2017-07-22T12:58:00Z">
        <w:r w:rsidR="001D51DB">
          <w:t xml:space="preserve">217 fisheries </w:t>
        </w:r>
      </w:ins>
      <w:ins w:id="118" w:author="Edward Tekwa" w:date="2017-07-22T13:14:00Z">
        <w:r w:rsidR="0016017D">
          <w:t xml:space="preserve">world-wide </w:t>
        </w:r>
      </w:ins>
      <w:ins w:id="119" w:author="Edward Tekwa" w:date="2017-07-22T13:03:00Z">
        <w:r w:rsidR="00EE5690">
          <w:rPr>
            <w:rFonts w:eastAsia="Times New Roman" w:cs="Times New Roman"/>
          </w:rPr>
          <w:t>(R</w:t>
        </w:r>
        <w:r w:rsidR="00EE5690">
          <w:rPr>
            <w:rFonts w:eastAsia="Times New Roman" w:cs="Times New Roman"/>
            <w:vertAlign w:val="superscript"/>
          </w:rPr>
          <w:t>2</w:t>
        </w:r>
        <w:r w:rsidR="00EE5690">
          <w:rPr>
            <w:rFonts w:eastAsia="Times New Roman" w:cs="Times New Roman"/>
          </w:rPr>
          <w:t>=0.311, p=3.0e-5).</w:t>
        </w:r>
      </w:ins>
      <w:ins w:id="120" w:author="Edward Tekwa" w:date="2017-07-22T12:50:00Z">
        <w:r w:rsidR="002E1F51">
          <w:t xml:space="preserve">  The</w:t>
        </w:r>
        <w:r w:rsidR="00561BF0">
          <w:t xml:space="preserve"> result</w:t>
        </w:r>
        <w:r w:rsidR="00345440">
          <w:t xml:space="preserve"> </w:t>
        </w:r>
      </w:ins>
      <w:ins w:id="121" w:author="Edward Tekwa" w:date="2017-07-31T16:21:00Z">
        <w:r w:rsidR="002E1F51">
          <w:t>move</w:t>
        </w:r>
      </w:ins>
      <w:ins w:id="122" w:author="Edward Tekwa" w:date="2017-07-31T21:56:00Z">
        <w:r w:rsidR="00561BF0">
          <w:t>s</w:t>
        </w:r>
      </w:ins>
      <w:ins w:id="123" w:author="Edward Tekwa" w:date="2017-07-31T16:21:00Z">
        <w:r w:rsidR="002E1F51">
          <w:t xml:space="preserve"> </w:t>
        </w:r>
      </w:ins>
      <w:ins w:id="124" w:author="Edward Tekwa" w:date="2017-07-22T12:50:00Z">
        <w:r w:rsidR="002E1F51">
          <w:t>path dependence from a descriptive concept</w:t>
        </w:r>
      </w:ins>
      <w:ins w:id="125" w:author="Edward Tekwa" w:date="2017-07-31T16:22:00Z">
        <w:r w:rsidR="002E1F51">
          <w:t xml:space="preserve"> to a predictive framework, and shows that complex phenomena can arise from relatively simple </w:t>
        </w:r>
      </w:ins>
      <w:ins w:id="126" w:author="Edward Tekwa" w:date="2017-07-31T21:56:00Z">
        <w:r w:rsidR="005B375E">
          <w:t>agents</w:t>
        </w:r>
      </w:ins>
      <w:ins w:id="127" w:author="Edward Tekwa" w:date="2017-07-31T21:57:00Z">
        <w:r w:rsidR="00BF4D94">
          <w:fldChar w:fldCharType="begin" w:fldLock="1"/>
        </w:r>
      </w:ins>
      <w:r w:rsidR="00BF4D94">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 "properties" : { "noteIndex" : 0 }, "schema" : "https://github.com/citation-style-language/schema/raw/master/csl-citation.json" }</w:instrText>
      </w:r>
      <w:r w:rsidR="00BF4D94">
        <w:fldChar w:fldCharType="separate"/>
      </w:r>
      <w:r w:rsidR="00BF4D94" w:rsidRPr="00BF4D94">
        <w:rPr>
          <w:noProof/>
          <w:vertAlign w:val="superscript"/>
        </w:rPr>
        <w:t>2</w:t>
      </w:r>
      <w:ins w:id="128" w:author="Edward Tekwa" w:date="2017-07-31T21:57:00Z">
        <w:r w:rsidR="00BF4D94">
          <w:fldChar w:fldCharType="end"/>
        </w:r>
      </w:ins>
      <w:ins w:id="129" w:author="Edward Tekwa" w:date="2017-07-31T16:22:00Z">
        <w:r w:rsidR="002E1F51">
          <w:t xml:space="preserve">. </w:t>
        </w:r>
      </w:ins>
      <w:ins w:id="130" w:author="Edward Tekwa" w:date="2017-07-31T16:27:00Z">
        <w:r w:rsidR="002D4404">
          <w:t xml:space="preserve"> </w:t>
        </w:r>
      </w:ins>
      <w:del w:id="131" w:author="Edward Tekwa" w:date="2017-07-31T16:27:00Z">
        <w:r w:rsidR="002430ED" w:rsidDel="002D4404">
          <w:delText>Many complex systems</w:delText>
        </w:r>
        <w:r w:rsidR="00E72E63" w:rsidDel="002D4404">
          <w:delText xml:space="preserve"> in </w:delText>
        </w:r>
        <w:r w:rsidR="00605C57" w:rsidDel="002D4404">
          <w:delText>evolutionary biology</w:delText>
        </w:r>
        <w:r w:rsidR="00A853BE" w:rsidDel="002D4404">
          <w:fldChar w:fldCharType="begin" w:fldLock="1"/>
        </w:r>
        <w:r w:rsidR="00D83DFA" w:rsidDel="002D4404">
          <w:delInstrText>ADDIN CSL_CITATION { "citationItems" : [ { "id" : "ITEM-1", "itemData" : { "DOI" : "10.1126/science.860134", "ISBN" : "0036-8075 (Print)\\r0036-8075 (Linking)", "ISSN" : "0036-8075", "PMID" : "860134", "abstract" : "They answer any possible ial between the . What is the es- sence of life?\" were replaced by such limited as \"How does a stone fall?", "author" : [ { "dropping-particle" : "", "family" : "Jacob", "given" : "Francois", "non-dropping-particle" : "", "parse-names" : false, "suffix" : "" } ], "container-title" : "Science", "id" : "ITEM-1", "issue" : "4295", "issued" : { "date-parts" : [ [ "1977" ] ] }, "page" : "1161-1166", "title" : "Evolution and tinkering", "type" : "article-journal", "volume" : "196" }, "uris" : [ "http://www.mendeley.com/documents/?uuid=71c12ea2-54ee-4c03-87b8-b2ffcb8e904f" ] }, { "id" : "ITEM-2", "itemData" : { "author" : [ { "dropping-particle" : "", "family" : "Gould", "given" : "Stephen Jay", "non-dropping-particle" : "", "parse-names" : false, "suffix" : "" } ], "container-title" : "Scientific American", "id" : "ITEM-2", "issue" : "4", "issued" : { "date-parts" : [ [ "1994" ] ] }, "page" : "84-91", "title" : "The evolution of life on the earth", "type" : "article-journal", "volume" : "271" }, "uris" : [ "http://www.mendeley.com/documents/?uuid=45ed2b6e-b663-4c5f-9d97-efbcb81854fd" ] } ], "mendeley" : { "formattedCitation" : "&lt;sup&gt;5,6&lt;/sup&gt;", "plainTextFormattedCitation" : "5,6", "previouslyFormattedCitation" : "&lt;sup&gt;5,6&lt;/sup&gt;" }, "properties" : { "noteIndex" : 0 }, "schema" : "https://github.com/citation-style-language/schema/raw/master/csl-citation.json" }</w:delInstrText>
        </w:r>
        <w:r w:rsidR="00A853BE" w:rsidDel="002D4404">
          <w:fldChar w:fldCharType="separate"/>
        </w:r>
        <w:r w:rsidR="0090387C" w:rsidRPr="0090387C" w:rsidDel="002D4404">
          <w:rPr>
            <w:noProof/>
            <w:vertAlign w:val="superscript"/>
          </w:rPr>
          <w:delText>5,6</w:delText>
        </w:r>
        <w:r w:rsidR="00A853BE" w:rsidDel="002D4404">
          <w:fldChar w:fldCharType="end"/>
        </w:r>
        <w:r w:rsidR="00605C57" w:rsidDel="002D4404">
          <w:delText>,</w:delText>
        </w:r>
        <w:r w:rsidR="00A853BE" w:rsidDel="002D4404">
          <w:delText xml:space="preserve"> developmental biology</w:delText>
        </w:r>
        <w:r w:rsidR="00625F0D" w:rsidDel="002D4404">
          <w:fldChar w:fldCharType="begin" w:fldLock="1"/>
        </w:r>
        <w:r w:rsidR="00D83DFA" w:rsidDel="002D4404">
          <w:delInstrText>ADDIN CSL_CITATION { "citationItems" : [ { "id" : "ITEM-1", "itemData" : { "author" : [ { "dropping-particle" : "", "family" : "Waddington", "given" : "C.H.",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"http://www.mendeley.com/documents/?uuid=d4ababa1-a449-45c3-85f7-43ed061d6c77" ] }, { "id" : "ITEM-2",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"ITEM-2",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"ITEM-3",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"ITEM-3", "issued" : { "date-parts" : [ [ "2009" ] ] }, "page" : "90", "title" : "The smallest chemical reaction system with bistability", "type" : "article-journal", "volume" : "3" }, "uris" : [ "http://www.mendeley.com/documents/?uuid=5b0af069-7261-4a38-a116-9d21a8165730" ] } ], "mendeley" : { "formattedCitation" : "&lt;sup&gt;7\u20139&lt;/sup&gt;", "plainTextFormattedCitation" : "7\u20139", "previouslyFormattedCitation" : "&lt;sup&gt;7\u20139&lt;/sup&gt;" }, "properties" : { "noteIndex" : 0 }, "schema" : "https://github.com/citation-style-language/schema/raw/master/csl-citation.json" }</w:delInstrText>
        </w:r>
        <w:r w:rsidR="00625F0D" w:rsidDel="002D4404">
          <w:fldChar w:fldCharType="separate"/>
        </w:r>
        <w:r w:rsidR="0090387C" w:rsidRPr="0090387C" w:rsidDel="002D4404">
          <w:rPr>
            <w:noProof/>
            <w:vertAlign w:val="superscript"/>
          </w:rPr>
          <w:delText>7–9</w:delText>
        </w:r>
        <w:r w:rsidR="00625F0D" w:rsidDel="002D4404">
          <w:fldChar w:fldCharType="end"/>
        </w:r>
        <w:r w:rsidR="00A853BE" w:rsidDel="002D4404">
          <w:delText>,</w:delText>
        </w:r>
        <w:r w:rsidR="00605C57" w:rsidDel="002D4404">
          <w:delText xml:space="preserve"> ecology</w:delText>
        </w:r>
      </w:del>
      <w:del w:id="132" w:author="Edward Tekwa" w:date="2017-07-22T11:34:00Z">
        <w:r w:rsidR="00625F0D" w:rsidDel="00607DFC">
          <w:fldChar w:fldCharType="begin" w:fldLock="1"/>
        </w:r>
        <w:r w:rsidR="00625F0D" w:rsidDel="00607DFC">
          <w:del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"ITEM-2", "issue" : "7", "issued" : { "date-parts" : [ [ "2003" ] ] }, "page" : "376-382", "title" : "Alternative stable states in ecology", "type" : "article-journal", "volume" : "1" }, "uris" : [ "http://www.mendeley.com/documents/?uuid=88b0a006-7e18-454b-9c3a-1d535bc1963a" ] }, { "id" : "ITEM-3",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"ITEM-3", "issue" : "40", "issued" : { "date-parts" : [ [ "2009" ] ] }, "page" : "17187-17192", "title" : "Human gut microbiome adopts an alternative state following small bowel transplantation", "type" : "article-journal", "volume" : "106" }, "uris" : [ "http://www.mendeley.com/documents/?uuid=6e25d2b3-20ac-4edc-b5c1-9eaafd08d9e0" ] }, { "id" : "ITEM-4",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"ITEM-4", "issue" : "6053", "issued" : { "date-parts" : [ [ "2011" ] ] }, "page" : "230-232", "title" : "The global extent and determinants of savanna and forest as alternative biome states", "type" : "article-journal", "volume" : "334" }, "uris" : [ "http://www.mendeley.com/documents/?uuid=6adc74e8-24a4-490b-a848-87c40d90b749" ] }, { "id" : "ITEM-5",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"ITEM-5", "issue" : "52", "issued" : { "date-parts" : [ [ "2012" ] ] }, "page" : "21384-9", "title" : "Thresholds for boreal biome transitions.", "type" : "article-journal", "volume" : "109" }, "uris" : [ "http://www.mendeley.com/documents/?uuid=149d1781-d3c7-4c2e-9404-33476e805097" ] } ], "mendeley" : { "formattedCitation" : "&lt;sup&gt;6\u201310&lt;/sup&gt;", "plainTextFormattedCitation" : "6\u201310", "previouslyFormattedCitation" : "&lt;sup&gt;6\u201310&lt;/sup&gt;" }, "properties" : { "noteIndex" : 0 }, "schema" : "https://github.com/citation-style-language/schema/raw/master/csl-citation.json" }</w:delInstrText>
        </w:r>
        <w:r w:rsidR="00625F0D" w:rsidDel="00607DFC">
          <w:fldChar w:fldCharType="separate"/>
        </w:r>
        <w:r w:rsidR="00625F0D" w:rsidRPr="00625F0D" w:rsidDel="00607DFC">
          <w:rPr>
            <w:noProof/>
            <w:vertAlign w:val="superscript"/>
          </w:rPr>
          <w:delText>6–10</w:delText>
        </w:r>
        <w:r w:rsidR="00625F0D" w:rsidDel="00607DFC">
          <w:fldChar w:fldCharType="end"/>
        </w:r>
      </w:del>
      <w:del w:id="133" w:author="Edward Tekwa" w:date="2017-07-31T16:27:00Z">
        <w:r w:rsidR="00605C57" w:rsidDel="002D4404">
          <w:delText>, and social science</w:delText>
        </w:r>
        <w:r w:rsidR="00625F0D" w:rsidDel="002D4404">
          <w:fldChar w:fldCharType="begin" w:fldLock="1"/>
        </w:r>
        <w:r w:rsidR="00D83DFA" w:rsidDel="002D4404">
          <w:delInstrText>ADDIN CSL_CITATION { "citationItems" : [ { "id" : "ITEM-1",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"ITEM-1", "issued" : { "date-parts" : [ [ "2000" ] ] }, "page" : "15-36", "publisher" : "Edward Elgar", "publisher-place" : "Chelthenham, UK", "title" : "Path dependence, its critics and the quest for \u2018historical economics\u2019", "type" : "chapter" }, "uris" : [ "http://www.mendeley.com/documents/?uuid=66d80a62-e8f9-47da-9eb5-d300bde04523" ] }, { "id" : "ITEM-2", "itemData" : { "author" : [ { "dropping-particle" : "", "family" : "North", "given" : "Douglass C.", "non-dropping-particle" : "", "parse-names" : false, "suffix" : "" } ], "id" : "ITEM-2", "issued" : { "date-parts" : [ [ "1990" ] ] }, "publisher" : "Cambridge University Press", "publisher-place" : "Cambridge, UK", "title" : "Institutions, institutional change and economic performance", "type" : "book" }, "uris" : [ "http://www.mendeley.com/documents/?uuid=d00b8795-3589-4f49-9172-ac18d0e2df3f" ] }, { "id" : "ITEM-3", "itemData" : { "author" : [ { "dropping-particle" : "", "family" : "Pierson", "given" : "Paul", "non-dropping-particle" : "", "parse-names" : false, "suffix" : "" } ], "container-title" : "The American Political Science Review", "id" : "ITEM-3", "issue" : "2", "issued" : { "date-parts" : [ [ "2000" ] ] }, "page" : "251-267", "title" : "Increasing returns, path dependence, and the study of politics", "type" : "article-journal", "volume" : "94" }, "uris" : [ "http://www.mendeley.com/documents/?uuid=b1e09d32-0685-4f69-b2c2-3c3df06827dd" ] } ], "mendeley" : { "formattedCitation" : "&lt;sup&gt;16\u201318&lt;/sup&gt;", "plainTextFormattedCitation" : "16\u201318", "previouslyFormattedCitation" : "&lt;sup&gt;16\u201318&lt;/sup&gt;" }, "properties" : { "noteIndex" : 0 }, "schema" : "https://github.com/citation-style-language/schema/raw/master/csl-citation.json" }</w:delInstrText>
        </w:r>
        <w:r w:rsidR="00625F0D" w:rsidDel="002D4404">
          <w:fldChar w:fldCharType="separate"/>
        </w:r>
        <w:r w:rsidR="0090387C" w:rsidRPr="0090387C" w:rsidDel="002D4404">
          <w:rPr>
            <w:noProof/>
            <w:vertAlign w:val="superscript"/>
          </w:rPr>
          <w:delText>16–18</w:delText>
        </w:r>
        <w:r w:rsidR="00625F0D" w:rsidDel="002D4404">
          <w:fldChar w:fldCharType="end"/>
        </w:r>
        <w:r w:rsidR="00A558ED" w:rsidDel="002D4404">
          <w:delText xml:space="preserve"> </w:delText>
        </w:r>
        <w:r w:rsidR="00E54761" w:rsidDel="002D4404">
          <w:delText xml:space="preserve">are </w:delText>
        </w:r>
        <w:r w:rsidR="000C0A14" w:rsidDel="002D4404">
          <w:delText xml:space="preserve">path </w:delText>
        </w:r>
        <w:r w:rsidR="002430ED" w:rsidDel="002D4404">
          <w:delText>dependent,</w:delText>
        </w:r>
        <w:r w:rsidR="00400A94" w:rsidDel="002D4404">
          <w:delText xml:space="preserve"> </w:delText>
        </w:r>
      </w:del>
      <w:ins w:id="134" w:author="simon levin" w:date="2017-07-16T20:04:00Z">
        <w:del w:id="135" w:author="Edward Tekwa" w:date="2017-07-31T16:27:00Z">
          <w:r w:rsidR="00C33E6C" w:rsidDel="002D4404">
            <w:delText>, meaning that s</w:delText>
          </w:r>
        </w:del>
      </w:ins>
      <w:ins w:id="136" w:author="Fenichel, Eli" w:date="2017-07-16T12:48:00Z">
        <w:del w:id="137" w:author="Edward Tekwa" w:date="2017-07-31T16:27:00Z">
          <w:r w:rsidR="00DF1007" w:rsidDel="002D4404">
            <w:delText>. S</w:delText>
          </w:r>
        </w:del>
      </w:ins>
      <w:del w:id="138" w:author="Edward Tekwa" w:date="2017-07-31T16:27:00Z">
        <w:r w:rsidR="00400A94" w:rsidDel="002D4404">
          <w:delText xml:space="preserve">with </w:delText>
        </w:r>
        <w:r w:rsidR="00F3100F" w:rsidDel="002D4404">
          <w:delText>small</w:delText>
        </w:r>
        <w:r w:rsidR="006E2E34" w:rsidDel="002D4404">
          <w:delText xml:space="preserve"> initial</w:delText>
        </w:r>
        <w:r w:rsidR="00F3100F" w:rsidDel="002D4404">
          <w:delText xml:space="preserve"> differences </w:delText>
        </w:r>
      </w:del>
      <w:ins w:id="139" w:author="Fenichel, Eli" w:date="2017-07-16T12:48:00Z">
        <w:del w:id="140" w:author="Edward Tekwa" w:date="2017-07-31T16:27:00Z">
          <w:r w:rsidR="00DF1007" w:rsidDel="002D4404">
            <w:delText xml:space="preserve">can </w:delText>
          </w:r>
        </w:del>
      </w:ins>
      <w:del w:id="141" w:author="Edward Tekwa" w:date="2017-07-31T16:27:00Z">
        <w:r w:rsidR="00F3100F" w:rsidDel="002D4404">
          <w:delText xml:space="preserve">leading to </w:delText>
        </w:r>
        <w:r w:rsidR="002F3BAA" w:rsidDel="002D4404">
          <w:delText>great divergence</w:delText>
        </w:r>
        <w:r w:rsidR="00F3100F" w:rsidDel="002D4404">
          <w:delText xml:space="preserve"> in </w:delText>
        </w:r>
        <w:r w:rsidR="00C74B50" w:rsidDel="002D4404">
          <w:delText>subsequent outcomes</w:delText>
        </w:r>
        <w:r w:rsidR="00F3100F" w:rsidDel="002D4404">
          <w:delText xml:space="preserve">. </w:delText>
        </w:r>
        <w:r w:rsidR="00605C57" w:rsidDel="002D4404">
          <w:delText xml:space="preserve"> </w:delText>
        </w:r>
        <w:commentRangeStart w:id="142"/>
        <w:r w:rsidR="00605C57" w:rsidDel="002D4404">
          <w:delText>In particular, s</w:delText>
        </w:r>
        <w:r w:rsidR="002430ED" w:rsidDel="002D4404">
          <w:delText>ocioecological systems</w:delText>
        </w:r>
        <w:r w:rsidR="00625F0D" w:rsidDel="002D4404">
          <w:fldChar w:fldCharType="begin" w:fldLock="1"/>
        </w:r>
        <w:r w:rsidR="00D83DFA" w:rsidDel="002D4404">
          <w:del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delInstrText>
        </w:r>
        <w:r w:rsidR="00625F0D" w:rsidDel="002D4404">
          <w:fldChar w:fldCharType="separate"/>
        </w:r>
        <w:r w:rsidR="0090387C" w:rsidRPr="0090387C" w:rsidDel="002D4404">
          <w:rPr>
            <w:noProof/>
            <w:vertAlign w:val="superscript"/>
          </w:rPr>
          <w:delText>2</w:delText>
        </w:r>
        <w:r w:rsidR="00625F0D" w:rsidDel="002D4404">
          <w:fldChar w:fldCharType="end"/>
        </w:r>
        <w:r w:rsidR="00286943" w:rsidDel="002D4404">
          <w:delText xml:space="preserve"> such as </w:delText>
        </w:r>
        <w:r w:rsidR="00D64D3A" w:rsidDel="002D4404">
          <w:delText>fisheries</w:delText>
        </w:r>
      </w:del>
      <w:del w:id="143" w:author="Edward Tekwa" w:date="2017-07-22T11:42:00Z">
        <w:r w:rsidR="00D64D3A" w:rsidDel="00553542">
          <w:fldChar w:fldCharType="begin" w:fldLock="1"/>
        </w:r>
        <w:r w:rsidR="00607DFC" w:rsidDel="00553542">
          <w:delInstrText>ADDIN CSL_CITATION { "citationItems" : [ { "id" : "ITEM-1",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"ITEM-1", "issue" : "2-4", "issued" : { "date-parts" : [ [ "2004" ] ] }, "page" : "135-141", "title" : "Regime shifts in the ocean: Reconciling observations and theory", "type" : "article-journal", "volume" : "60" }, "uris" : [ "http://www.mendeley.com/documents/?uuid=033269b8-a6d5-496a-943a-48899e45352f" ] }, { "id" : "ITEM-2",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"ITEM-2", "issue" : "5", "issued" : { "date-parts" : [ [ "2016" ] ] }, "page" : "252-260", "title" : "Social drivers forewarn of marine regime shifts", "type" : "article-journal", "volume" : "14" }, "uris" : [ "http://www.mendeley.com/documents/?uuid=d18f4b19-43dd-45d4-848e-819364099468" ] } ], "mendeley" : { "formattedCitation" : "&lt;sup&gt;16,17&lt;/sup&gt;", "plainTextFormattedCitation" : "16,17", "previouslyFormattedCitation" : "&lt;sup&gt;16,17&lt;/sup&gt;" }, "properties" : { "noteIndex" : 0 }, "schema" : "https://github.com/citation-style-language/schema/raw/master/csl-citation.json" }</w:delInstrText>
        </w:r>
        <w:r w:rsidR="00D64D3A" w:rsidDel="00553542">
          <w:fldChar w:fldCharType="separate"/>
        </w:r>
        <w:r w:rsidR="009A0F50" w:rsidRPr="009A0F50" w:rsidDel="00553542">
          <w:rPr>
            <w:noProof/>
            <w:vertAlign w:val="superscript"/>
          </w:rPr>
          <w:delText>16,17</w:delText>
        </w:r>
        <w:r w:rsidR="00D64D3A" w:rsidDel="00553542">
          <w:fldChar w:fldCharType="end"/>
        </w:r>
      </w:del>
      <w:del w:id="144" w:author="Edward Tekwa" w:date="2017-07-31T16:27:00Z">
        <w:r w:rsidR="008E0AA8" w:rsidDel="002D4404">
          <w:delText xml:space="preserve"> may exhibit path </w:delText>
        </w:r>
        <w:r w:rsidR="002430ED" w:rsidDel="002D4404">
          <w:delText>dependence because local</w:delText>
        </w:r>
        <w:r w:rsidR="00E74ABD" w:rsidDel="002D4404">
          <w:delText xml:space="preserve"> </w:delText>
        </w:r>
        <w:r w:rsidR="00DE62C3" w:rsidDel="002D4404">
          <w:delText>managements</w:delText>
        </w:r>
        <w:r w:rsidR="002430ED" w:rsidDel="002D4404">
          <w:delText xml:space="preserve"> </w:delText>
        </w:r>
        <w:r w:rsidR="00531CD4" w:rsidDel="002D4404">
          <w:delText>are</w:delText>
        </w:r>
        <w:r w:rsidR="00D64D3A" w:rsidDel="002D4404">
          <w:delText xml:space="preserve"> constrained</w:delText>
        </w:r>
        <w:r w:rsidR="00D64D3A" w:rsidDel="002D4404">
          <w:fldChar w:fldCharType="begin" w:fldLock="1"/>
        </w:r>
        <w:r w:rsidR="00D83DFA" w:rsidDel="002D4404">
          <w:del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"&lt;sup&gt;3,4&lt;/sup&gt;", "plainTextFormattedCitation" : "3,4", "previouslyFormattedCitation" : "&lt;sup&gt;3,4&lt;/sup&gt;" }, "properties" : { "noteIndex" : 0 }, "schema" : "https://github.com/citation-style-language/schema/raw/master/csl-citation.json" }</w:delInstrText>
        </w:r>
        <w:r w:rsidR="00D64D3A" w:rsidDel="002D4404">
          <w:fldChar w:fldCharType="separate"/>
        </w:r>
        <w:r w:rsidR="0090387C" w:rsidRPr="0090387C" w:rsidDel="002D4404">
          <w:rPr>
            <w:noProof/>
            <w:vertAlign w:val="superscript"/>
          </w:rPr>
          <w:delText>3,4</w:delText>
        </w:r>
        <w:r w:rsidR="00D64D3A" w:rsidDel="002D4404">
          <w:fldChar w:fldCharType="end"/>
        </w:r>
        <w:r w:rsidR="007E6BE8" w:rsidDel="002D4404">
          <w:delText xml:space="preserve"> and </w:delText>
        </w:r>
        <w:r w:rsidR="00855915" w:rsidDel="002D4404">
          <w:delText>adapt</w:delText>
        </w:r>
        <w:r w:rsidR="007E6BE8" w:rsidDel="002D4404">
          <w:delText xml:space="preserve"> gradually</w:delText>
        </w:r>
        <w:r w:rsidR="002430ED" w:rsidDel="002D4404">
          <w:delText xml:space="preserve">, </w:delText>
        </w:r>
        <w:r w:rsidR="00DA19CF" w:rsidDel="002D4404">
          <w:delText>which m</w:delText>
        </w:r>
        <w:r w:rsidR="00625F0D" w:rsidDel="002D4404">
          <w:delText xml:space="preserve">ay explain </w:delText>
        </w:r>
        <w:r w:rsidR="00DA19CF" w:rsidDel="002D4404">
          <w:delText>surprising</w:delText>
        </w:r>
        <w:r w:rsidR="00387FB0" w:rsidDel="002D4404">
          <w:delText>ly</w:delText>
        </w:r>
        <w:r w:rsidR="00DA19CF" w:rsidDel="002D4404">
          <w:delText xml:space="preserve"> </w:delText>
        </w:r>
        <w:r w:rsidR="00387FB0" w:rsidDel="002D4404">
          <w:delText>persistent</w:delText>
        </w:r>
        <w:r w:rsidR="00DA19CF" w:rsidDel="002D4404">
          <w:delText xml:space="preserve"> overharvesting even </w:delText>
        </w:r>
        <w:r w:rsidR="00625F0D" w:rsidDel="002D4404">
          <w:delText>with</w:delText>
        </w:r>
        <w:r w:rsidR="00DA19CF" w:rsidDel="002D4404">
          <w:delText xml:space="preserve"> exclusive </w:delText>
        </w:r>
        <w:r w:rsidR="002077C2" w:rsidDel="002D4404">
          <w:delText>control of</w:delText>
        </w:r>
        <w:r w:rsidR="00DA19CF" w:rsidDel="002D4404">
          <w:delText xml:space="preserve"> stocks</w:delText>
        </w:r>
        <w:r w:rsidR="00D64D3A" w:rsidDel="002D4404">
          <w:delText xml:space="preserve">. </w:delText>
        </w:r>
        <w:commentRangeEnd w:id="142"/>
        <w:r w:rsidR="00DF1007" w:rsidDel="002D4404">
          <w:rPr>
            <w:rStyle w:val="CommentReference"/>
          </w:rPr>
          <w:commentReference w:id="142"/>
        </w:r>
        <w:r w:rsidR="00DB3C61" w:rsidDel="002D4404">
          <w:delText xml:space="preserve"> P</w:delText>
        </w:r>
        <w:r w:rsidR="00605C57" w:rsidDel="002D4404">
          <w:delText xml:space="preserve">ath dependence </w:delText>
        </w:r>
        <w:r w:rsidR="00DB3C61" w:rsidDel="002D4404">
          <w:delText>has</w:delText>
        </w:r>
        <w:r w:rsidR="004D3E35" w:rsidDel="002D4404">
          <w:delText xml:space="preserve"> </w:delText>
        </w:r>
        <w:r w:rsidR="00EF674B" w:rsidDel="002D4404">
          <w:delText>been shown</w:delText>
        </w:r>
        <w:r w:rsidR="00D31B28" w:rsidDel="002D4404">
          <w:delText xml:space="preserve"> experimentally</w:delText>
        </w:r>
        <w:r w:rsidR="002B53B6" w:rsidDel="002D4404">
          <w:fldChar w:fldCharType="begin" w:fldLock="1"/>
        </w:r>
        <w:r w:rsidR="003536A9" w:rsidDel="002D4404">
          <w:delInstrText>ADDIN CSL_CITATION { "citationItems" : [ { "id" : "ITEM-1",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"ITEM-1",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"ITEM-2",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"ITEM-2", "issued" : { "date-parts" : [ [ "2009" ] ] }, "page" : "90", "title" : "The smallest chemical reaction system with bistability", "type" : "article-journal", "volume" : "3" }, "uris" : [ "http://www.mendeley.com/documents/?uuid=5b0af069-7261-4a38-a116-9d21a8165730" ] }, { "id" : "ITEM-3", "itemData" : { "DOI" : "10.1119/1.10184", "ISBN" : "9788578110796", "ISSN" : "0002-9505", "PMID" : "25246403", "abstract" : "applicability for this approach.", "author" : [ { "dropping-particle" : "", "family" : "Merli", "given" : "P. G.", "non-dropping-particle" : "", "parse-names" : false, "suffix" : "" }, { "dropping-particle" : "", "family" : "Missiroli", "given" : "G. F.", "non-dropping-particle" : "", "parse-names" : false, "suffix" : "" }, { "dropping-particle" : "", "family" : "Pozzi", "given" : "G.", "non-dropping-particle" : "", "parse-names" : false, "suffix" : "" } ], "container-title" : "American Journal of Physics", "id" : "ITEM-3", "issue" : "3", "issued" : { "date-parts" : [ [ "1976" ] ] }, "page" : "306-307", "title" : "On the statistical aspect of electron interference phenomena", "type" : "article-journal", "volume" : "44" }, "uris" : [ "http://www.mendeley.com/documents/?uuid=93e1e0a2-727a-4da9-9dbd-4c0d7a684858" ] }, { "id" : "ITEM-4",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"ITEM-4", "issue" : "7", "issued" : { "date-parts" : [ [ "2003" ] ] }, "page" : "376-382", "title" : "Alternative stable states in ecology", "type" : "article-journal", "volume" : "1" }, "uris" : [ "http://www.mendeley.com/documents/?uuid=88b0a006-7e18-454b-9c3a-1d535bc1963a" ] } ], "mendeley" : { "formattedCitation" : "&lt;sup&gt;8,9,11,24&lt;/sup&gt;", "plainTextFormattedCitation" : "8,9,11,24", "previouslyFormattedCitation" : "&lt;sup&gt;8,9,11,23&lt;/sup&gt;" }, "properties" : { "noteIndex" : 0 }, "schema" : "https://github.com/citation-style-language/schema/raw/master/csl-citation.json" }</w:delInstrText>
        </w:r>
        <w:r w:rsidR="002B53B6" w:rsidDel="002D4404">
          <w:fldChar w:fldCharType="separate"/>
        </w:r>
        <w:r w:rsidR="003536A9" w:rsidRPr="003536A9" w:rsidDel="002D4404">
          <w:rPr>
            <w:noProof/>
            <w:vertAlign w:val="superscript"/>
          </w:rPr>
          <w:delText>8,9,11,24</w:delText>
        </w:r>
        <w:r w:rsidR="002B53B6" w:rsidDel="002D4404">
          <w:fldChar w:fldCharType="end"/>
        </w:r>
        <w:r w:rsidR="00DB3C61" w:rsidDel="002D4404">
          <w:delText xml:space="preserve"> and inferred from </w:delText>
        </w:r>
        <w:r w:rsidR="005C5F73" w:rsidDel="002D4404">
          <w:delText xml:space="preserve">single </w:delText>
        </w:r>
        <w:r w:rsidR="00B159C8" w:rsidDel="002D4404">
          <w:delText>populations</w:delText>
        </w:r>
        <w:r w:rsidR="00DB3C61" w:rsidDel="002D4404">
          <w:delText xml:space="preserve"> </w:delText>
        </w:r>
      </w:del>
      <w:del w:id="145" w:author="Edward Tekwa" w:date="2017-07-22T11:42:00Z">
        <w:r w:rsidR="00DB3C61" w:rsidDel="004F7337">
          <w:delText>through time</w:delText>
        </w:r>
        <w:r w:rsidR="00EF674B" w:rsidDel="004F7337">
          <w:delText xml:space="preserve"> </w:delText>
        </w:r>
      </w:del>
      <w:del w:id="146" w:author="Edward Tekwa" w:date="2017-07-31T16:27:00Z">
        <w:r w:rsidR="00EF674B" w:rsidDel="002D4404">
          <w:delText>in natur</w:delText>
        </w:r>
        <w:r w:rsidR="006F5A48" w:rsidDel="002D4404">
          <w:delText>e</w:delText>
        </w:r>
      </w:del>
      <w:del w:id="147" w:author="Edward Tekwa" w:date="2017-07-22T11:42:00Z">
        <w:r w:rsidR="00753194" w:rsidDel="00553542">
          <w:fldChar w:fldCharType="begin" w:fldLock="1"/>
        </w:r>
        <w:r w:rsidR="00607DFC" w:rsidDel="00553542">
          <w:del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"ITEM-2", "issue" : "40", "issued" : { "date-parts" : [ [ "2009" ] ] }, "page" : "17187-17192", "title" : "Human gut microbiome adopts an alternative state following small bowel transplantation", "type" : "article-journal", "volume" : "106" }, "uris" : [ "http://www.mendeley.com/documents/?uuid=6e25d2b3-20ac-4edc-b5c1-9eaafd08d9e0" ] }, { "id" : "ITEM-3",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"ITEM-3", "issue" : "2-4", "issued" : { "date-parts" : [ [ "2004" ] ] }, "page" : "135-141", "title" : "Regime shifts in the ocean: Reconciling observations and theory", "type" : "article-journal", "volume" : "60" }, "uris" : [ "http://www.mendeley.com/documents/?uuid=033269b8-a6d5-496a-943a-48899e45352f" ] }, { "id" : "ITEM-4",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"ITEM-4", "issue" : "5", "issued" : { "date-parts" : [ [ "2016" ] ] }, "page" : "252-260", "title" : "Social drivers forewarn of marine regime shifts", "type" : "article-journal", "volume" : "14" }, "uris" : [ "http://www.mendeley.com/documents/?uuid=d18f4b19-43dd-45d4-848e-819364099468" ] } ], "mendeley" : { "formattedCitation" : "&lt;sup&gt;6,8,16,17&lt;/sup&gt;", "plainTextFormattedCitation" : "6,8,16,17", "previouslyFormattedCitation" : "&lt;sup&gt;6,8,16,17&lt;/sup&gt;" }, "properties" : { "noteIndex" : 0 }, "schema" : "https://github.com/citation-style-language/schema/raw/master/csl-citation.json" }</w:delInstrText>
        </w:r>
        <w:r w:rsidR="00753194" w:rsidDel="00553542">
          <w:fldChar w:fldCharType="separate"/>
        </w:r>
        <w:r w:rsidR="009A0F50" w:rsidRPr="009A0F50" w:rsidDel="00553542">
          <w:rPr>
            <w:noProof/>
            <w:vertAlign w:val="superscript"/>
          </w:rPr>
          <w:delText>6,8,16,17</w:delText>
        </w:r>
        <w:r w:rsidR="00753194" w:rsidDel="00553542">
          <w:fldChar w:fldCharType="end"/>
        </w:r>
      </w:del>
      <w:del w:id="148" w:author="Edward Tekwa" w:date="2017-07-31T16:27:00Z">
        <w:r w:rsidR="005C5F73" w:rsidDel="002D4404">
          <w:delText xml:space="preserve">, </w:delText>
        </w:r>
        <w:r w:rsidR="002C0F17" w:rsidDel="002D4404">
          <w:delText xml:space="preserve">but </w:delText>
        </w:r>
        <w:r w:rsidR="006F5A48" w:rsidDel="002D4404">
          <w:delText>cross-system</w:delText>
        </w:r>
        <w:r w:rsidR="005C5F73" w:rsidDel="002D4404">
          <w:delText xml:space="preserve"> patterns</w:delText>
        </w:r>
        <w:r w:rsidR="00DB3C61" w:rsidDel="002D4404">
          <w:delText xml:space="preserve"> have been</w:delText>
        </w:r>
        <w:r w:rsidR="005C5F73" w:rsidDel="002D4404">
          <w:delText xml:space="preserve"> inferred only </w:delText>
        </w:r>
        <w:r w:rsidR="00687B06" w:rsidDel="002D4404">
          <w:delText>descriptively</w:delText>
        </w:r>
      </w:del>
      <w:del w:id="149" w:author="Edward Tekwa" w:date="2017-07-22T11:34:00Z">
        <w:r w:rsidR="00BA1BC8" w:rsidDel="00607DFC">
          <w:fldChar w:fldCharType="begin" w:fldLock="1"/>
        </w:r>
        <w:r w:rsidR="00607DFC" w:rsidDel="00607DFC">
          <w:delInstrText>ADDIN CSL_CITATION { "citationItems" : [ { "id" : "ITEM-1", "itemData" : { "author" : [ { "dropping-particle" : "", "family" : "Gould", "given" : "Stephen Jay", "non-dropping-particle" : "", "parse-names" : false, "suffix" : "" } ], "container-title" : "Scientific American", "id" : "ITEM-1", "issue" : "4", "issued" : { "date-parts" : [ [ "1994" ] ] }, "page" : "84-91", "title" : "The evolution of life on the earth", "type" : "article-journal", "volume" : "271" }, "uris" : [ "http://www.mendeley.com/documents/?uuid=45ed2b6e-b663-4c5f-9d97-efbcb81854fd" ] }, { "id" : "ITEM-2", "itemData" : { "DOI" : "10.1073/pnas.0508724103", "ISBN" : "0027-8424 (Print)\\n0027-8424 (Linking)", "ISSN" : "0027-8424", "PMID" : "16443685", "abstract" : "Many events in the history of life are thought to be singular, that is, without parallels, analogs, or homologs in time and space. These claims imply that history is profoundly contingent in that independent origins of life in the universe will spawn radically different histories. If, however, most innovations arose more than once on Earth, histories would be predictable and replicable at the scale of functional roles and directions of adaptive change. Times of origin of 23 purportedly unique evolutionary innovations are significantly more ancient than the times of first instantiation of 55 innovations that evolved more than once, implying that the early phases of life's history were less replicable than later phases or that the appearance of singularity results from information loss through time. Indirect support for information loss comes from the distribution of sizes of clades in which the same minor, geologically recent innovation has arisen multiple times. For three repeated molluscan innovations, 28-71% of instantiations are represented by clades of five or fewer species. Such small clades would be undetectable in the early history of life. Purportedly unique innovations either arose from the union and integration of previously independent components or belong to classes of functionally similar innovations. Claims of singularity are therefore not well supported by the available evidence. Details of initial conditions, evolutionary pathways, phenotypes, and timing are contingent, but important ecological, functional, and directional aspects of the history of life are replicable and predictable.", "author" : [ { "dropping-particle" : "", "family" : "Vermeij", "given" : "G. J.", "non-dropping-particle" : "", "parse-names" : false, "suffix" : "" } ], "container-title" : "Proceedings of the National Academy of Sciences", "id" : "ITEM-2", "issue" : "6", "issued" : { "date-parts" : [ [ "2006" ] ] }, "page" : "1804-1809", "title" : "Historical contingency and the purported uniqueness of evolutionary innovations", "type" : "article-journal", "volume" : "103" }, "uris" : [ "http://www.mendeley.com/documents/?uuid=2f913c57-f33d-4332-a850-89158f44bdac" ] }, { "id" : "ITEM-3",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"ITEM-3", "issue" : "52", "issued" : { "date-parts" : [ [ "2012" ] ] }, "page" : "21384-9", "title" : "Thresholds for boreal biome transitions.", "type" : "article-journal", "volume" : "109" }, "uris" : [ "http://www.mendeley.com/documents/?uuid=149d1781-d3c7-4c2e-9404-33476e805097" ] }, { "id" : "ITEM-4",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"ITEM-4", "issued" : { "date-parts" : [ [ "2000" ] ] }, "page" : "15-36", "publisher" : "Edward Elgar", "publisher-place" : "Chelthenham, UK", "title" : "Path dependence, its critics and the quest for \u2018historical economics\u2019", "type" : "chapter" }, "uris" : [ "http://www.mendeley.com/documents/?uuid=66d80a62-e8f9-47da-9eb5-d300bde04523" ] }, { "id" : "ITEM-5", "itemData" : { "author" : [ { "dropping-particle" : "", "family" : "North", "given" : "Douglass C.", "non-dropping-particle" : "", "parse-names" : false, "suffix" : "" } ], "id" : "ITEM-5", "issued" : { "date-parts" : [ [ "1990" ] ] }, "publisher" : "Cambridge University Press", "publisher-place" : "Cambridge, UK", "title" : "Institutions, institutional change and economic performance", "type" : "book" }, "uris" : [ "http://www.mendeley.com/documents/?uuid=d00b8795-3589-4f49-9172-ac18d0e2df3f" ] }, { "id" : "ITEM-6", "itemData" : { "author" : [ { "dropping-particle" : "", "family" : "Pierson", "given" : "Paul", "non-dropping-particle" : "", "parse-names" : false, "suffix" : "" } ], "container-title" : "The American Political Science Review", "id" : "ITEM-6", "issue" : "2", "issued" : { "date-parts" : [ [ "2000" ] ] }, "page" : "251-267", "title" : "Increasing returns, path dependence, and the study of politics", "type" : "article-journal", "volume" : "94" }, "uris" : [ "http://www.mendeley.com/documents/?uuid=b1e09d32-0685-4f69-b2c2-3c3df06827dd" ] }, { "id" : "ITEM-7",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"ITEM-7", "issue" : "6053", "issued" : { "date-parts" : [ [ "2011" ] ] }, "page" : "230-232", "title" : "The global extent and determinants of savanna and forest as alternative biome states", "type" : "article-journal", "volume" : "334" }, "uris" : [ "http://www.mendeley.com/documents/?uuid=6adc74e8-24a4-490b-a848-87c40d90b749" ] } ], "mendeley" : { "formattedCitation" : "&lt;sup&gt;2,9,10,12\u201314,21&lt;/sup&gt;", "plainTextFormattedCitation" : "2,9,10,12\u201314,21", "previouslyFormattedCitation" : "&lt;sup&gt;2,9,10,12\u201314,21&lt;/sup&gt;" }, "properties" : { "noteIndex" : 0 }, "schema" : "https://github.com/citation-style-language/schema/raw/master/csl-citation.json" }</w:delInstrText>
        </w:r>
        <w:r w:rsidR="00BA1BC8" w:rsidDel="00607DFC">
          <w:fldChar w:fldCharType="separate"/>
        </w:r>
        <w:r w:rsidR="009A0F50" w:rsidRPr="009A0F50" w:rsidDel="00607DFC">
          <w:rPr>
            <w:noProof/>
            <w:vertAlign w:val="superscript"/>
          </w:rPr>
          <w:delText>2,9,10,12–14,21</w:delText>
        </w:r>
        <w:r w:rsidR="00BA1BC8" w:rsidDel="00607DFC">
          <w:fldChar w:fldCharType="end"/>
        </w:r>
      </w:del>
      <w:del w:id="150" w:author="Edward Tekwa" w:date="2017-07-31T16:27:00Z">
        <w:r w:rsidR="00EF674B" w:rsidDel="002D4404">
          <w:delText>.</w:delText>
        </w:r>
        <w:r w:rsidR="008D339A" w:rsidDel="002D4404">
          <w:delText xml:space="preserve">  </w:delText>
        </w:r>
        <w:commentRangeStart w:id="151"/>
        <w:r w:rsidR="00010E1E" w:rsidDel="002D4404">
          <w:delText xml:space="preserve">Here we </w:delText>
        </w:r>
        <w:r w:rsidR="00154700" w:rsidDel="002D4404">
          <w:delText>test</w:delText>
        </w:r>
        <w:r w:rsidR="00010E1E" w:rsidDel="002D4404">
          <w:delText xml:space="preserve"> whether </w:delText>
        </w:r>
        <w:r w:rsidR="00561BDA" w:rsidDel="002D4404">
          <w:delText xml:space="preserve">the </w:delText>
        </w:r>
        <w:r w:rsidR="0065391E" w:rsidDel="002D4404">
          <w:delText>wide</w:delText>
        </w:r>
        <w:r w:rsidR="00561BDA" w:rsidDel="002D4404">
          <w:delText xml:space="preserve"> variations in </w:delText>
        </w:r>
        <w:r w:rsidR="00703FBC" w:rsidDel="002D4404">
          <w:delText>global</w:delText>
        </w:r>
        <w:r w:rsidR="006E2FC8" w:rsidDel="002D4404">
          <w:delText xml:space="preserve"> </w:delText>
        </w:r>
        <w:r w:rsidR="00561BDA" w:rsidDel="002D4404">
          <w:delText>fish harvest rates</w:delText>
        </w:r>
        <w:r w:rsidR="00BC780A" w:rsidDel="002D4404">
          <w:delText xml:space="preserve"> </w:delText>
        </w:r>
        <w:r w:rsidR="00010E1E" w:rsidDel="002D4404">
          <w:delText>exhibit</w:delText>
        </w:r>
        <w:r w:rsidR="0054508F" w:rsidDel="002D4404">
          <w:delText xml:space="preserve"> a model-specific</w:delText>
        </w:r>
        <w:r w:rsidR="003D5C82" w:rsidDel="002D4404">
          <w:delText xml:space="preserve"> </w:delText>
        </w:r>
        <w:r w:rsidR="00010E1E" w:rsidDel="002D4404">
          <w:delText>path dependence</w:delText>
        </w:r>
        <w:r w:rsidR="0034722A" w:rsidDel="002D4404">
          <w:delText xml:space="preserve"> towards </w:delText>
        </w:r>
        <w:r w:rsidR="00A83988" w:rsidDel="002D4404">
          <w:delText>two</w:delText>
        </w:r>
        <w:r w:rsidR="0034722A" w:rsidDel="002D4404">
          <w:delText xml:space="preserve"> </w:delText>
        </w:r>
        <w:r w:rsidR="00E7032D" w:rsidDel="002D4404">
          <w:delText>harv</w:delText>
        </w:r>
        <w:r w:rsidR="00703FBC" w:rsidDel="002D4404">
          <w:delText>est</w:delText>
        </w:r>
        <w:r w:rsidR="00E7032D" w:rsidDel="002D4404">
          <w:delText xml:space="preserve"> strategies</w:delText>
        </w:r>
        <w:r w:rsidR="00E43CEA" w:rsidDel="002D4404">
          <w:delText xml:space="preserve"> rather than</w:delText>
        </w:r>
        <w:r w:rsidR="00E7032D" w:rsidDel="002D4404">
          <w:delText xml:space="preserve"> a</w:delText>
        </w:r>
        <w:r w:rsidR="00E43CEA" w:rsidDel="002D4404">
          <w:delText xml:space="preserve"> </w:delText>
        </w:r>
        <w:r w:rsidR="007D40EF" w:rsidDel="002D4404">
          <w:delText>si</w:delText>
        </w:r>
        <w:r w:rsidR="005310D1" w:rsidDel="002D4404">
          <w:delText>ngle opti</w:delText>
        </w:r>
        <w:r w:rsidR="00E7032D" w:rsidDel="002D4404">
          <w:delText xml:space="preserve">mum </w:delText>
        </w:r>
        <w:r w:rsidR="00E403D0" w:rsidDel="002D4404">
          <w:delText xml:space="preserve">that we expect of rational </w:delText>
        </w:r>
        <w:r w:rsidR="00133C18" w:rsidDel="002D4404">
          <w:delText xml:space="preserve">institutional </w:delText>
        </w:r>
        <w:r w:rsidR="00E403D0" w:rsidDel="002D4404">
          <w:delText>agents</w:delText>
        </w:r>
        <w:r w:rsidR="00010E1E" w:rsidDel="002D4404">
          <w:delText>.</w:delText>
        </w:r>
        <w:r w:rsidR="00991866" w:rsidDel="002D4404">
          <w:delText xml:space="preserve">  </w:delText>
        </w:r>
        <w:commentRangeEnd w:id="151"/>
        <w:r w:rsidR="00DF1007" w:rsidDel="002D4404">
          <w:rPr>
            <w:rStyle w:val="CommentReference"/>
          </w:rPr>
          <w:commentReference w:id="151"/>
        </w:r>
        <w:r w:rsidR="007A6B98" w:rsidDel="002D4404">
          <w:delText xml:space="preserve">Assuming </w:delText>
        </w:r>
      </w:del>
      <w:ins w:id="152" w:author="simon levin" w:date="2017-07-16T20:05:00Z">
        <w:del w:id="153" w:author="Edward Tekwa" w:date="2017-07-31T16:27:00Z">
          <w:r w:rsidR="00C33E6C" w:rsidDel="002D4404">
            <w:delText xml:space="preserve">If we assume </w:delText>
          </w:r>
        </w:del>
      </w:ins>
      <w:del w:id="154" w:author="Edward Tekwa" w:date="2017-07-31T16:27:00Z">
        <w:r w:rsidR="007A6B98" w:rsidDel="002D4404">
          <w:delText>that</w:delText>
        </w:r>
        <w:r w:rsidR="00B22DD1" w:rsidDel="002D4404">
          <w:delText xml:space="preserve"> institutional change occu</w:delText>
        </w:r>
        <w:r w:rsidR="007A6B98" w:rsidDel="002D4404">
          <w:delText>rs</w:delText>
        </w:r>
        <w:r w:rsidR="003D5C82" w:rsidDel="002D4404">
          <w:delText xml:space="preserve"> slower than resource dynamics</w:delText>
        </w:r>
        <w:r w:rsidR="00E43CEA" w:rsidDel="002D4404">
          <w:rPr>
            <w:rFonts w:eastAsia="Times New Roman" w:cs="Times New Roman"/>
          </w:rPr>
          <w:fldChar w:fldCharType="begin" w:fldLock="1"/>
        </w:r>
        <w:r w:rsidR="00D83DFA" w:rsidDel="002D4404">
          <w:rPr>
            <w:rFonts w:eastAsia="Times New Roman" w:cs="Times New Roman"/>
          </w:rPr>
          <w:del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delInstrText>
        </w:r>
        <w:r w:rsidR="00E43CEA" w:rsidDel="002D4404">
          <w:rPr>
            <w:rFonts w:eastAsia="Times New Roman" w:cs="Times New Roman"/>
          </w:rPr>
          <w:fldChar w:fldCharType="separate"/>
        </w:r>
        <w:r w:rsidR="0090387C" w:rsidRPr="0090387C" w:rsidDel="002D4404">
          <w:rPr>
            <w:rFonts w:eastAsia="Times New Roman" w:cs="Times New Roman"/>
            <w:noProof/>
            <w:vertAlign w:val="superscript"/>
          </w:rPr>
          <w:delText>2</w:delText>
        </w:r>
        <w:r w:rsidR="00E43CEA" w:rsidDel="002D4404">
          <w:rPr>
            <w:rFonts w:eastAsia="Times New Roman" w:cs="Times New Roman"/>
          </w:rPr>
          <w:fldChar w:fldCharType="end"/>
        </w:r>
        <w:r w:rsidR="003D5C82" w:rsidDel="002D4404">
          <w:rPr>
            <w:rFonts w:eastAsia="Times New Roman" w:cs="Times New Roman"/>
          </w:rPr>
          <w:delText>,</w:delText>
        </w:r>
        <w:r w:rsidR="00E43CEA" w:rsidDel="002D4404">
          <w:delText xml:space="preserve"> data from </w:delText>
        </w:r>
        <w:r w:rsidR="00605C57" w:rsidDel="002D4404">
          <w:rPr>
            <w:rFonts w:eastAsia="Times New Roman" w:cs="Times New Roman"/>
          </w:rPr>
          <w:delText>217</w:delText>
        </w:r>
        <w:r w:rsidR="00E43CEA" w:rsidDel="002D4404">
          <w:rPr>
            <w:rFonts w:eastAsia="Times New Roman" w:cs="Times New Roman"/>
          </w:rPr>
          <w:delText xml:space="preserve"> global fisheries</w:delText>
        </w:r>
        <w:r w:rsidR="00E43CEA" w:rsidDel="002D4404">
          <w:rPr>
            <w:rFonts w:eastAsia="Times New Roman" w:cs="Times New Roman"/>
          </w:rPr>
          <w:fldChar w:fldCharType="begin" w:fldLock="1"/>
        </w:r>
        <w:r w:rsidR="003536A9" w:rsidDel="002D4404">
          <w:rPr>
            <w:rFonts w:eastAsia="Times New Roman" w:cs="Times New Roman"/>
          </w:rPr>
          <w:del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delInstrText>
        </w:r>
        <w:r w:rsidR="00E43CEA" w:rsidDel="002D4404">
          <w:rPr>
            <w:rFonts w:eastAsia="Times New Roman" w:cs="Times New Roman"/>
          </w:rPr>
          <w:fldChar w:fldCharType="separate"/>
        </w:r>
        <w:r w:rsidR="003536A9" w:rsidRPr="003536A9" w:rsidDel="002D4404">
          <w:rPr>
            <w:rFonts w:eastAsia="Times New Roman" w:cs="Times New Roman"/>
            <w:noProof/>
            <w:vertAlign w:val="superscript"/>
          </w:rPr>
          <w:delText>19</w:delText>
        </w:r>
        <w:r w:rsidR="00E43CEA" w:rsidDel="002D4404">
          <w:rPr>
            <w:rFonts w:eastAsia="Times New Roman" w:cs="Times New Roman"/>
          </w:rPr>
          <w:fldChar w:fldCharType="end"/>
        </w:r>
        <w:r w:rsidR="00154700" w:rsidDel="002D4404">
          <w:rPr>
            <w:rFonts w:eastAsia="Times New Roman" w:cs="Times New Roman"/>
          </w:rPr>
          <w:delText xml:space="preserve"> </w:delText>
        </w:r>
        <w:r w:rsidR="002E69C5" w:rsidDel="002D4404">
          <w:rPr>
            <w:rFonts w:eastAsia="Times New Roman" w:cs="Times New Roman"/>
          </w:rPr>
          <w:delText xml:space="preserve">strongly </w:delText>
        </w:r>
        <w:r w:rsidR="007A6B98" w:rsidDel="002D4404">
          <w:rPr>
            <w:rFonts w:eastAsia="Times New Roman" w:cs="Times New Roman"/>
          </w:rPr>
          <w:delText>support</w:delText>
        </w:r>
      </w:del>
      <w:ins w:id="155" w:author="simon levin" w:date="2017-07-16T20:05:00Z">
        <w:del w:id="156" w:author="Edward Tekwa" w:date="2017-07-31T16:27:00Z">
          <w:r w:rsidR="00C33E6C" w:rsidDel="002D4404">
            <w:rPr>
              <w:rFonts w:eastAsia="Times New Roman" w:cs="Times New Roman"/>
            </w:rPr>
            <w:delText xml:space="preserve"> </w:delText>
          </w:r>
        </w:del>
      </w:ins>
      <w:del w:id="157" w:author="Edward Tekwa" w:date="2017-07-31T16:27:00Z">
        <w:r w:rsidR="003E36E4" w:rsidDel="002D4404">
          <w:rPr>
            <w:rFonts w:eastAsia="Times New Roman" w:cs="Times New Roman"/>
          </w:rPr>
          <w:delText>s</w:delText>
        </w:r>
        <w:r w:rsidR="00EF674B" w:rsidDel="002D4404">
          <w:rPr>
            <w:rFonts w:eastAsia="Times New Roman" w:cs="Times New Roman"/>
          </w:rPr>
          <w:delText xml:space="preserve"> </w:delText>
        </w:r>
        <w:r w:rsidR="00342774" w:rsidDel="002D4404">
          <w:rPr>
            <w:rFonts w:eastAsia="Times New Roman" w:cs="Times New Roman"/>
          </w:rPr>
          <w:delText>the</w:delText>
        </w:r>
        <w:r w:rsidR="00105506" w:rsidDel="002D4404">
          <w:rPr>
            <w:rFonts w:eastAsia="Times New Roman" w:cs="Times New Roman"/>
          </w:rPr>
          <w:delText xml:space="preserve"> </w:delText>
        </w:r>
        <w:r w:rsidR="003D5C82" w:rsidDel="002D4404">
          <w:rPr>
            <w:rFonts w:eastAsia="Times New Roman" w:cs="Times New Roman"/>
          </w:rPr>
          <w:delText>theoretical prediction</w:delText>
        </w:r>
        <w:r w:rsidR="00EF674B" w:rsidDel="002D4404">
          <w:rPr>
            <w:rFonts w:eastAsia="Times New Roman" w:cs="Times New Roman"/>
          </w:rPr>
          <w:delText xml:space="preserve"> of</w:delText>
        </w:r>
        <w:r w:rsidR="00105506" w:rsidDel="002D4404">
          <w:rPr>
            <w:rFonts w:eastAsia="Times New Roman" w:cs="Times New Roman"/>
          </w:rPr>
          <w:delText xml:space="preserve"> a</w:delText>
        </w:r>
        <w:r w:rsidR="00EF674B" w:rsidDel="002D4404">
          <w:rPr>
            <w:rFonts w:eastAsia="Times New Roman" w:cs="Times New Roman"/>
          </w:rPr>
          <w:delText xml:space="preserve"> </w:delText>
        </w:r>
        <w:r w:rsidR="003D5C82" w:rsidDel="002D4404">
          <w:rPr>
            <w:rFonts w:eastAsia="Times New Roman" w:cs="Times New Roman"/>
          </w:rPr>
          <w:delText xml:space="preserve">path </w:delText>
        </w:r>
      </w:del>
      <w:ins w:id="158" w:author="simon levin" w:date="2017-07-16T20:05:00Z">
        <w:del w:id="159" w:author="Edward Tekwa" w:date="2017-07-31T16:27:00Z">
          <w:r w:rsidR="00C33E6C" w:rsidDel="002D4404">
            <w:rPr>
              <w:rFonts w:eastAsia="Times New Roman" w:cs="Times New Roman"/>
            </w:rPr>
            <w:delText>path-</w:delText>
          </w:r>
        </w:del>
      </w:ins>
      <w:del w:id="160" w:author="Edward Tekwa" w:date="2017-07-31T16:27:00Z">
        <w:r w:rsidR="003D5C82" w:rsidDel="002D4404">
          <w:rPr>
            <w:rFonts w:eastAsia="Times New Roman" w:cs="Times New Roman"/>
          </w:rPr>
          <w:delText>dependent harvesting</w:delText>
        </w:r>
        <w:r w:rsidR="00105506" w:rsidDel="002D4404">
          <w:rPr>
            <w:rFonts w:eastAsia="Times New Roman" w:cs="Times New Roman"/>
          </w:rPr>
          <w:delText xml:space="preserve"> regime</w:delText>
        </w:r>
        <w:r w:rsidR="00FB3E42" w:rsidDel="002D4404">
          <w:rPr>
            <w:rFonts w:eastAsia="Times New Roman" w:cs="Times New Roman"/>
          </w:rPr>
          <w:delText xml:space="preserve"> occur</w:delText>
        </w:r>
        <w:r w:rsidR="0038693C" w:rsidDel="002D4404">
          <w:rPr>
            <w:rFonts w:eastAsia="Times New Roman" w:cs="Times New Roman"/>
          </w:rPr>
          <w:delText>ing</w:delText>
        </w:r>
      </w:del>
      <w:ins w:id="161" w:author="Fenichel, Eli" w:date="2017-07-16T12:51:00Z">
        <w:del w:id="162" w:author="Edward Tekwa" w:date="2017-07-31T16:27:00Z">
          <w:r w:rsidR="00DF1007" w:rsidDel="002D4404">
            <w:rPr>
              <w:rFonts w:eastAsia="Times New Roman" w:cs="Times New Roman"/>
            </w:rPr>
            <w:delText>occurring</w:delText>
          </w:r>
        </w:del>
      </w:ins>
      <w:del w:id="163" w:author="Edward Tekwa" w:date="2017-07-31T16:27:00Z">
        <w:r w:rsidR="00105506" w:rsidDel="002D4404">
          <w:rPr>
            <w:rFonts w:eastAsia="Times New Roman" w:cs="Times New Roman"/>
          </w:rPr>
          <w:delText xml:space="preserve"> at high cost/benefit</w:delText>
        </w:r>
        <w:r w:rsidR="007E5D05" w:rsidDel="002D4404">
          <w:rPr>
            <w:rFonts w:eastAsia="Times New Roman" w:cs="Times New Roman"/>
          </w:rPr>
          <w:delText xml:space="preserve"> ratio</w:delText>
        </w:r>
        <w:r w:rsidR="00105506" w:rsidDel="002D4404">
          <w:rPr>
            <w:rFonts w:eastAsia="Times New Roman" w:cs="Times New Roman"/>
          </w:rPr>
          <w:delText xml:space="preserve"> </w:delText>
        </w:r>
      </w:del>
      <w:ins w:id="164" w:author="simon levin" w:date="2017-07-16T20:05:00Z">
        <w:del w:id="165" w:author="Edward Tekwa" w:date="2017-07-31T16:27:00Z">
          <w:r w:rsidR="00C33E6C" w:rsidDel="002D4404">
            <w:rPr>
              <w:rFonts w:eastAsia="Times New Roman" w:cs="Times New Roman"/>
            </w:rPr>
            <w:delText xml:space="preserve">ratios </w:delText>
          </w:r>
        </w:del>
      </w:ins>
      <w:del w:id="166" w:author="Edward Tekwa" w:date="2017-07-31T16:27:00Z">
        <w:r w:rsidR="00105506" w:rsidDel="002D4404">
          <w:rPr>
            <w:rFonts w:eastAsia="Times New Roman" w:cs="Times New Roman"/>
          </w:rPr>
          <w:delText xml:space="preserve">and </w:delText>
        </w:r>
        <w:r w:rsidR="00551658" w:rsidDel="002D4404">
          <w:rPr>
            <w:rFonts w:eastAsia="Times New Roman" w:cs="Times New Roman"/>
          </w:rPr>
          <w:delText xml:space="preserve">large </w:delText>
        </w:r>
        <w:r w:rsidR="00AD5E34" w:rsidDel="002D4404">
          <w:rPr>
            <w:rFonts w:eastAsia="Times New Roman" w:cs="Times New Roman"/>
          </w:rPr>
          <w:delText>potential resource</w:delText>
        </w:r>
        <w:r w:rsidR="00105506" w:rsidDel="002D4404">
          <w:rPr>
            <w:rFonts w:eastAsia="Times New Roman" w:cs="Times New Roman"/>
          </w:rPr>
          <w:delText xml:space="preserve"> </w:delText>
        </w:r>
        <w:r w:rsidR="009B62B1" w:rsidDel="002D4404">
          <w:rPr>
            <w:rFonts w:eastAsia="Times New Roman" w:cs="Times New Roman"/>
          </w:rPr>
          <w:delText xml:space="preserve">yields </w:delText>
        </w:r>
        <w:r w:rsidR="00C67A17" w:rsidDel="002D4404">
          <w:rPr>
            <w:rFonts w:eastAsia="Times New Roman" w:cs="Times New Roman"/>
          </w:rPr>
          <w:delText>(R</w:delText>
        </w:r>
        <w:r w:rsidR="00C67A17" w:rsidDel="002D4404">
          <w:rPr>
            <w:rFonts w:eastAsia="Times New Roman" w:cs="Times New Roman"/>
            <w:vertAlign w:val="superscript"/>
          </w:rPr>
          <w:delText>2</w:delText>
        </w:r>
        <w:r w:rsidR="00605C57" w:rsidDel="002D4404">
          <w:rPr>
            <w:rFonts w:eastAsia="Times New Roman" w:cs="Times New Roman"/>
          </w:rPr>
          <w:delText>=0.</w:delText>
        </w:r>
        <w:r w:rsidR="00916D56" w:rsidDel="002D4404">
          <w:rPr>
            <w:rFonts w:eastAsia="Times New Roman" w:cs="Times New Roman"/>
          </w:rPr>
          <w:delText>311</w:delText>
        </w:r>
        <w:r w:rsidR="00C67A17" w:rsidDel="002D4404">
          <w:rPr>
            <w:rFonts w:eastAsia="Times New Roman" w:cs="Times New Roman"/>
          </w:rPr>
          <w:delText xml:space="preserve">, </w:delText>
        </w:r>
        <w:r w:rsidR="00E50B82" w:rsidDel="002D4404">
          <w:rPr>
            <w:rFonts w:eastAsia="Times New Roman" w:cs="Times New Roman"/>
          </w:rPr>
          <w:delText>p=3</w:delText>
        </w:r>
        <w:r w:rsidR="006F5239" w:rsidDel="002D4404">
          <w:rPr>
            <w:rFonts w:eastAsia="Times New Roman" w:cs="Times New Roman"/>
          </w:rPr>
          <w:delText>.0</w:delText>
        </w:r>
        <w:r w:rsidR="001E1A5E" w:rsidDel="002D4404">
          <w:rPr>
            <w:rFonts w:eastAsia="Times New Roman" w:cs="Times New Roman"/>
          </w:rPr>
          <w:delText>e-5</w:delText>
        </w:r>
        <w:r w:rsidR="00C67A17" w:rsidDel="002D4404">
          <w:rPr>
            <w:rFonts w:eastAsia="Times New Roman" w:cs="Times New Roman"/>
          </w:rPr>
          <w:delText>)</w:delText>
        </w:r>
        <w:r w:rsidR="00105506" w:rsidDel="002D4404">
          <w:rPr>
            <w:rFonts w:eastAsia="Times New Roman" w:cs="Times New Roman"/>
          </w:rPr>
          <w:delText>.</w:delText>
        </w:r>
        <w:r w:rsidR="00C67A17" w:rsidDel="002D4404">
          <w:rPr>
            <w:rFonts w:eastAsia="Times New Roman" w:cs="Times New Roman"/>
          </w:rPr>
          <w:delText xml:space="preserve"> </w:delText>
        </w:r>
        <w:r w:rsidR="00B6139A" w:rsidDel="002D4404">
          <w:rPr>
            <w:rFonts w:eastAsia="Times New Roman" w:cs="Times New Roman"/>
          </w:rPr>
          <w:delText xml:space="preserve"> </w:delText>
        </w:r>
        <w:r w:rsidR="00A50CDE" w:rsidDel="002D4404">
          <w:rPr>
            <w:rFonts w:eastAsia="Times New Roman" w:cs="Times New Roman"/>
          </w:rPr>
          <w:delText xml:space="preserve">The </w:delText>
        </w:r>
        <w:r w:rsidR="0054508F" w:rsidDel="002D4404">
          <w:rPr>
            <w:rFonts w:eastAsia="Times New Roman" w:cs="Times New Roman"/>
          </w:rPr>
          <w:delText>surprising</w:delText>
        </w:r>
        <w:r w:rsidR="0046646E" w:rsidDel="002D4404">
          <w:rPr>
            <w:rFonts w:eastAsia="Times New Roman" w:cs="Times New Roman"/>
          </w:rPr>
          <w:delText>ly</w:delText>
        </w:r>
        <w:r w:rsidR="0054508F" w:rsidDel="002D4404">
          <w:rPr>
            <w:rFonts w:eastAsia="Times New Roman" w:cs="Times New Roman"/>
          </w:rPr>
          <w:delText xml:space="preserve"> simple</w:delText>
        </w:r>
        <w:r w:rsidR="002671AB" w:rsidDel="002D4404">
          <w:rPr>
            <w:rFonts w:eastAsia="Times New Roman" w:cs="Times New Roman"/>
          </w:rPr>
          <w:delText xml:space="preserve"> one-parameter</w:delText>
        </w:r>
        <w:r w:rsidR="00516ED5" w:rsidDel="002D4404">
          <w:rPr>
            <w:rFonts w:eastAsia="Times New Roman" w:cs="Times New Roman"/>
          </w:rPr>
          <w:delText xml:space="preserve"> model</w:delText>
        </w:r>
        <w:r w:rsidR="00901C7E" w:rsidDel="002D4404">
          <w:rPr>
            <w:rFonts w:eastAsia="Times New Roman" w:cs="Times New Roman"/>
          </w:rPr>
          <w:delText xml:space="preserve"> </w:delText>
        </w:r>
        <w:r w:rsidR="0054508F" w:rsidDel="002D4404">
          <w:rPr>
            <w:rFonts w:eastAsia="Times New Roman" w:cs="Times New Roman"/>
          </w:rPr>
          <w:delText>demonstrates that</w:delText>
        </w:r>
        <w:r w:rsidR="00A50CDE" w:rsidDel="002D4404">
          <w:rPr>
            <w:rFonts w:eastAsia="Times New Roman" w:cs="Times New Roman"/>
          </w:rPr>
          <w:delText xml:space="preserve"> </w:delText>
        </w:r>
        <w:r w:rsidR="009D28F2" w:rsidDel="002D4404">
          <w:rPr>
            <w:rFonts w:eastAsia="Times New Roman" w:cs="Times New Roman"/>
          </w:rPr>
          <w:delText>diver</w:delText>
        </w:r>
        <w:r w:rsidR="00AF61E3" w:rsidDel="002D4404">
          <w:rPr>
            <w:rFonts w:eastAsia="Times New Roman" w:cs="Times New Roman"/>
          </w:rPr>
          <w:delText>ging</w:delText>
        </w:r>
        <w:r w:rsidR="00DF21EE" w:rsidDel="002D4404">
          <w:rPr>
            <w:rFonts w:eastAsia="Times New Roman" w:cs="Times New Roman"/>
          </w:rPr>
          <w:delText xml:space="preserve"> </w:delText>
        </w:r>
        <w:r w:rsidR="004A1330" w:rsidDel="002D4404">
          <w:rPr>
            <w:rFonts w:eastAsia="Times New Roman" w:cs="Times New Roman"/>
          </w:rPr>
          <w:delText>harvest patterns</w:delText>
        </w:r>
        <w:r w:rsidR="0046646E" w:rsidDel="002D4404">
          <w:rPr>
            <w:rFonts w:eastAsia="Times New Roman" w:cs="Times New Roman"/>
          </w:rPr>
          <w:delText xml:space="preserve"> across the globe</w:delText>
        </w:r>
        <w:r w:rsidR="00B91868" w:rsidDel="002D4404">
          <w:rPr>
            <w:rFonts w:eastAsia="Times New Roman" w:cs="Times New Roman"/>
          </w:rPr>
          <w:delText xml:space="preserve">, </w:delText>
        </w:r>
        <w:r w:rsidR="00596649" w:rsidDel="002D4404">
          <w:rPr>
            <w:rFonts w:eastAsia="Times New Roman" w:cs="Times New Roman"/>
          </w:rPr>
          <w:delText xml:space="preserve">which critically impact resource </w:delText>
        </w:r>
        <w:r w:rsidR="00B91868" w:rsidDel="002D4404">
          <w:rPr>
            <w:rFonts w:eastAsia="Times New Roman" w:cs="Times New Roman"/>
          </w:rPr>
          <w:delText>sustainability,</w:delText>
        </w:r>
        <w:r w:rsidR="0046646E" w:rsidDel="002D4404">
          <w:rPr>
            <w:rFonts w:eastAsia="Times New Roman" w:cs="Times New Roman"/>
          </w:rPr>
          <w:delText xml:space="preserve"> can arise </w:delText>
        </w:r>
        <w:r w:rsidR="006205D0" w:rsidDel="002D4404">
          <w:rPr>
            <w:rFonts w:eastAsia="Times New Roman" w:cs="Times New Roman"/>
          </w:rPr>
          <w:delText>from</w:delText>
        </w:r>
        <w:r w:rsidR="00B5025C" w:rsidDel="002D4404">
          <w:rPr>
            <w:rFonts w:eastAsia="Times New Roman" w:cs="Times New Roman"/>
          </w:rPr>
          <w:delText xml:space="preserve"> similar</w:delText>
        </w:r>
        <w:r w:rsidR="006205D0" w:rsidDel="002D4404">
          <w:rPr>
            <w:rFonts w:eastAsia="Times New Roman" w:cs="Times New Roman"/>
          </w:rPr>
          <w:delText xml:space="preserve"> institutional agents following simple</w:delText>
        </w:r>
        <w:r w:rsidR="000D0B52" w:rsidDel="002D4404">
          <w:rPr>
            <w:rFonts w:eastAsia="Times New Roman" w:cs="Times New Roman"/>
          </w:rPr>
          <w:delText xml:space="preserve"> bioeconomic</w:delText>
        </w:r>
        <w:r w:rsidR="00B770B3" w:rsidDel="002D4404">
          <w:rPr>
            <w:rFonts w:eastAsia="Times New Roman" w:cs="Times New Roman"/>
          </w:rPr>
          <w:delText xml:space="preserve"> </w:delText>
        </w:r>
        <w:r w:rsidR="00E57268" w:rsidDel="002D4404">
          <w:rPr>
            <w:rFonts w:eastAsia="Times New Roman" w:cs="Times New Roman"/>
          </w:rPr>
          <w:delText>rules</w:delText>
        </w:r>
        <w:r w:rsidR="00631061" w:rsidDel="002D4404">
          <w:rPr>
            <w:rFonts w:eastAsia="Times New Roman" w:cs="Times New Roman"/>
          </w:rPr>
          <w:delText xml:space="preserve"> with no differences in foresight or </w:delText>
        </w:r>
        <w:r w:rsidR="002671AB" w:rsidDel="002D4404">
          <w:rPr>
            <w:rFonts w:eastAsia="Times New Roman" w:cs="Times New Roman"/>
          </w:rPr>
          <w:delText xml:space="preserve">resource </w:delText>
        </w:r>
        <w:r w:rsidR="00B37541" w:rsidDel="002D4404">
          <w:rPr>
            <w:rFonts w:eastAsia="Times New Roman" w:cs="Times New Roman"/>
          </w:rPr>
          <w:delText>valuation</w:delText>
        </w:r>
        <w:r w:rsidR="007157B7" w:rsidDel="002D4404">
          <w:rPr>
            <w:rFonts w:eastAsia="Times New Roman" w:cs="Times New Roman"/>
          </w:rPr>
          <w:delText>.</w:delText>
        </w:r>
        <w:r w:rsidR="00A84922" w:rsidDel="002D4404">
          <w:rPr>
            <w:rFonts w:eastAsia="Times New Roman" w:cs="Times New Roman"/>
          </w:rPr>
          <w:delText xml:space="preserve">  </w:delText>
        </w:r>
      </w:del>
      <w:r w:rsidR="00A84922">
        <w:rPr>
          <w:rFonts w:eastAsia="Times New Roman" w:cs="Times New Roman"/>
        </w:rPr>
        <w:t xml:space="preserve">Path dependence </w:t>
      </w:r>
      <w:r w:rsidR="002E7FFC">
        <w:rPr>
          <w:rFonts w:eastAsia="Times New Roman" w:cs="Times New Roman"/>
        </w:rPr>
        <w:t xml:space="preserve">implies that undesirable policies can be hard to shake, but also leaves hope for </w:t>
      </w:r>
      <w:del w:id="167" w:author="Edward Tekwa" w:date="2017-07-31T16:09:00Z">
        <w:r w:rsidR="00A83988" w:rsidDel="003B0FE0">
          <w:rPr>
            <w:rFonts w:eastAsia="Times New Roman" w:cs="Times New Roman"/>
          </w:rPr>
          <w:delText>large</w:delText>
        </w:r>
        <w:r w:rsidR="002E7FFC" w:rsidDel="003B0FE0">
          <w:rPr>
            <w:rFonts w:eastAsia="Times New Roman" w:cs="Times New Roman"/>
          </w:rPr>
          <w:delText xml:space="preserve"> </w:delText>
        </w:r>
        <w:r w:rsidR="00FF7800" w:rsidDel="003B0FE0">
          <w:rPr>
            <w:rFonts w:eastAsia="Times New Roman" w:cs="Times New Roman"/>
          </w:rPr>
          <w:delText xml:space="preserve">and </w:delText>
        </w:r>
      </w:del>
      <w:r w:rsidR="00FF7800">
        <w:rPr>
          <w:rFonts w:eastAsia="Times New Roman" w:cs="Times New Roman"/>
        </w:rPr>
        <w:t xml:space="preserve">nearly-irreversible </w:t>
      </w:r>
      <w:r w:rsidR="002E7FFC">
        <w:rPr>
          <w:rFonts w:eastAsia="Times New Roman" w:cs="Times New Roman"/>
        </w:rPr>
        <w:t>shifts toward</w:t>
      </w:r>
      <w:r w:rsidR="00832CC3">
        <w:rPr>
          <w:rFonts w:eastAsia="Times New Roman" w:cs="Times New Roman"/>
        </w:rPr>
        <w:t xml:space="preserve"> </w:t>
      </w:r>
      <w:r w:rsidR="002E7FFC">
        <w:rPr>
          <w:rFonts w:eastAsia="Times New Roman" w:cs="Times New Roman"/>
        </w:rPr>
        <w:t>desirable policies</w:t>
      </w:r>
      <w:r w:rsidR="00D74FB3">
        <w:rPr>
          <w:rFonts w:eastAsia="Times New Roman" w:cs="Times New Roman"/>
        </w:rPr>
        <w:t xml:space="preserve"> and </w:t>
      </w:r>
      <w:r w:rsidR="00CA6B98">
        <w:rPr>
          <w:rFonts w:eastAsia="Times New Roman" w:cs="Times New Roman"/>
        </w:rPr>
        <w:t xml:space="preserve">resource </w:t>
      </w:r>
      <w:commentRangeStart w:id="168"/>
      <w:r w:rsidR="00CA6B98">
        <w:rPr>
          <w:rFonts w:eastAsia="Times New Roman" w:cs="Times New Roman"/>
        </w:rPr>
        <w:t>sustainability</w:t>
      </w:r>
      <w:commentRangeEnd w:id="168"/>
      <w:r w:rsidR="00DF1007">
        <w:rPr>
          <w:rStyle w:val="CommentReference"/>
        </w:rPr>
        <w:commentReference w:id="168"/>
      </w:r>
      <w:r w:rsidR="002E7FFC">
        <w:rPr>
          <w:rFonts w:eastAsia="Times New Roman" w:cs="Times New Roman"/>
        </w:rPr>
        <w:t>.</w:t>
      </w:r>
    </w:p>
    <w:p w14:paraId="6B164F54" w14:textId="4C282BB0" w:rsidR="0074771C" w:rsidRDefault="0074771C" w:rsidP="00BF699A">
      <w:pPr>
        <w:outlineLvl w:val="0"/>
      </w:pPr>
      <w:r>
        <w:tab/>
      </w:r>
      <w:r w:rsidR="00DF1007">
        <w:t>Surveying</w:t>
      </w:r>
      <w:r w:rsidR="0060280E">
        <w:t xml:space="preserve"> </w:t>
      </w:r>
      <w:r w:rsidR="0034722A">
        <w:t>marine fisher</w:t>
      </w:r>
      <w:r w:rsidR="0031368F">
        <w:t>y harvest patterns</w:t>
      </w:r>
      <w:r w:rsidR="00A0773C">
        <w:t xml:space="preserve"> and the related literature suggests </w:t>
      </w:r>
      <w:del w:id="169" w:author="Edward Tekwa" w:date="2017-07-31T18:03:00Z">
        <w:r w:rsidR="00A0773C" w:rsidDel="009B405C">
          <w:delText xml:space="preserve">the </w:delText>
        </w:r>
        <w:r w:rsidR="006464E3" w:rsidDel="009B405C">
          <w:delText xml:space="preserve">possibility </w:delText>
        </w:r>
      </w:del>
      <w:ins w:id="170" w:author="Fenichel, Eli" w:date="2017-07-16T12:53:00Z">
        <w:r w:rsidR="00DF1007">
          <w:t xml:space="preserve">that </w:t>
        </w:r>
      </w:ins>
      <w:r w:rsidR="00E806B1">
        <w:t>path dependen</w:t>
      </w:r>
      <w:r w:rsidR="00A0773C">
        <w:t>ce</w:t>
      </w:r>
      <w:r w:rsidR="002810E8">
        <w:t xml:space="preserve"> </w:t>
      </w:r>
      <w:ins w:id="171" w:author="Fenichel, Eli" w:date="2017-07-16T12:53:00Z">
        <w:r w:rsidR="00DF1007">
          <w:t xml:space="preserve">may </w:t>
        </w:r>
      </w:ins>
      <w:ins w:id="172" w:author="Edward Tekwa" w:date="2017-07-31T18:04:00Z">
        <w:r w:rsidR="009B405C">
          <w:t xml:space="preserve">partly </w:t>
        </w:r>
      </w:ins>
      <w:ins w:id="173" w:author="Fenichel, Eli" w:date="2017-07-16T12:54:00Z">
        <w:r w:rsidR="00DF1007">
          <w:t>explain the variation in fishery</w:t>
        </w:r>
      </w:ins>
      <w:r w:rsidR="00E64B56">
        <w:t xml:space="preserve"> harvest </w:t>
      </w:r>
      <w:commentRangeStart w:id="174"/>
      <w:r w:rsidR="00E64B56">
        <w:t>rates</w:t>
      </w:r>
      <w:commentRangeEnd w:id="174"/>
      <w:r w:rsidR="00DF1007">
        <w:rPr>
          <w:rStyle w:val="CommentReference"/>
        </w:rPr>
        <w:commentReference w:id="174"/>
      </w:r>
      <w:ins w:id="175" w:author="Edward Tekwa" w:date="2017-07-31T18:04:00Z">
        <w:r w:rsidR="00E26416">
          <w:t>, or the portion of the current stock that is harvested per year</w:t>
        </w:r>
        <w:r w:rsidR="00E26416">
          <w:fldChar w:fldCharType="begin" w:fldLock="1"/>
        </w:r>
      </w:ins>
      <w:r w:rsidR="00BF4D94">
        <w:instrText>ADDIN CSL_CITATION { "citationItems" : [ { "id" : "ITEM-1", "itemData" : { "DOI" : "10.1016/j.fishres.2008.01.003", "ISBN" : "0165-7836", "ISSN" : "01657836", "abstract" : "Harvest policies use control rules and associated policy parameters to dictate how fishing mortality or catch and yield levels are determined, and are necessary for rational management. Common control rules include constant catch, constant fishing mortality rate, constant escapement, or a few variations of these. The \"best\" among these control rules for meeting common fishery objectives (e.g., maximizing yield) is a source of controversy in the literature, and results are seemingly contradictory. To compare the ability of control rules to meet widely used fishery objectives and identify potential causes for these apparently contradictory results, we did a detailed review of relevant literature. The relative performance of control rules at meeting common fishery objectives is affected by: whether uncertainty in estimated stock sizes is included in analyses, whether the maximum recruitment level (e.g., the asymptote of a Beverton-Holt stock-recruit function) is varied in an autocorrelated fashion over time, fishery objectives, and the amount of compensation in the stock-recruit relationship. Few studies have compared control rules using optimal parameters (e.g., those that maximize some objective function) that were found while including assessment error. More commonly, parameters that are optimal without assessment error are used in a comparison of control rules that includes assessment error. This approach can produce misleading results. Ideally, selection of a control rule and policy parameters is done within the framework of a stochastic simulation that considers key uncertainties. If this is not feasible, an alternative option is to \"borrow\" control rules from a similar fishery and set policy parameters based on biological reference points developed for a species with similar taxonomy and life-history traits. More research is needed to compare control rules when accounting for uncertainty in key population parameters, when stock-recruitment or other population dynamic parameters vary over time, and for fisheries with non-yield-based or competing objectives. \u00a9 2008 Elsevier B.V. All rights reserved.", "author" : [ { "dropping-particle" : "", "family" : "Deroba", "given" : "Jonathan J.", "non-dropping-particle" : "", "parse-names" : false, "suffix" : "" }, { "dropping-particle" : "", "family" : "Bence", "given" : "James R.", "non-dropping-particle" : "", "parse-names" : false, "suffix" : "" } ], "container-title" : "Fisheries Research", "id" : "ITEM-1", "issue" : "3", "issued" : { "date-parts" : [ [ "2008" ] ] }, "page" : "210-223", "title" : "A review of harvest policies: Understanding relative performance of control rules", "type" : "article-journal", "volume" : "94" }, "uris" : [ "http://www.mendeley.com/documents/?uuid=6e096481-f149-47f6-b059-84442ce1107c" ] } ], "mendeley" : { "formattedCitation" : "&lt;sup&gt;21&lt;/sup&gt;", "plainTextFormattedCitation" : "21", "previouslyFormattedCitation" : "&lt;sup&gt;35&lt;/sup&gt;" }, "properties" : { "noteIndex" : 0 }, "schema" : "https://github.com/citation-style-language/schema/raw/master/csl-citation.json" }</w:instrText>
      </w:r>
      <w:ins w:id="176" w:author="Edward Tekwa" w:date="2017-07-31T18:04:00Z">
        <w:r w:rsidR="00E26416">
          <w:fldChar w:fldCharType="separate"/>
        </w:r>
      </w:ins>
      <w:r w:rsidR="00BF4D94" w:rsidRPr="00BF4D94">
        <w:rPr>
          <w:noProof/>
          <w:vertAlign w:val="superscript"/>
        </w:rPr>
        <w:t>21</w:t>
      </w:r>
      <w:ins w:id="177" w:author="Edward Tekwa" w:date="2017-07-31T18:04:00Z">
        <w:r w:rsidR="00E26416">
          <w:fldChar w:fldCharType="end"/>
        </w:r>
      </w:ins>
      <w:r w:rsidR="00BF699A">
        <w:t xml:space="preserve">.  </w:t>
      </w:r>
      <w:r w:rsidR="00A0773C">
        <w:t>In</w:t>
      </w:r>
      <w:r w:rsidR="00E806B1">
        <w:t xml:space="preserve"> an era where </w:t>
      </w:r>
      <w:commentRangeStart w:id="178"/>
      <w:r w:rsidR="00E806B1">
        <w:t xml:space="preserve">resource sustainability </w:t>
      </w:r>
      <w:commentRangeEnd w:id="178"/>
      <w:r w:rsidR="00AB1752">
        <w:rPr>
          <w:rStyle w:val="CommentReference"/>
        </w:rPr>
        <w:commentReference w:id="178"/>
      </w:r>
      <w:r w:rsidR="00E806B1">
        <w:t xml:space="preserve">is increasingly </w:t>
      </w:r>
      <w:r w:rsidR="00E806B1">
        <w:lastRenderedPageBreak/>
        <w:t>recognized</w:t>
      </w:r>
      <w:r w:rsidR="00854D35">
        <w:fldChar w:fldCharType="begin" w:fldLock="1"/>
      </w:r>
      <w:r w:rsidR="00BF4D94">
        <w:instrText>ADDIN CSL_CITATION { "citationItems" : [ { "id" : "ITEM-1", "itemData" : { "DOI" : "ISBN 92-5-103834-5", "ISBN" : "92-5-103834-5", "abstract" : "Fisheries, including aquaculture, provide a vital source of food, employment, recreation, trade and economic well-being for people throughout the world, both for present and future generations and should therefore be conducted in a responsible manner. This Code sets out principles and international standards of behaviour for responsible practices with a view to ensuring the effective conservation, management and development of living aquatic resources, with due respect for the ecosystem and biodiversity. The Code recognizes the nutritional, economic, social, environmental and cultural importance of fisheries and the interests of all those concerned with the fishery sector. The Code takes into account the biological characteristics of the resources and their environment and the interests of consumers and other users. States and those involved in fisheries are encouraged to apply the Code and give effect to it.", "author" : [ { "dropping-particle" : "", "family" : "FAO", "given" : "", "non-dropping-particle" : "", "parse-names" : false, "suffix" : "" } ], "container-title" : "Food and Agriculture Organization of the United Nations", "id" : "ITEM-1", "issued" : { "date-parts" : [ [ "1995" ] ] }, "title" : "Code of Conduct for Responsible Fisheries", "type" : "article-journal" }, "uris" : [ "http://www.mendeley.com/documents/?uuid=dd535fc1-4ff8-4963-99c0-28472556bea7" ] } ], "mendeley" : { "formattedCitation" : "&lt;sup&gt;22&lt;/sup&gt;", "plainTextFormattedCitation" : "22", "previouslyFormattedCitation" : "&lt;sup&gt;26&lt;/sup&gt;" }, "properties" : { "noteIndex" : 0 }, "schema" : "https://github.com/citation-style-language/schema/raw/master/csl-citation.json" }</w:instrText>
      </w:r>
      <w:r w:rsidR="00854D35">
        <w:fldChar w:fldCharType="separate"/>
      </w:r>
      <w:r w:rsidR="00BF4D94" w:rsidRPr="00BF4D94">
        <w:rPr>
          <w:noProof/>
          <w:vertAlign w:val="superscript"/>
        </w:rPr>
        <w:t>22</w:t>
      </w:r>
      <w:r w:rsidR="00854D35">
        <w:fldChar w:fldCharType="end"/>
      </w:r>
      <w:r w:rsidR="0031368F">
        <w:t xml:space="preserve"> and mandated</w:t>
      </w:r>
      <w:r w:rsidR="00BF699A">
        <w:fldChar w:fldCharType="begin" w:fldLock="1"/>
      </w:r>
      <w:r w:rsidR="00BF4D94">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"&lt;sup&gt;27&lt;/sup&gt;" }, "properties" : { "noteIndex" : 0 }, "schema" : "https://github.com/citation-style-language/schema/raw/master/csl-citation.json" }</w:instrText>
      </w:r>
      <w:r w:rsidR="00BF699A">
        <w:fldChar w:fldCharType="separate"/>
      </w:r>
      <w:r w:rsidR="00BF4D94" w:rsidRPr="00BF4D94">
        <w:rPr>
          <w:noProof/>
          <w:vertAlign w:val="superscript"/>
        </w:rPr>
        <w:t>23</w:t>
      </w:r>
      <w:r w:rsidR="00BF699A">
        <w:fldChar w:fldCharType="end"/>
      </w:r>
      <w:r w:rsidR="00E806B1">
        <w:t>,</w:t>
      </w:r>
      <w:r w:rsidR="00CB4C2C">
        <w:t xml:space="preserve"> harvest rates </w:t>
      </w:r>
      <w:ins w:id="179" w:author="Edward Tekwa" w:date="2017-07-18T13:59:00Z">
        <w:r w:rsidR="00FB5D24">
          <w:t>remain</w:t>
        </w:r>
        <w:r w:rsidR="00AA044B">
          <w:t xml:space="preserve"> </w:t>
        </w:r>
      </w:ins>
      <w:r w:rsidR="00CB4C2C">
        <w:t>highly heterogeneous, with</w:t>
      </w:r>
      <w:r w:rsidR="00E806B1">
        <w:t xml:space="preserve"> </w:t>
      </w:r>
      <w:r w:rsidR="004B2897">
        <w:t>31.4% of</w:t>
      </w:r>
      <w:r w:rsidR="00E806B1">
        <w:t xml:space="preserve"> global fisheries still overharvest</w:t>
      </w:r>
      <w:r w:rsidR="00CB4C2C">
        <w:t>ing</w:t>
      </w:r>
      <w:r w:rsidR="00BF699A">
        <w:fldChar w:fldCharType="begin" w:fldLock="1"/>
      </w:r>
      <w:r w:rsidR="00BF4D94">
        <w:instrText>ADDIN CSL_CITATION { "citationItems" : [ { "id" : "ITEM-1", "itemData" : { "ISBN" : "9789251091852", "ISSN" : "1020-5489", "author" : [ { "dropping-particle" : "", "family" : "FAO", "given" : "", "non-dropping-particle" : "", "parse-names" : false, "suffix" : "" } ], "id" : "ITEM-1", "issued" : { "date-parts" : [ [ "2016" ] ] }, "publisher-place" : "Rome", "title" : "The State of World Fisheries and Aquaculture", "type" : "book" }, "uris" : [ "http://www.mendeley.com/documents/?uuid=2add8afc-99ad-4e5a-b8bd-1c2473956127" ] } ], "mendeley" : { "formattedCitation" : "&lt;sup&gt;24&lt;/sup&gt;", "plainTextFormattedCitation" : "24", "previouslyFormattedCitation" : "&lt;sup&gt;28&lt;/sup&gt;" }, "properties" : { "noteIndex" : 0 }, "schema" : "https://github.com/citation-style-language/schema/raw/master/csl-citation.json" }</w:instrText>
      </w:r>
      <w:r w:rsidR="00BF699A">
        <w:fldChar w:fldCharType="separate"/>
      </w:r>
      <w:r w:rsidR="00BF4D94" w:rsidRPr="00BF4D94">
        <w:rPr>
          <w:noProof/>
          <w:vertAlign w:val="superscript"/>
        </w:rPr>
        <w:t>24</w:t>
      </w:r>
      <w:r w:rsidR="00BF699A">
        <w:fldChar w:fldCharType="end"/>
      </w:r>
      <w:r w:rsidR="00BF699A">
        <w:t>.</w:t>
      </w:r>
      <w:ins w:id="180" w:author="Edward Tekwa" w:date="2017-07-18T11:52:00Z">
        <w:r w:rsidR="00790BB1">
          <w:t xml:space="preserve">  </w:t>
        </w:r>
        <w:r w:rsidR="00B3552A">
          <w:t>Path dependent harvest rate is different from the issue of multiple stability in fish stock</w:t>
        </w:r>
      </w:ins>
      <w:ins w:id="181" w:author="Edward Tekwa" w:date="2017-07-31T15:46:00Z">
        <w:r w:rsidR="00EA01F3">
          <w:fldChar w:fldCharType="begin" w:fldLock="1"/>
        </w:r>
      </w:ins>
      <w:r w:rsidR="00BF4D94">
        <w:instrText>ADDIN CSL_CITATION { "citationItems" : [ { "id" : "ITEM-1",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"ITEM-1", "issue" : "2-4", "issued" : { "date-parts" : [ [ "2004" ] ] }, "page" : "135-141", "title" : "Regime shifts in the ocean: Reconciling observations and theory", "type" : "article-journal", "volume" : "60" }, "uris" : [ "http://www.mendeley.com/documents/?uuid=033269b8-a6d5-496a-943a-48899e45352f" ] }, { "id" : "ITEM-2",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"ITEM-2", "issue" : "5", "issued" : { "date-parts" : [ [ "2016" ] ] }, "page" : "252-260", "title" : "Social drivers forewarn of marine regime shifts", "type" : "article-journal", "volume" : "14" }, "uris" : [ "http://www.mendeley.com/documents/?uuid=d18f4b19-43dd-45d4-848e-819364099468" ] }, { "id" : "ITEM-3", "itemData" : { "DOI" : "10.1073/pnas.1504954112", "ISBN" : "0027-8424", "ISSN" : "1091-6490", "PMID" : "26283344", "abstract" : "Regime shifts triggered by human activities and environmental changes have led to significant ecological and socioeconomic consequences in marine and terrestrial ecosystems worldwide. Ecological processes and feedbacks associated with regime shifts have received considerable attention, but human individual and collective behavior is rarely treated as an integrated component of such shifts. Here, we used generalized modeling to develop a coupled social-ecological model that integrated rich social and ecological data to investigate the role of social dynamics in the 1980s Baltic Sea cod boom and collapse. We showed that psychological, economic, and regulatory aspects of fisher decision making, in addition to ecological interactions, contributed both to the temporary persistence of the cod boom and to its subsequent collapse. These features of the social-ecological system also would have limited the effectiveness of stronger fishery regulations. Our results provide quantitative, empirical evidence that incorporating social dynamics into models of natural resources is critical for understanding how resources can be managed sustainably. We also show that generalized modeling, which is well-suited to collaborative model development and does not require detailed specification of causal relationships between system variables, can help tackle the complexities involved in creating and analyzing social-ecological models.", "author" : [ { "dropping-particle" : "", "family" : "Lade", "given" : "Steven J", "non-dropping-particle" : "", "parse-names" : false, "suffix" : "" }, { "dropping-particle" : "", "family" : "Niiranen", "given" : "Susa", "non-dropping-particle" : "", "parse-names" : false, "suffix" : "" }, { "dropping-particle" : "", "family" : "Hentati-Sundberg", "given" : "Jonas", "non-dropping-particle" : "", "parse-names" : false, "suffix" : "" }, { "dropping-particle" : "", "family" : "Blenckner", "given" : "Thorsten", "non-dropping-particle" : "", "parse-names" : false, "suffix" : "" }, { "dropping-particle" : "", "family" : "Boonstra", "given" : "Wiebren J", "non-dropping-particle" : "", "parse-names" : false, "suffix" : "" }, { "dropping-particle" : "", "family" : "Orach", "given" : "Kirill", "non-dropping-particle" : "", "parse-names" : false, "suffix" : "" }, { "dropping-particle" : "", "family" : "Quaas", "given" : "Martin F", "non-dropping-particle" : "", "parse-names" : false, "suffix" : "" }, { "dropping-particle" : "", "family" : "\u00d6sterblom", "given" : "Henrik", "non-dropping-particle" : "", "parse-names" : false, "suffix" : "" }, { "dropping-particle" : "", "family" : "Schl\u00fcter", "given" : "Maja", "non-dropping-particle" : "", "parse-names" : false, "suffix" : "" } ], "container-title" : "Proceedings of the National Academy of Sciences of the United States of America", "id" : "ITEM-3", "issue" : "35", "issued" : { "date-parts" : [ [ "2015" ] ] }, "page" : "11120-5", "title" : "An empirical model of the Baltic Sea reveals the importance of social dynamics for ecological regime shifts.", "type" : "article-journal", "volume" : "112" }, "uris" : [ "http://www.mendeley.com/documents/?uuid=8b2e457c-e327-48e0-9412-16b637e443fd" ] } ], "mendeley" : { "formattedCitation" : "&lt;sup&gt;25\u201327&lt;/sup&gt;", "plainTextFormattedCitation" : "25\u201327", "previouslyFormattedCitation" : "&lt;sup&gt;21\u201323&lt;/sup&gt;" }, "properties" : { "noteIndex" : 0 }, "schema" : "https://github.com/citation-style-language/schema/raw/master/csl-citation.json" }</w:instrText>
      </w:r>
      <w:ins w:id="182" w:author="Edward Tekwa" w:date="2017-07-31T15:46:00Z">
        <w:r w:rsidR="00EA01F3">
          <w:fldChar w:fldCharType="separate"/>
        </w:r>
      </w:ins>
      <w:r w:rsidR="00BF4D94" w:rsidRPr="00BF4D94">
        <w:rPr>
          <w:noProof/>
          <w:vertAlign w:val="superscript"/>
        </w:rPr>
        <w:t>25–27</w:t>
      </w:r>
      <w:ins w:id="183" w:author="Edward Tekwa" w:date="2017-07-31T15:46:00Z">
        <w:r w:rsidR="00EA01F3">
          <w:fldChar w:fldCharType="end"/>
        </w:r>
      </w:ins>
      <w:ins w:id="184" w:author="Edward Tekwa" w:date="2017-07-18T11:54:00Z">
        <w:r w:rsidR="00B3552A">
          <w:t xml:space="preserve"> </w:t>
        </w:r>
      </w:ins>
      <w:ins w:id="185" w:author="Edward Tekwa" w:date="2017-07-18T12:07:00Z">
        <w:r w:rsidR="001C708F">
          <w:t xml:space="preserve">due to </w:t>
        </w:r>
      </w:ins>
      <w:ins w:id="186" w:author="Edward Tekwa" w:date="2017-07-18T11:53:00Z">
        <w:r w:rsidR="00573CF3">
          <w:t>complex</w:t>
        </w:r>
      </w:ins>
      <w:ins w:id="187" w:author="Edward Tekwa" w:date="2017-07-18T12:12:00Z">
        <w:r w:rsidR="003228BE">
          <w:t xml:space="preserve"> (non-unimodal)</w:t>
        </w:r>
      </w:ins>
      <w:ins w:id="188" w:author="Edward Tekwa" w:date="2017-07-18T12:05:00Z">
        <w:r w:rsidR="00573CF3">
          <w:t xml:space="preserve"> growth dynamics</w:t>
        </w:r>
      </w:ins>
      <w:ins w:id="189" w:author="Edward Tekwa" w:date="2017-07-18T12:07:00Z">
        <w:r w:rsidR="001C708F">
          <w:fldChar w:fldCharType="begin" w:fldLock="1"/>
        </w:r>
      </w:ins>
      <w:r w:rsidR="00BF4D94">
        <w:instrText>ADDIN CSL_CITATION { "citationItems" : [ { "id" : "ITEM-1", "itemData" : { "DOI" : "10.1016/j.pocean.2004.02.013", "ISBN" : "0079-6611", "ISSN" : "00796611", "abstract" : "\"Regime shifts\" are considered here to be low-frequency, high-amplitude changes in oceanic conditions that may be especially pronounced in biological variables and propagate through several trophic levels. Three different types of regime shift (smooth, abrupt and discontinuous) are identified on the basis of different patterns in the relationship between the response of an ecosystem variable (usually biotic) and some external forcing or condition (control variable). The smooth regime shift is represented by a quasi-linear relationship between the response and control variables. The abrupt regime shift exhibits a nonlinear relationship between the response and control variables, and the discontinuous regime shift is characterized by the trajectory of the response variable differing when the forcing variable increases compared to when it decreases (i.e., the occurrence of alternative \"stable\" states). Most often, oceanic regime shifts are identified from time series of biotic variables (often commercial fish), but this approach does not allow the identification of discontinuous regime shifts. Recognizing discontinuous regime shifts is, however, particularly important as evidence from terrestrial and freshwater ecosystems suggests that such regime shifts may not be immediately reversible. Based on a review of various generic classes of mathematical models, we conclude that regime shifts arise from the interaction between population processes and external forcing variables. The shift between ecosystem states can be caused by gradual, cumulative changes in the forcing variable(s) or it can be triggered by acute disturbances, either anthropogenic or natural. A protocol for diagnosing the type of regime shift encountered is described and applied to a data set on Georges Bank haddock, from which it is concluded that a discontinuous regime shift in the abundance of haddock may have occurred. It is acknowledged that few, if any, marine data are available to confirm the occurrence of discontinuous regime shifts in the ocean. Nevertheless, we argue that there is good theoretical evidence for their occurrence as well as some anecdotal evidence from data collection campaigns and that the possibility of their occurrence should be recognized in the development of natural resource management strategies. \u00a9 2004 Elsevier Ltd. All rights reserved.", "author" : [ { "dropping-particle" : "", "family" : "Collie", "given" : "Jeremy S.", "non-dropping-particle" : "", "parse-names" : false, "suffix" : "" }, { "dropping-particle" : "", "family" : "Richardson", "given" : "Katherine", "non-dropping-particle" : "", "parse-names" : false, "suffix" : "" }, { "dropping-particle" : "", "family" : "Steele", "given" : "John H.", "non-dropping-particle" : "", "parse-names" : false, "suffix" : "" } ], "container-title" : "Progress in Oceanography", "id" : "ITEM-1", "issue" : "2-4", "issued" : { "date-parts" : [ [ "2004" ] ] }, "page" : "281-302", "title" : "Regime shifts: Can ecological theory illuminate the mechanisms?", "type" : "article-journal", "volume" : "60" }, "uris" : [ "http://www.mendeley.com/documents/?uuid=1ff0c676-0af5-4cd0-a1fa-27b1a251276d" ] } ], "mendeley" : { "formattedCitation" : "&lt;sup&gt;28&lt;/sup&gt;", "plainTextFormattedCitation" : "28", "previouslyFormattedCitation" : "&lt;sup&gt;29&lt;/sup&gt;" }, "properties" : { "noteIndex" : 0 }, "schema" : "https://github.com/citation-style-language/schema/raw/master/csl-citation.json" }</w:instrText>
      </w:r>
      <w:r w:rsidR="001C708F">
        <w:fldChar w:fldCharType="separate"/>
      </w:r>
      <w:r w:rsidR="00BF4D94" w:rsidRPr="00BF4D94">
        <w:rPr>
          <w:noProof/>
          <w:vertAlign w:val="superscript"/>
        </w:rPr>
        <w:t>28</w:t>
      </w:r>
      <w:ins w:id="190" w:author="Edward Tekwa" w:date="2017-07-18T12:07:00Z">
        <w:r w:rsidR="001C708F">
          <w:fldChar w:fldCharType="end"/>
        </w:r>
      </w:ins>
      <w:ins w:id="191" w:author="Edward Tekwa" w:date="2017-07-18T11:53:00Z">
        <w:r w:rsidR="00573CF3">
          <w:t xml:space="preserve"> </w:t>
        </w:r>
        <w:r w:rsidR="00B3552A">
          <w:t xml:space="preserve">or </w:t>
        </w:r>
      </w:ins>
      <w:ins w:id="192" w:author="Edward Tekwa" w:date="2017-07-18T12:08:00Z">
        <w:r w:rsidR="00990C04">
          <w:t xml:space="preserve">a </w:t>
        </w:r>
      </w:ins>
      <w:ins w:id="193" w:author="Edward Tekwa" w:date="2017-07-18T11:53:00Z">
        <w:r w:rsidR="00B3552A">
          <w:t>constant harvest policy</w:t>
        </w:r>
      </w:ins>
      <w:ins w:id="194" w:author="Edward Tekwa" w:date="2017-07-18T12:07:00Z">
        <w:r w:rsidR="001C708F">
          <w:fldChar w:fldCharType="begin" w:fldLock="1"/>
        </w:r>
      </w:ins>
      <w:r w:rsidR="00BF4D94">
        <w:instrText>ADDIN CSL_CITATION { "citationItems" : [ { "id" : "ITEM-1", "itemData" : { "DOI" : "10.1073/pnas.93.10.5078", "ISBN" : "0027-8424", "ISSN" : "00278424", "PMID" : "11607680", "abstract" : "With the collapse of fisheries in many parts of the world causing widespread economic harm, attention is focused on a possible cause and remedy of fishery collapse. Economic theory for managing a renewable resource, such as a fishery, leads to an ecologically unstable equilibrium as difficult to maintain as balancing a marble on top of a dome. A fishery should be managed for ecological stability instead--in the analogy, as easy to maintain as keeping a marble near the base of a bowl. The goal of ecological stability is achieved if the target stock is above that producing maximum sustainable yield and harvested at less than the maximum sustainable yield. The cost of managing for ecological stability, termed \"natural insurance,\" is low if the fishery is sufficiently productive. This cost is shown to pay for itself over the long term in a variable and uncertain environment. An ecologically stable target stock may be attained either with annually variable quotas following current practice or, preferably, through a market mechanism whereby fish are taxed at dockside if caught when the stock was below target and are untaxed otherwise. In this regulatory environment, the goal of maximizing short-term revenue coincides with the goal of ecological stability, thereby also maximizing long-term revenue. This new approach to fishery management is illustrated with the recently collapsed Newfoundland fishing industry. The Newfoundland cod fishery is expected to rebuild to an ecologically stable level in about 9 years and thereafter support an annual harvest of about 75% of the 1981-1990 average.", "author" : [ { "dropping-particle" : "", "family" : "Roughgarden", "given" : "J", "non-dropping-particle" : "", "parse-names" : false, "suffix" : "" }, { "dropping-particle" : "", "family" : "Smith", "given" : "F", "non-dropping-particle" : "", "parse-names" : false, "suffix" : "" } ], "container-title" : "Proceedings of the National Academy of Sciences of the United States of America", "id" : "ITEM-1", "issue" : "10", "issued" : { "date-parts" : [ [ "1996" ] ] }, "page" : "5078-5083", "title" : "Why fisheries collapse and what to do about it.", "type" : "article-journal", "volume" : "93" }, "uris" : [ "http://www.mendeley.com/documents/?uuid=290b745b-e62b-40cf-979c-ae9d7da31ccd" ] } ], "mendeley" : { "formattedCitation" : "&lt;sup&gt;29&lt;/sup&gt;", "plainTextFormattedCitation" : "29", "previouslyFormattedCitation" : "&lt;sup&gt;30&lt;/sup&gt;" }, "properties" : { "noteIndex" : 0 }, "schema" : "https://github.com/citation-style-language/schema/raw/master/csl-citation.json" }</w:instrText>
      </w:r>
      <w:r w:rsidR="001C708F">
        <w:fldChar w:fldCharType="separate"/>
      </w:r>
      <w:r w:rsidR="00BF4D94" w:rsidRPr="00BF4D94">
        <w:rPr>
          <w:noProof/>
          <w:vertAlign w:val="superscript"/>
        </w:rPr>
        <w:t>29</w:t>
      </w:r>
      <w:ins w:id="195" w:author="Edward Tekwa" w:date="2017-07-18T12:07:00Z">
        <w:r w:rsidR="001C708F">
          <w:fldChar w:fldCharType="end"/>
        </w:r>
      </w:ins>
      <w:ins w:id="196" w:author="Edward Tekwa" w:date="2017-07-18T11:53:00Z">
        <w:r w:rsidR="00B3552A">
          <w:t>.</w:t>
        </w:r>
      </w:ins>
      <w:ins w:id="197" w:author="Edward Tekwa" w:date="2017-07-18T12:08:00Z">
        <w:r w:rsidR="007E2671">
          <w:t xml:space="preserve">  The possibility of high harvest rate policies where a lower optimum exists is</w:t>
        </w:r>
        <w:r w:rsidR="008D7582">
          <w:t xml:space="preserve"> </w:t>
        </w:r>
      </w:ins>
      <w:del w:id="198" w:author="Edward Tekwa" w:date="2017-07-18T12:08:00Z">
        <w:r w:rsidR="00BF699A" w:rsidDel="008D7582">
          <w:delText xml:space="preserve">  </w:delText>
        </w:r>
      </w:del>
      <w:ins w:id="199" w:author="Edward Tekwa" w:date="2017-07-18T12:09:00Z">
        <w:r w:rsidR="007E2671">
          <w:t>o</w:t>
        </w:r>
      </w:ins>
      <w:del w:id="200" w:author="Edward Tekwa" w:date="2017-07-18T12:09:00Z">
        <w:r w:rsidR="00771676" w:rsidDel="007E2671">
          <w:delText>O</w:delText>
        </w:r>
      </w:del>
      <w:r w:rsidR="00771676">
        <w:t>ften</w:t>
      </w:r>
      <w:ins w:id="201" w:author="Edward Tekwa" w:date="2017-07-18T12:09:00Z">
        <w:r w:rsidR="007E2671">
          <w:t xml:space="preserve"> explained using</w:t>
        </w:r>
      </w:ins>
      <w:ins w:id="202" w:author="Edward Tekwa" w:date="2017-07-22T16:20:00Z">
        <w:r w:rsidR="000A392F">
          <w:t xml:space="preserve"> institutional differences, such as  </w:t>
        </w:r>
      </w:ins>
      <w:ins w:id="203" w:author="Edward Tekwa" w:date="2017-07-22T16:22:00Z">
        <w:r w:rsidR="000A392F">
          <w:t xml:space="preserve">the </w:t>
        </w:r>
      </w:ins>
      <w:ins w:id="204" w:author="Edward Tekwa" w:date="2017-07-22T16:21:00Z">
        <w:r w:rsidR="000A392F">
          <w:t xml:space="preserve">lack of management leading to </w:t>
        </w:r>
      </w:ins>
      <w:ins w:id="205" w:author="Edward Tekwa" w:date="2017-07-22T16:20:00Z">
        <w:r w:rsidR="000A392F">
          <w:t>open access</w:t>
        </w:r>
      </w:ins>
      <w:ins w:id="206" w:author="Edward Tekwa" w:date="2017-07-22T16:22:00Z">
        <w:r w:rsidR="000A392F">
          <w:fldChar w:fldCharType="begin" w:fldLock="1"/>
        </w:r>
      </w:ins>
      <w:r w:rsidR="00BF4D94">
        <w:instrText>ADDIN CSL_CITATION { "citationItems" : [ { "id" : "ITEM-1", "itemData" : { "author" : [ { "dropping-particle" : "", "family" : "Ostrom", "given" : "Elinor", "non-dropping-particle" : "", "parse-names" : false, "suffix" : "" } ], "id" : "ITEM-1", "issued" : { "date-parts" : [ [ "1990" ] ] }, "publisher" : "Cambridge University Press", "publisher-place" : "Cambridge, UK", "title" : "Governing the Commons: The Evolution of Institutions for Collective Action", "type" : "book" }, "uris" : [ "http://www.mendeley.com/documents/?uuid=1470e3c8-093f-4d03-8c1b-55e316f7b704" ] } ], "mendeley" : { "formattedCitation" : "&lt;sup&gt;30&lt;/sup&gt;", "plainTextFormattedCitation" : "30", "previouslyFormattedCitation" : "&lt;sup&gt;31&lt;/sup&gt;" }, "properties" : { "noteIndex" : 0 }, "schema" : "https://github.com/citation-style-language/schema/raw/master/csl-citation.json" }</w:instrText>
      </w:r>
      <w:ins w:id="207" w:author="Edward Tekwa" w:date="2017-07-22T16:22:00Z">
        <w:r w:rsidR="000A392F">
          <w:fldChar w:fldCharType="separate"/>
        </w:r>
      </w:ins>
      <w:r w:rsidR="00BF4D94" w:rsidRPr="00BF4D94">
        <w:rPr>
          <w:noProof/>
          <w:vertAlign w:val="superscript"/>
        </w:rPr>
        <w:t>30</w:t>
      </w:r>
      <w:ins w:id="208" w:author="Edward Tekwa" w:date="2017-07-22T16:22:00Z">
        <w:r w:rsidR="000A392F">
          <w:fldChar w:fldCharType="end"/>
        </w:r>
      </w:ins>
      <w:ins w:id="209" w:author="Edward Tekwa" w:date="2017-07-22T16:21:00Z">
        <w:r w:rsidR="000A392F">
          <w:t xml:space="preserve">, </w:t>
        </w:r>
      </w:ins>
      <w:ins w:id="210" w:author="Edward Tekwa" w:date="2017-07-22T16:22:00Z">
        <w:r w:rsidR="000A392F">
          <w:t>or</w:t>
        </w:r>
      </w:ins>
      <w:ins w:id="211" w:author="Edward Tekwa" w:date="2017-07-22T16:21:00Z">
        <w:r w:rsidR="000A392F">
          <w:t xml:space="preserve"> </w:t>
        </w:r>
      </w:ins>
      <w:ins w:id="212" w:author="Edward Tekwa" w:date="2017-07-22T16:22:00Z">
        <w:r w:rsidR="000A392F">
          <w:t xml:space="preserve">the devaluation of the future </w:t>
        </w:r>
      </w:ins>
      <w:ins w:id="213" w:author="Edward Tekwa" w:date="2017-07-22T16:23:00Z">
        <w:r w:rsidR="000A392F">
          <w:t>manifesting in</w:t>
        </w:r>
      </w:ins>
      <w:ins w:id="214" w:author="Edward Tekwa" w:date="2017-07-22T16:21:00Z">
        <w:r w:rsidR="000A392F">
          <w:t xml:space="preserve"> </w:t>
        </w:r>
      </w:ins>
      <w:del w:id="215" w:author="Edward Tekwa" w:date="2017-07-18T12:09:00Z">
        <w:r w:rsidR="00771676" w:rsidDel="007E2671">
          <w:delText>,</w:delText>
        </w:r>
      </w:del>
      <w:del w:id="216" w:author="Edward Tekwa" w:date="2017-07-22T16:21:00Z">
        <w:r w:rsidR="00771676" w:rsidDel="000A392F">
          <w:delText xml:space="preserve"> </w:delText>
        </w:r>
      </w:del>
      <w:commentRangeStart w:id="217"/>
      <w:r w:rsidR="00B770B3">
        <w:t>high discounting</w:t>
      </w:r>
      <w:r w:rsidR="00AA530E">
        <w:fldChar w:fldCharType="begin" w:fldLock="1"/>
      </w:r>
      <w:r w:rsidR="00BF4D94">
        <w:instrText>ADDIN CSL_CITATION { "citationItems" : [ { "id" : "ITEM-1", "itemData" : { "author" : [ { "dropping-particle" : "", "family" : "Clark", "given" : "Colin W.", "non-dropping-particle" : "", "parse-names" : false, "suffix" : "" } ], "container-title" : "Science", "id" : "ITEM-1", "issue" : "4100", "issued" : { "date-parts" : [ [ "1973" ] ] }, "page" : "630-634", "title" : "The economics of overexploitation", "type" : "article-journal", "volume" : "181" }, "uris" : [ "http://www.mendeley.com/documents/?uuid=d2430a6b-5321-4464-9e70-7954781d6761" ] } ], "mendeley" : { "formattedCitation" : "&lt;sup&gt;31&lt;/sup&gt;", "plainTextFormattedCitation" : "31", "previouslyFormattedCitation" : "&lt;sup&gt;32&lt;/sup&gt;" }, "properties" : { "noteIndex" : 0 }, "schema" : "https://github.com/citation-style-language/schema/raw/master/csl-citation.json" }</w:instrText>
      </w:r>
      <w:r w:rsidR="00AA530E">
        <w:fldChar w:fldCharType="separate"/>
      </w:r>
      <w:r w:rsidR="00BF4D94" w:rsidRPr="00BF4D94">
        <w:rPr>
          <w:noProof/>
          <w:vertAlign w:val="superscript"/>
        </w:rPr>
        <w:t>31</w:t>
      </w:r>
      <w:r w:rsidR="00AA530E">
        <w:fldChar w:fldCharType="end"/>
      </w:r>
      <w:del w:id="218" w:author="Edward Tekwa" w:date="2017-07-22T16:19:00Z">
        <w:r w:rsidR="00B770B3" w:rsidDel="000A392F">
          <w:delText xml:space="preserve"> or</w:delText>
        </w:r>
        <w:r w:rsidR="00D35DD6" w:rsidDel="000A392F">
          <w:delText xml:space="preserve"> </w:delText>
        </w:r>
        <w:commentRangeEnd w:id="217"/>
        <w:r w:rsidR="00AB1752" w:rsidDel="000A392F">
          <w:rPr>
            <w:rStyle w:val="CommentReference"/>
          </w:rPr>
          <w:commentReference w:id="217"/>
        </w:r>
        <w:r w:rsidR="00D35DD6" w:rsidDel="000A392F">
          <w:delText xml:space="preserve">open access </w:delText>
        </w:r>
      </w:del>
      <w:del w:id="219" w:author="Edward Tekwa" w:date="2017-07-22T16:22:00Z">
        <w:r w:rsidR="00D35DD6" w:rsidDel="000A392F">
          <w:delText>and</w:delText>
        </w:r>
        <w:r w:rsidR="00B770B3" w:rsidDel="000A392F">
          <w:delText xml:space="preserve"> </w:delText>
        </w:r>
        <w:commentRangeStart w:id="220"/>
        <w:r w:rsidR="00B770B3" w:rsidDel="000A392F">
          <w:delText>failure to cooperate</w:delText>
        </w:r>
        <w:commentRangeEnd w:id="220"/>
        <w:r w:rsidR="00AB1752" w:rsidDel="000A392F">
          <w:rPr>
            <w:rStyle w:val="CommentReference"/>
          </w:rPr>
          <w:commentReference w:id="220"/>
        </w:r>
        <w:r w:rsidR="000E2398" w:rsidDel="000A392F">
          <w:fldChar w:fldCharType="begin" w:fldLock="1"/>
        </w:r>
        <w:r w:rsidR="004F7337" w:rsidDel="000A392F">
          <w:delInstrText>ADDIN CSL_CITATION { "citationItems" : [ { "id" : "ITEM-1", "itemData" : { "author" : [ { "dropping-particle" : "", "family" : "Ostrom", "given" : "Elinor", "non-dropping-particle" : "", "parse-names" : false, "suffix" : "" } ], "id" : "ITEM-1", "issued" : { "date-parts" : [ [ "1990" ] ] }, "publisher" : "Cambridge University Press", "publisher-place" : "Cambridge, UK", "title" : "Governing the Commons: The Evolution of Institutions for Collective Action", "type" : "book" }, "uris" : [ "http://www.mendeley.com/documents/?uuid=1470e3c8-093f-4d03-8c1b-55e316f7b704" ] } ], "mendeley" : { "formattedCitation" : "&lt;sup&gt;30&lt;/sup&gt;", "plainTextFormattedCitation" : "30", "previouslyFormattedCitation" : "&lt;sup&gt;30&lt;/sup&gt;" }, "properties" : { "noteIndex" : 0 }, "schema" : "https://github.com/citation-style-language/schema/raw/master/csl-citation.json" }</w:delInstrText>
        </w:r>
        <w:r w:rsidR="000E2398" w:rsidDel="000A392F">
          <w:fldChar w:fldCharType="separate"/>
        </w:r>
        <w:r w:rsidR="00C27AE7" w:rsidRPr="00C27AE7" w:rsidDel="000A392F">
          <w:rPr>
            <w:noProof/>
            <w:vertAlign w:val="superscript"/>
          </w:rPr>
          <w:delText>30</w:delText>
        </w:r>
        <w:r w:rsidR="000E2398" w:rsidDel="000A392F">
          <w:fldChar w:fldCharType="end"/>
        </w:r>
      </w:del>
      <w:del w:id="221" w:author="Edward Tekwa" w:date="2017-07-18T12:09:00Z">
        <w:r w:rsidR="00771676" w:rsidDel="007E2671">
          <w:delText xml:space="preserve"> are cited as reasons </w:delText>
        </w:r>
        <w:r w:rsidR="00B157CE" w:rsidDel="007E2671">
          <w:delText>for</w:delText>
        </w:r>
        <w:r w:rsidR="00771676" w:rsidDel="007E2671">
          <w:delText xml:space="preserve"> overharvest</w:delText>
        </w:r>
        <w:r w:rsidR="00B157CE" w:rsidDel="007E2671">
          <w:delText>ing</w:delText>
        </w:r>
      </w:del>
      <w:r w:rsidR="00771676">
        <w:t xml:space="preserve">.  </w:t>
      </w:r>
      <w:r w:rsidR="00A0773C">
        <w:t>However, another line of reasoning seeks to explain overharvesting without directly invoking discounting and cooperation</w:t>
      </w:r>
      <w:r w:rsidR="0050331A">
        <w:t>, and indeed alludes to path dependence</w:t>
      </w:r>
      <w:r w:rsidR="00771676">
        <w:t xml:space="preserve">.  </w:t>
      </w:r>
      <w:r w:rsidR="00F60EE6">
        <w:t xml:space="preserve">This is articulated </w:t>
      </w:r>
      <w:del w:id="222" w:author="simon levin" w:date="2017-07-16T20:07:00Z">
        <w:r w:rsidR="00F60EE6" w:rsidDel="00C33E6C">
          <w:delText xml:space="preserve">as </w:delText>
        </w:r>
      </w:del>
      <w:ins w:id="223" w:author="simon levin" w:date="2017-07-16T20:07:00Z">
        <w:r w:rsidR="00C33E6C">
          <w:t xml:space="preserve">as a </w:t>
        </w:r>
      </w:ins>
      <w:r w:rsidR="00F60EE6" w:rsidRPr="00C33E6C">
        <w:rPr>
          <w:i/>
          <w:iCs/>
          <w:rPrChange w:id="224" w:author="simon levin" w:date="2017-07-16T20:07:00Z">
            <w:rPr/>
          </w:rPrChange>
        </w:rPr>
        <w:t>s</w:t>
      </w:r>
      <w:r w:rsidR="007341E9" w:rsidRPr="00C33E6C">
        <w:rPr>
          <w:i/>
          <w:iCs/>
          <w:rPrChange w:id="225" w:author="simon levin" w:date="2017-07-16T20:07:00Z">
            <w:rPr/>
          </w:rPrChange>
        </w:rPr>
        <w:t>hifting baseline</w:t>
      </w:r>
      <w:r w:rsidR="00384146">
        <w:fldChar w:fldCharType="begin" w:fldLock="1"/>
      </w:r>
      <w:r w:rsidR="00BF4D94">
        <w:instrText>ADDIN CSL_CITATION { "citationItems" : [ { "id" : "ITEM-1", "itemData" : { "author" : [ { "dropping-particle" : "", "family" : "Pauly", "given" : "Daniel", "non-dropping-particle" : "", "parse-names" : false, "suffix" : "" } ], "container-title" : "Trends in Ecology and Evolution", "id" : "ITEM-1", "issue" : "10", "issued" : { "date-parts" : [ [ "1995" ] ] }, "page" : "430", "title" : "Anecdotes and the shifting baseline syndrome of fisheries", "type" : "article-journal", "volume" : "10" }, "uris" : [ "http://www.mendeley.com/documents/?uuid=264b1601-9af8-4d61-9f5b-c39619036619" ] } ], "mendeley" : { "formattedCitation" : "&lt;sup&gt;32&lt;/sup&gt;", "plainTextFormattedCitation" : "32", "previouslyFormattedCitation" : "&lt;sup&gt;33&lt;/sup&gt;" }, "properties" : { "noteIndex" : 0 }, "schema" : "https://github.com/citation-style-language/schema/raw/master/csl-citation.json" }</w:instrText>
      </w:r>
      <w:r w:rsidR="00384146">
        <w:fldChar w:fldCharType="separate"/>
      </w:r>
      <w:r w:rsidR="00BF4D94" w:rsidRPr="00BF4D94">
        <w:rPr>
          <w:noProof/>
          <w:vertAlign w:val="superscript"/>
        </w:rPr>
        <w:t>32</w:t>
      </w:r>
      <w:r w:rsidR="00384146">
        <w:fldChar w:fldCharType="end"/>
      </w:r>
      <w:r w:rsidR="00E87D9D">
        <w:t>, where fishery managements</w:t>
      </w:r>
      <w:r w:rsidR="007341E9">
        <w:t xml:space="preserve"> </w:t>
      </w:r>
      <w:del w:id="226" w:author="Edward Tekwa" w:date="2017-07-18T14:28:00Z">
        <w:r w:rsidR="007341E9" w:rsidDel="008748D2">
          <w:delText>bias their</w:delText>
        </w:r>
      </w:del>
      <w:ins w:id="227" w:author="Edward Tekwa" w:date="2017-07-18T14:28:00Z">
        <w:r w:rsidR="008748D2">
          <w:t>set</w:t>
        </w:r>
      </w:ins>
      <w:r w:rsidR="007341E9">
        <w:t xml:space="preserve"> targets</w:t>
      </w:r>
      <w:ins w:id="228" w:author="Edward Tekwa" w:date="2017-07-18T14:28:00Z">
        <w:r w:rsidR="008748D2">
          <w:t xml:space="preserve"> and limits</w:t>
        </w:r>
      </w:ins>
      <w:r w:rsidR="00E87D9D">
        <w:t xml:space="preserve"> </w:t>
      </w:r>
      <w:del w:id="229" w:author="Edward Tekwa" w:date="2017-07-18T14:29:00Z">
        <w:r w:rsidR="00E87D9D" w:rsidDel="008748D2">
          <w:delText>on recent assessments</w:delText>
        </w:r>
      </w:del>
      <w:ins w:id="230" w:author="Edward Tekwa" w:date="2017-07-18T14:29:00Z">
        <w:r w:rsidR="008748D2">
          <w:t xml:space="preserve">based on </w:t>
        </w:r>
        <w:r w:rsidR="00080E39">
          <w:t>the prevailing harvest</w:t>
        </w:r>
        <w:r w:rsidR="000D1A84">
          <w:t>s</w:t>
        </w:r>
      </w:ins>
      <w:r w:rsidR="00E87D9D">
        <w:t>,</w:t>
      </w:r>
      <w:r w:rsidR="00384146">
        <w:t xml:space="preserve"> </w:t>
      </w:r>
      <w:del w:id="231" w:author="simon levin" w:date="2017-07-16T20:07:00Z">
        <w:r w:rsidR="00384146" w:rsidDel="00C33E6C">
          <w:delText xml:space="preserve">or </w:delText>
        </w:r>
      </w:del>
      <w:ins w:id="232" w:author="simon levin" w:date="2017-07-16T20:07:00Z">
        <w:r w:rsidR="00C33E6C">
          <w:t xml:space="preserve">or as a </w:t>
        </w:r>
      </w:ins>
      <w:r w:rsidR="00384146" w:rsidRPr="00C33E6C">
        <w:rPr>
          <w:i/>
          <w:iCs/>
          <w:rPrChange w:id="233" w:author="simon levin" w:date="2017-07-16T20:08:00Z">
            <w:rPr/>
          </w:rPrChange>
        </w:rPr>
        <w:t>ratchet effect</w:t>
      </w:r>
      <w:r w:rsidR="00384146">
        <w:fldChar w:fldCharType="begin" w:fldLock="1"/>
      </w:r>
      <w:r w:rsidR="00BF4D94">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"&lt;sup&gt;27&lt;/sup&gt;" }, "properties" : { "noteIndex" : 0 }, "schema" : "https://github.com/citation-style-language/schema/raw/master/csl-citation.json" }</w:instrText>
      </w:r>
      <w:r w:rsidR="00384146">
        <w:fldChar w:fldCharType="separate"/>
      </w:r>
      <w:r w:rsidR="00BF4D94" w:rsidRPr="00BF4D94">
        <w:rPr>
          <w:noProof/>
          <w:vertAlign w:val="superscript"/>
        </w:rPr>
        <w:t>23</w:t>
      </w:r>
      <w:r w:rsidR="00384146">
        <w:fldChar w:fldCharType="end"/>
      </w:r>
      <w:r w:rsidR="00E87D9D">
        <w:t xml:space="preserve">, where institutions are politically pressured against decreasing </w:t>
      </w:r>
      <w:r w:rsidR="00F60EE6">
        <w:t xml:space="preserve">established </w:t>
      </w:r>
      <w:r w:rsidR="00E87D9D">
        <w:t>harvest rate</w:t>
      </w:r>
      <w:r w:rsidR="001C6FC3">
        <w:t>s</w:t>
      </w:r>
      <w:r w:rsidR="00E87D9D">
        <w:t xml:space="preserve"> even when it is otherwise socioeconomically desirable.</w:t>
      </w:r>
      <w:r w:rsidR="00F4365B">
        <w:t xml:space="preserve"> </w:t>
      </w:r>
      <w:r w:rsidR="00B5025C">
        <w:t xml:space="preserve"> In </w:t>
      </w:r>
      <w:r w:rsidR="000C0A14">
        <w:t xml:space="preserve">formal </w:t>
      </w:r>
      <w:r w:rsidR="00B5025C">
        <w:t>economic theory, rational managers are expected to arrive at a single optimal harvest rate</w:t>
      </w:r>
      <w:r w:rsidR="005B3BC0">
        <w:fldChar w:fldCharType="begin" w:fldLock="1"/>
      </w:r>
      <w:r w:rsidR="00BF4D94">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"mendeley" : { "formattedCitation" : "&lt;sup&gt;33&lt;/sup&gt;", "plainTextFormattedCitation" : "33", "previouslyFormattedCitation" : "&lt;sup&gt;34&lt;/sup&gt;" }, "properties" : { "noteIndex" : 0 }, "schema" : "https://github.com/citation-style-language/schema/raw/master/csl-citation.json" }</w:instrText>
      </w:r>
      <w:r w:rsidR="005B3BC0">
        <w:fldChar w:fldCharType="separate"/>
      </w:r>
      <w:r w:rsidR="00BF4D94" w:rsidRPr="00BF4D94">
        <w:rPr>
          <w:noProof/>
          <w:vertAlign w:val="superscript"/>
        </w:rPr>
        <w:t>33</w:t>
      </w:r>
      <w:r w:rsidR="005B3BC0">
        <w:fldChar w:fldCharType="end"/>
      </w:r>
      <w:r w:rsidR="00B5025C">
        <w:t xml:space="preserve">, but </w:t>
      </w:r>
      <w:r w:rsidR="007341E9">
        <w:t>limited management control can lead to</w:t>
      </w:r>
      <w:r w:rsidR="00B5025C">
        <w:t xml:space="preserve"> multiple attractors</w:t>
      </w:r>
      <w:r w:rsidR="007341E9">
        <w:fldChar w:fldCharType="begin" w:fldLock="1"/>
      </w:r>
      <w:r w:rsidR="00D83DFA">
        <w: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"&lt;sup&gt;3,4&lt;/sup&gt;", "plainTextFormattedCitation" : "3,4", "previouslyFormattedCitation" : "&lt;sup&gt;3,4&lt;/sup&gt;" }, "properties" : { "noteIndex" : 0 }, "schema" : "https://github.com/citation-style-language/schema/raw/master/csl-citation.json" }</w:instrText>
      </w:r>
      <w:r w:rsidR="007341E9">
        <w:fldChar w:fldCharType="separate"/>
      </w:r>
      <w:r w:rsidR="0090387C" w:rsidRPr="0090387C">
        <w:rPr>
          <w:noProof/>
          <w:vertAlign w:val="superscript"/>
        </w:rPr>
        <w:t>3,4</w:t>
      </w:r>
      <w:r w:rsidR="007341E9">
        <w:fldChar w:fldCharType="end"/>
      </w:r>
      <w:r w:rsidR="007341E9">
        <w:t>.</w:t>
      </w:r>
      <w:r w:rsidR="000C0A14">
        <w:t xml:space="preserve">  In the following single-stock model, management limitation comes</w:t>
      </w:r>
      <w:ins w:id="234" w:author="simon levin" w:date="2017-07-16T20:08:00Z">
        <w:r w:rsidR="00C33E6C">
          <w:t xml:space="preserve"> </w:t>
        </w:r>
      </w:ins>
      <w:del w:id="235" w:author="simon levin" w:date="2017-07-16T20:08:00Z">
        <w:r w:rsidR="000C0A14" w:rsidDel="00C33E6C">
          <w:delText xml:space="preserve"> </w:delText>
        </w:r>
        <w:r w:rsidR="00772C61" w:rsidDel="00C33E6C">
          <w:delText>as</w:delText>
        </w:r>
      </w:del>
      <w:ins w:id="236" w:author="simon levin" w:date="2017-07-16T20:08:00Z">
        <w:r w:rsidR="00C33E6C">
          <w:t>through</w:t>
        </w:r>
      </w:ins>
      <w:r w:rsidR="000C0A14">
        <w:t xml:space="preserve"> attraction to local peaks in rent</w:t>
      </w:r>
      <w:r w:rsidR="00DC733D">
        <w:t xml:space="preserve"> (benefit minus cost)</w:t>
      </w:r>
      <w:r w:rsidR="000C0A14">
        <w:t xml:space="preserve"> as a function of harvest rate, </w:t>
      </w:r>
      <w:r w:rsidR="00772C61">
        <w:t xml:space="preserve">rather </w:t>
      </w:r>
      <w:del w:id="237" w:author="simon levin" w:date="2017-07-16T20:08:00Z">
        <w:r w:rsidR="00772C61" w:rsidDel="00C33E6C">
          <w:delText xml:space="preserve">than </w:delText>
        </w:r>
      </w:del>
      <w:ins w:id="238" w:author="simon levin" w:date="2017-07-16T20:08:00Z">
        <w:r w:rsidR="00C33E6C">
          <w:t xml:space="preserve">than through </w:t>
        </w:r>
      </w:ins>
      <w:r w:rsidR="00772C61">
        <w:t>convergence to a globally optimal strategy.</w:t>
      </w:r>
    </w:p>
    <w:p w14:paraId="34BF3AAB" w14:textId="56573D4B" w:rsidR="009746D5" w:rsidRPr="00BC540E" w:rsidRDefault="00B626EF" w:rsidP="00545ED8">
      <w:pPr>
        <w:ind w:firstLine="720"/>
        <w:outlineLvl w:val="0"/>
      </w:pPr>
      <w:r>
        <w:t>In our model, w</w:t>
      </w:r>
      <w:r w:rsidR="000C0A14">
        <w:t xml:space="preserve">e </w:t>
      </w:r>
      <w:r w:rsidR="000A447F">
        <w:t>ass</w:t>
      </w:r>
      <w:r w:rsidR="000C0A14">
        <w:t>ume</w:t>
      </w:r>
      <w:r w:rsidR="000A447F">
        <w:t xml:space="preserve"> that </w:t>
      </w:r>
      <w:r w:rsidR="005F67E8">
        <w:t>each</w:t>
      </w:r>
      <w:r w:rsidR="00824317">
        <w:t xml:space="preserve"> </w:t>
      </w:r>
      <w:r w:rsidR="0022778D">
        <w:t>fishery</w:t>
      </w:r>
      <w:r w:rsidR="00824317">
        <w:t xml:space="preserve"> </w:t>
      </w:r>
      <w:r w:rsidR="005F67E8">
        <w:t xml:space="preserve">has </w:t>
      </w:r>
      <w:commentRangeStart w:id="239"/>
      <w:r w:rsidR="005F67E8">
        <w:t>exclusive access to</w:t>
      </w:r>
      <w:r w:rsidR="00C67DF1">
        <w:t xml:space="preserve"> a</w:t>
      </w:r>
      <w:r w:rsidR="000A447F">
        <w:t xml:space="preserve"> fish stock, </w:t>
      </w:r>
      <w:commentRangeEnd w:id="239"/>
      <w:r w:rsidR="0099662B">
        <w:rPr>
          <w:rStyle w:val="CommentReference"/>
        </w:rPr>
        <w:commentReference w:id="239"/>
      </w:r>
      <w:r w:rsidR="000A447F">
        <w:t>that stock</w:t>
      </w:r>
      <w:r w:rsidR="00744646">
        <w:t>s quickly equilibrate</w:t>
      </w:r>
      <w:r w:rsidR="000A447F">
        <w:t xml:space="preserve"> in response to harvest, and that </w:t>
      </w:r>
      <w:r w:rsidR="0022778D">
        <w:t>fisheries</w:t>
      </w:r>
      <w:r w:rsidR="000A447F">
        <w:t xml:space="preserve"> change their harvest rates slowly by small increments</w:t>
      </w:r>
      <w:r w:rsidR="0047489C">
        <w:t>.</w:t>
      </w:r>
      <w:r w:rsidR="00FD5E76">
        <w:t xml:space="preserve">  With no discounting, these appear to be ideal conditions for managers to implement</w:t>
      </w:r>
      <w:ins w:id="240" w:author="Edward Tekwa" w:date="2017-07-31T21:46:00Z">
        <w:r w:rsidR="00AC0643">
          <w:t xml:space="preserve"> socially</w:t>
        </w:r>
      </w:ins>
      <w:r w:rsidR="00FD5E76">
        <w:t xml:space="preserve"> </w:t>
      </w:r>
      <w:del w:id="241" w:author="Edward Tekwa" w:date="2017-07-19T10:29:00Z">
        <w:r w:rsidR="00FD5E76" w:rsidDel="00521B36">
          <w:delText xml:space="preserve">sustainable </w:delText>
        </w:r>
      </w:del>
      <w:ins w:id="242" w:author="Edward Tekwa" w:date="2017-07-19T10:29:00Z">
        <w:r w:rsidR="00521B36">
          <w:t xml:space="preserve">optimal </w:t>
        </w:r>
      </w:ins>
      <w:r w:rsidR="00FD5E76">
        <w:t>policies.</w:t>
      </w:r>
      <w:r w:rsidR="00490A43">
        <w:t xml:space="preserve"> </w:t>
      </w:r>
      <w:del w:id="243" w:author="Edward Tekwa" w:date="2017-07-31T18:04:00Z">
        <w:r w:rsidR="00490A43" w:rsidDel="00E26416">
          <w:delText xml:space="preserve"> </w:delText>
        </w:r>
      </w:del>
      <w:ins w:id="244" w:author="Edward Tekwa" w:date="2017-07-31T18:04:00Z">
        <w:r w:rsidR="00E26416">
          <w:t xml:space="preserve"> </w:t>
        </w:r>
      </w:ins>
      <w:del w:id="245" w:author="Edward Tekwa" w:date="2017-07-31T18:04:00Z">
        <w:r w:rsidR="00490A43" w:rsidDel="00E26416">
          <w:delText xml:space="preserve">Harvest rate is </w:delText>
        </w:r>
        <w:r w:rsidR="001C501A" w:rsidDel="00E26416">
          <w:delText>defined</w:delText>
        </w:r>
        <w:r w:rsidR="00490A43" w:rsidDel="00E26416">
          <w:delText xml:space="preserve"> as the portion of </w:delText>
        </w:r>
        <w:r w:rsidR="00424F5C" w:rsidDel="00E26416">
          <w:delText xml:space="preserve">the </w:delText>
        </w:r>
        <w:r w:rsidR="00490A43" w:rsidDel="00E26416">
          <w:delText>current stock t</w:delText>
        </w:r>
        <w:r w:rsidR="004642B5" w:rsidDel="00E26416">
          <w:delText>hat is harvested per year</w:delText>
        </w:r>
        <w:r w:rsidR="00B85C80" w:rsidDel="00E26416">
          <w:fldChar w:fldCharType="begin" w:fldLock="1"/>
        </w:r>
        <w:r w:rsidR="003536A9" w:rsidDel="00E26416">
          <w:delInstrText>ADDIN CSL_CITATION { "citationItems" : [ { "id" : "ITEM-1", "itemData" : { "DOI" : "10.1016/j.fishres.2008.01.003", "ISBN" : "0165-7836", "ISSN" : "01657836", "abstract" : "Harvest policies use control rules and associated policy parameters to dictate how fishing mortality or catch and yield levels are determined, and are necessary for rational management. Common control rules include constant catch, constant fishing mortality rate, constant escapement, or a few variations of these. The \"best\" among these control rules for meeting common fishery objectives (e.g., maximizing yield) is a source of controversy in the literature, and results are seemingly contradictory. To compare the ability of control rules to meet widely used fishery objectives and identify potential causes for these apparently contradictory results, we did a detailed review of relevant literature. The relative performance of control rules at meeting common fishery objectives is affected by: whether uncertainty in estimated stock sizes is included in analyses, whether the maximum recruitment level (e.g., the asymptote of a Beverton-Holt stock-recruit function) is varied in an autocorrelated fashion over time, fishery objectives, and the amount of compensation in the stock-recruit relationship. Few studies have compared control rules using optimal parameters (e.g., those that maximize some objective function) that were found while including assessment error. More commonly, parameters that are optimal without assessment error are used in a comparison of control rules that includes assessment error. This approach can produce misleading results. Ideally, selection of a control rule and policy parameters is done within the framework of a stochastic simulation that considers key uncertainties. If this is not feasible, an alternative option is to \"borrow\" control rules from a similar fishery and set policy parameters based on biological reference points developed for a species with similar taxonomy and life-history traits. More research is needed to compare control rules when accounting for uncertainty in key population parameters, when stock-recruitment or other population dynamic parameters vary over time, and for fisheries with non-yield-based or competing objectives. \u00a9 2008 Elsevier B.V. All rights reserved.", "author" : [ { "dropping-particle" : "", "family" : "Deroba", "given" : "Jonathan J.", "non-dropping-particle" : "", "parse-names" : false, "suffix" : "" }, { "dropping-particle" : "", "family" : "Bence", "given" : "James R.", "non-dropping-particle" : "", "parse-names" : false, "suffix" : "" } ], "container-title" : "Fisheries Research", "id" : "ITEM-1", "issue" : "3", "issued" : { "date-parts" : [ [ "2008" ] ] }, "page" : "210-223", "title" : "A review of harvest policies: Understanding relative performance of control rules", "type" : "article-journal", "volume" : "94" }, "uris" : [ "http://www.mendeley.com/documents/?uuid=6e096481-f149-47f6-b059-84442ce1107c" ] } ], "mendeley" : { "formattedCitation" : "&lt;sup&gt;35&lt;/sup&gt;", "plainTextFormattedCitation" : "35", "previouslyFormattedCitation" : "&lt;sup&gt;34&lt;/sup&gt;" }, "properties" : { "noteIndex" : 0 }, "schema" : "https://github.com/citation-style-language/schema/raw/master/csl-citation.json" }</w:delInstrText>
        </w:r>
        <w:r w:rsidR="00B85C80" w:rsidDel="00E26416">
          <w:fldChar w:fldCharType="separate"/>
        </w:r>
        <w:r w:rsidR="003536A9" w:rsidRPr="003536A9" w:rsidDel="00E26416">
          <w:rPr>
            <w:noProof/>
            <w:vertAlign w:val="superscript"/>
          </w:rPr>
          <w:delText>35</w:delText>
        </w:r>
        <w:r w:rsidR="00B85C80" w:rsidDel="00E26416">
          <w:fldChar w:fldCharType="end"/>
        </w:r>
        <w:r w:rsidR="00490A43" w:rsidDel="00E26416">
          <w:delText>.</w:delText>
        </w:r>
        <w:r w:rsidR="00BD6E09" w:rsidDel="00E26416">
          <w:delText xml:space="preserve"> </w:delText>
        </w:r>
        <w:r w:rsidR="009906BA" w:rsidDel="00E26416">
          <w:delText xml:space="preserve"> </w:delText>
        </w:r>
      </w:del>
      <w:r w:rsidR="0022778D">
        <w:t>The fishery includes fishers and governing bodies of the stock, thus rents are defined as landing value minus variable operating cost and government subsidy</w:t>
      </w:r>
      <w:r w:rsidR="001802B5">
        <w:fldChar w:fldCharType="begin" w:fldLock="1"/>
      </w:r>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1802B5">
        <w:fldChar w:fldCharType="separate"/>
      </w:r>
      <w:r w:rsidR="003536A9" w:rsidRPr="003536A9">
        <w:rPr>
          <w:noProof/>
          <w:vertAlign w:val="superscript"/>
        </w:rPr>
        <w:t>20</w:t>
      </w:r>
      <w:r w:rsidR="001802B5">
        <w:fldChar w:fldCharType="end"/>
      </w:r>
      <w:r w:rsidR="0022778D">
        <w:t xml:space="preserve">. </w:t>
      </w:r>
      <w:r w:rsidR="004D7BC6">
        <w:t xml:space="preserve"> The stock grows logistically, while the benefit from harvest exhibits diminishing return.</w:t>
      </w:r>
      <w:r w:rsidR="002E3E46">
        <w:t xml:space="preserve">  T</w:t>
      </w:r>
      <w:r w:rsidR="004D7BC6">
        <w:t xml:space="preserve">his </w:t>
      </w:r>
      <w:r w:rsidR="002E3E46">
        <w:t>scenario exhibits the hallmar</w:t>
      </w:r>
      <w:r w:rsidR="00DC0606">
        <w:t xml:space="preserve">ks of </w:t>
      </w:r>
      <w:r w:rsidR="002E6B80">
        <w:t>complex adaptive system</w:t>
      </w:r>
      <w:r w:rsidR="00DC0606">
        <w:t>s</w:t>
      </w:r>
      <w:r w:rsidR="00F82C39">
        <w:fldChar w:fldCharType="begin" w:fldLock="1"/>
      </w:r>
      <w:r w:rsidR="00D83DFA">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instrText>
      </w:r>
      <w:r w:rsidR="00F82C39">
        <w:fldChar w:fldCharType="separate"/>
      </w:r>
      <w:r w:rsidR="0090387C" w:rsidRPr="0090387C">
        <w:rPr>
          <w:noProof/>
          <w:vertAlign w:val="superscript"/>
        </w:rPr>
        <w:t>2</w:t>
      </w:r>
      <w:r w:rsidR="00F82C39">
        <w:fldChar w:fldCharType="end"/>
      </w:r>
      <w:r w:rsidR="002E3E46">
        <w:t xml:space="preserve">: </w:t>
      </w:r>
      <w:r w:rsidR="00E91BE0">
        <w:t>individual fisheries</w:t>
      </w:r>
      <w:r w:rsidR="002E3E46">
        <w:t xml:space="preserve"> adapt</w:t>
      </w:r>
      <w:r w:rsidR="00F82C39">
        <w:t xml:space="preserve"> </w:t>
      </w:r>
      <w:r w:rsidR="0058410E">
        <w:t>locally, with a time-scale separation between resource and strategy dynamics</w:t>
      </w:r>
      <w:r w:rsidR="00696877">
        <w:t xml:space="preserve">, resulting in </w:t>
      </w:r>
      <w:r w:rsidR="000342F2">
        <w:t>global patterns</w:t>
      </w:r>
      <w:r w:rsidR="00696877">
        <w:t xml:space="preserve"> that </w:t>
      </w:r>
      <w:r w:rsidR="00ED03FC">
        <w:t>are not necessarily optimal</w:t>
      </w:r>
      <w:r w:rsidR="00DC0606">
        <w:t xml:space="preserve"> or unimodal</w:t>
      </w:r>
      <w:r w:rsidR="0058410E">
        <w:t>.</w:t>
      </w:r>
      <w:r w:rsidR="00C97313">
        <w:t xml:space="preserve">  The model solutions</w:t>
      </w:r>
      <w:ins w:id="246" w:author="Edward Tekwa" w:date="2017-07-18T14:01:00Z">
        <w:r w:rsidR="00D3768F">
          <w:t xml:space="preserve"> (see Methods)</w:t>
        </w:r>
      </w:ins>
      <w:r w:rsidR="00C97313">
        <w:t xml:space="preserve"> are expressed in </w:t>
      </w:r>
      <w:r w:rsidR="00C97313">
        <w:fldChar w:fldCharType="begin"/>
      </w:r>
      <w:r w:rsidR="00C97313">
        <w:instrText xml:space="preserve"> REF _Ref485396183 \h </w:instrText>
      </w:r>
      <w:r w:rsidR="00C97313">
        <w:fldChar w:fldCharType="separate"/>
      </w:r>
      <w:r w:rsidR="00F44A84">
        <w:t xml:space="preserve">Equation </w:t>
      </w:r>
      <w:r w:rsidR="00F44A84">
        <w:rPr>
          <w:noProof/>
        </w:rPr>
        <w:t>1</w:t>
      </w:r>
      <w:r w:rsidR="00C97313">
        <w:fldChar w:fldCharType="end"/>
      </w:r>
      <w:r w:rsidR="00C97313">
        <w:t xml:space="preserve"> as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sidR="00C97313">
        <w:t>=log</w:t>
      </w:r>
      <w:r w:rsidR="00C97313">
        <w:rPr>
          <w:vertAlign w:val="subscript"/>
        </w:rPr>
        <w:t>2</w:t>
      </w:r>
      <w:r w:rsidR="00C97313">
        <w:t>(</w:t>
      </w:r>
      <w:r w:rsidR="00C97313">
        <w:rPr>
          <w:i/>
        </w:rPr>
        <w:t>F</w:t>
      </w:r>
      <w:r w:rsidR="00C97313">
        <w:rPr>
          <w:i/>
          <w:vertAlign w:val="superscript"/>
        </w:rPr>
        <w:t>*</w:t>
      </w:r>
      <w:r w:rsidR="00C97313">
        <w:t>/</w:t>
      </w:r>
      <w:commentRangeStart w:id="247"/>
      <w:r w:rsidR="00C97313">
        <w:rPr>
          <w:i/>
        </w:rPr>
        <w:t>F</w:t>
      </w:r>
      <w:r w:rsidR="00C97313">
        <w:rPr>
          <w:i/>
          <w:vertAlign w:val="subscript"/>
        </w:rPr>
        <w:t>MSY</w:t>
      </w:r>
      <w:commentRangeEnd w:id="247"/>
      <w:r w:rsidR="00C33E6C">
        <w:rPr>
          <w:rStyle w:val="CommentReference"/>
        </w:rPr>
        <w:commentReference w:id="247"/>
      </w:r>
      <w:r w:rsidR="00C97313">
        <w:t xml:space="preserve">), or the log ratio of harvest rates </w:t>
      </w:r>
      <w:r w:rsidR="00C97313">
        <w:rPr>
          <w:i/>
        </w:rPr>
        <w:t>F</w:t>
      </w:r>
      <w:r w:rsidR="00C97313">
        <w:rPr>
          <w:i/>
          <w:vertAlign w:val="superscript"/>
        </w:rPr>
        <w:t>*</w:t>
      </w:r>
      <w:r w:rsidR="00C97313">
        <w:t xml:space="preserve"> over the </w:t>
      </w:r>
      <w:r w:rsidR="00C646F4">
        <w:t xml:space="preserve">harvest rate of </w:t>
      </w:r>
      <w:r w:rsidR="00C97313">
        <w:t>maximum su</w:t>
      </w:r>
      <w:bookmarkStart w:id="248" w:name="_GoBack"/>
      <w:bookmarkEnd w:id="248"/>
      <w:r w:rsidR="00C97313">
        <w:t>stainable yield (</w:t>
      </w:r>
      <w:r w:rsidR="00C97313">
        <w:rPr>
          <w:i/>
        </w:rPr>
        <w:t>F</w:t>
      </w:r>
      <w:r w:rsidR="00C97313">
        <w:rPr>
          <w:i/>
          <w:vertAlign w:val="subscript"/>
        </w:rPr>
        <w:t>MSY</w:t>
      </w:r>
      <w:r w:rsidR="00C97313">
        <w:t>)</w:t>
      </w:r>
      <w:r w:rsidR="00D703D1">
        <w:t>, the rate that results in the highest possible sustained harvest</w:t>
      </w:r>
      <w:r w:rsidR="00C97313">
        <w:t>.</w:t>
      </w:r>
      <w:r w:rsidR="00490A43">
        <w:t xml:space="preserve">  This </w:t>
      </w:r>
      <w:r w:rsidR="00B85C80">
        <w:t xml:space="preserve">normalized </w:t>
      </w:r>
      <w:r w:rsidR="00490A43">
        <w:t>form makes different fisheries comparable</w:t>
      </w:r>
      <w:del w:id="249" w:author="simon levin" w:date="2017-07-16T20:11:00Z">
        <w:r w:rsidR="00D703D1" w:rsidDel="00C33E6C">
          <w:delText xml:space="preserve">, </w:delText>
        </w:r>
      </w:del>
      <w:ins w:id="250" w:author="simon levin" w:date="2017-07-16T20:11:00Z">
        <w:r w:rsidR="00C33E6C">
          <w:t xml:space="preserve">; </w:t>
        </w:r>
      </w:ins>
      <w:del w:id="251" w:author="simon levin" w:date="2017-07-16T20:11:00Z">
        <w:r w:rsidR="00D703D1" w:rsidDel="00C33E6C">
          <w:delText xml:space="preserve">and </w:delText>
        </w:r>
      </w:del>
      <w:r w:rsidR="00D703D1">
        <w:t>conveniently</w:t>
      </w:r>
      <w:ins w:id="252" w:author="simon levin" w:date="2017-07-16T20:11:00Z">
        <w:r w:rsidR="00C33E6C">
          <w:t>, it</w:t>
        </w:r>
      </w:ins>
      <w:r w:rsidR="00D703D1">
        <w:t xml:space="preserve"> takes the valu</w:t>
      </w:r>
      <w:r w:rsidR="00C646F4">
        <w:t>e of 0 when the fishery harvests</w:t>
      </w:r>
      <w:r w:rsidR="00D703D1">
        <w:t xml:space="preserve"> at </w:t>
      </w:r>
      <w:r w:rsidR="00D703D1">
        <w:rPr>
          <w:i/>
        </w:rPr>
        <w:t>F</w:t>
      </w:r>
      <w:r w:rsidR="00D703D1">
        <w:rPr>
          <w:i/>
          <w:vertAlign w:val="subscript"/>
        </w:rPr>
        <w:t>MSY</w:t>
      </w:r>
      <w:r w:rsidR="00C646F4">
        <w:t>, is negative</w:t>
      </w:r>
      <w:r w:rsidR="00C93B42">
        <w:t xml:space="preserve"> </w:t>
      </w:r>
      <w:r w:rsidR="002F138C">
        <w:t xml:space="preserve">when harvesting </w:t>
      </w:r>
      <w:r w:rsidR="00C646F4">
        <w:t xml:space="preserve">below </w:t>
      </w:r>
      <w:r w:rsidR="00C646F4">
        <w:rPr>
          <w:i/>
        </w:rPr>
        <w:t>F</w:t>
      </w:r>
      <w:r w:rsidR="00C646F4">
        <w:rPr>
          <w:i/>
          <w:vertAlign w:val="subscript"/>
        </w:rPr>
        <w:t>MSY</w:t>
      </w:r>
      <w:r w:rsidR="00EF002B">
        <w:t>, and is positive</w:t>
      </w:r>
      <w:r w:rsidR="00C93B42">
        <w:t xml:space="preserve"> </w:t>
      </w:r>
      <w:r w:rsidR="002F138C">
        <w:t xml:space="preserve">when harvesting </w:t>
      </w:r>
      <w:r w:rsidR="00C93B42">
        <w:t>a</w:t>
      </w:r>
      <w:r w:rsidR="002F138C">
        <w:t xml:space="preserve">bove </w:t>
      </w:r>
      <w:r w:rsidR="002F138C">
        <w:rPr>
          <w:i/>
        </w:rPr>
        <w:t>F</w:t>
      </w:r>
      <w:r w:rsidR="002F138C">
        <w:rPr>
          <w:i/>
          <w:vertAlign w:val="subscript"/>
        </w:rPr>
        <w:t>MSY</w:t>
      </w:r>
      <w:ins w:id="253" w:author="Edward Tekwa" w:date="2017-07-19T10:31:00Z">
        <w:r w:rsidR="0089385C">
          <w:t xml:space="preserve"> (</w:t>
        </w:r>
      </w:ins>
      <m:oMath>
        <m:acc>
          <m:accPr>
            <m:ctrlPr>
              <w:ins w:id="254" w:author="Edward Tekwa" w:date="2017-07-19T10:32:00Z">
                <w:rPr>
                  <w:rFonts w:ascii="Cambria Math" w:hAnsi="Cambria Math"/>
                  <w:i/>
                </w:rPr>
              </w:ins>
            </m:ctrlPr>
          </m:accPr>
          <m:e>
            <m:sSup>
              <m:sSupPr>
                <m:ctrlPr>
                  <w:ins w:id="255" w:author="Edward Tekwa" w:date="2017-07-19T10:32:00Z">
                    <w:rPr>
                      <w:rFonts w:ascii="Cambria Math" w:hAnsi="Cambria Math"/>
                      <w:i/>
                    </w:rPr>
                  </w:ins>
                </m:ctrlPr>
              </m:sSupPr>
              <m:e>
                <w:ins w:id="256" w:author="Edward Tekwa" w:date="2017-07-19T10:32:00Z">
                  <m:r>
                    <w:rPr>
                      <w:rFonts w:ascii="Cambria Math" w:hAnsi="Cambria Math"/>
                    </w:rPr>
                    <m:t>F</m:t>
                  </m:r>
                </w:ins>
              </m:e>
              <m:sup>
                <w:ins w:id="257" w:author="Edward Tekwa" w:date="2017-07-19T10:32:00Z">
                  <m:r>
                    <w:rPr>
                      <w:rFonts w:ascii="Cambria Math" w:hAnsi="Cambria Math"/>
                    </w:rPr>
                    <m:t>*</m:t>
                  </m:r>
                </w:ins>
              </m:sup>
            </m:sSup>
          </m:e>
        </m:acc>
      </m:oMath>
      <w:ins w:id="258" w:author="Edward Tekwa" w:date="2017-07-19T10:32:00Z">
        <w:r w:rsidR="00937352">
          <w:t>=</w:t>
        </w:r>
      </w:ins>
      <w:ins w:id="259" w:author="Edward Tekwa" w:date="2017-07-18T12:18:00Z">
        <w:r w:rsidR="00DB50FF">
          <w:t xml:space="preserve">1 </w:t>
        </w:r>
      </w:ins>
      <w:ins w:id="260" w:author="Edward Tekwa" w:date="2017-07-18T12:19:00Z">
        <w:r w:rsidR="0096354D">
          <w:t>if the stock is deterministically harvested to extinction</w:t>
        </w:r>
        <w:r w:rsidR="00AB133D">
          <w:t xml:space="preserve"> in</w:t>
        </w:r>
        <w:r w:rsidR="0096354D">
          <w:t xml:space="preserve"> finite time</w:t>
        </w:r>
      </w:ins>
      <w:ins w:id="261" w:author="Edward Tekwa" w:date="2017-07-19T10:31:00Z">
        <w:r w:rsidR="0089385C">
          <w:t>)</w:t>
        </w:r>
      </w:ins>
      <w:ins w:id="262" w:author="Edward Tekwa" w:date="2017-07-18T12:19:00Z">
        <w:r w:rsidR="0096354D">
          <w:t>.</w:t>
        </w:r>
      </w:ins>
      <w:del w:id="263" w:author="Edward Tekwa" w:date="2017-07-18T12:18:00Z">
        <w:r w:rsidR="002F138C" w:rsidDel="00DB50FF">
          <w:delText>.</w:delText>
        </w:r>
      </w:del>
      <w:r w:rsidR="00605C83">
        <w:t xml:space="preserve">  Th</w:t>
      </w:r>
      <w:r w:rsidR="002E0468">
        <w:t xml:space="preserve">e solutions </w:t>
      </w:r>
      <w:r w:rsidR="00BC540E">
        <w:t xml:space="preserve">are </w:t>
      </w:r>
      <w:r w:rsidR="002E0468">
        <w:t xml:space="preserve">determined by three factors: </w:t>
      </w:r>
      <w:r w:rsidR="00605C83">
        <w:t xml:space="preserve">1.) ln(MSY[kg]), 2.) </w:t>
      </w:r>
      <w:r w:rsidR="00BC540E" w:rsidRPr="00AB3E61">
        <w:rPr>
          <w:i/>
        </w:rPr>
        <w:sym w:font="Symbol" w:char="F067"/>
      </w:r>
      <w:r w:rsidR="00BC540E">
        <w:t xml:space="preserve"> , the cost/benefit ratio (operating </w:t>
      </w:r>
      <w:proofErr w:type="spellStart"/>
      <w:r w:rsidR="00BC540E">
        <w:t>cost+subsidy</w:t>
      </w:r>
      <w:proofErr w:type="spellEnd"/>
      <w:r w:rsidR="00BC540E">
        <w:t xml:space="preserve">)/landing value), and 3.) a scaling factor </w:t>
      </w:r>
      <w:r w:rsidR="00BC540E" w:rsidRPr="00644855">
        <w:rPr>
          <w:i/>
        </w:rPr>
        <w:sym w:font="Symbol" w:char="F078"/>
      </w:r>
      <w:ins w:id="264" w:author="Edward Tekwa" w:date="2017-07-18T12:22:00Z">
        <w:r w:rsidR="00FB0E77">
          <w:t xml:space="preserve"> that approximates the number of fisheries</w:t>
        </w:r>
      </w:ins>
      <w:ins w:id="265" w:author="Edward Tekwa" w:date="2017-07-18T12:23:00Z">
        <w:r w:rsidR="004D5EF8">
          <w:t xml:space="preserve"> in </w:t>
        </w:r>
      </w:ins>
      <w:r w:rsidR="001A5EF3">
        <w:t>each</w:t>
      </w:r>
      <w:ins w:id="266" w:author="Edward Tekwa" w:date="2017-07-18T12:23:00Z">
        <w:r w:rsidR="004D5EF8">
          <w:t xml:space="preserve"> </w:t>
        </w:r>
        <w:r w:rsidR="00144765">
          <w:t>geopolitical region</w:t>
        </w:r>
        <w:r w:rsidR="00FB0E77">
          <w:t xml:space="preserve"> (see Methods)</w:t>
        </w:r>
      </w:ins>
      <w:r w:rsidR="00BC540E">
        <w:t>.</w:t>
      </w:r>
    </w:p>
    <w:p w14:paraId="175D6D5A" w14:textId="77777777" w:rsidR="00B85C80" w:rsidRDefault="00B85C80" w:rsidP="00545ED8">
      <w:pPr>
        <w:ind w:firstLine="720"/>
        <w:outlineLvl w:val="0"/>
      </w:pPr>
    </w:p>
    <w:p w14:paraId="6C4750EF" w14:textId="77777777" w:rsidR="00B85C80" w:rsidRDefault="00B85C80" w:rsidP="00B85C80">
      <w:pPr>
        <w:pStyle w:val="Caption"/>
        <w:keepNext/>
      </w:pPr>
      <w:bookmarkStart w:id="267" w:name="_Ref485396183"/>
      <w:r>
        <w:t xml:space="preserve">Equation </w:t>
      </w:r>
      <w:fldSimple w:instr=" SEQ Equation \* ARABIC ">
        <w:r w:rsidR="00F44A84">
          <w:rPr>
            <w:noProof/>
          </w:rPr>
          <w:t>1</w:t>
        </w:r>
      </w:fldSimple>
      <w:bookmarkEnd w:id="267"/>
    </w:p>
    <w:p w14:paraId="06F8D232" w14:textId="3ABF0311" w:rsidR="00B85C80" w:rsidRPr="00BC540E" w:rsidRDefault="007A5F87" w:rsidP="00B85C80">
      <w:pPr>
        <w:outlineLvl w:val="0"/>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ξ</m:t>
                      </m:r>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MSY[kg]</m:t>
                              </m:r>
                            </m:e>
                          </m:d>
                        </m:e>
                      </m:func>
                      <m:r>
                        <w:rPr>
                          <w:rFonts w:ascii="Cambria Math" w:hAnsi="Cambria Math"/>
                        </w:rPr>
                        <m:t>γ</m:t>
                      </m:r>
                    </m:den>
                  </m:f>
                </m:e>
              </m:rad>
              <m:r>
                <m:rPr>
                  <m:sty m:val="p"/>
                </m:rPr>
                <w:rPr>
                  <w:rStyle w:val="CommentReference"/>
                </w:rPr>
                <w:commentReference w:id="268"/>
              </m:r>
              <m:r>
                <m:rPr>
                  <m:sty m:val="p"/>
                </m:rPr>
                <w:rPr>
                  <w:rStyle w:val="CommentReference"/>
                </w:rPr>
                <w:commentReference w:id="269"/>
              </m:r>
            </m:e>
          </m:d>
        </m:oMath>
      </m:oMathPara>
    </w:p>
    <w:p w14:paraId="2034D55D" w14:textId="482B0E7D" w:rsidR="00120BBD" w:rsidRDefault="00BC540E" w:rsidP="00120BBD">
      <w:pPr>
        <w:ind w:firstLine="720"/>
        <w:outlineLvl w:val="0"/>
      </w:pPr>
      <w:r>
        <w:rPr>
          <w:rFonts w:eastAsiaTheme="minorEastAsia"/>
        </w:rPr>
        <w:t xml:space="preserve">The harvest rate solutions and their stabilities are illustrated in </w:t>
      </w:r>
      <w:r>
        <w:rPr>
          <w:rFonts w:eastAsiaTheme="minorEastAsia"/>
        </w:rPr>
        <w:fldChar w:fldCharType="begin"/>
      </w:r>
      <w:r>
        <w:rPr>
          <w:rFonts w:eastAsiaTheme="minorEastAsia"/>
        </w:rPr>
        <w:instrText xml:space="preserve"> REF _Ref485392136 \h </w:instrText>
      </w:r>
      <w:r>
        <w:rPr>
          <w:rFonts w:eastAsiaTheme="minorEastAsia"/>
        </w:rPr>
      </w:r>
      <w:r>
        <w:rPr>
          <w:rFonts w:eastAsiaTheme="minorEastAsia"/>
        </w:rPr>
        <w:fldChar w:fldCharType="separate"/>
      </w:r>
      <w:ins w:id="270" w:author="Edward Tekwa" w:date="2017-07-23T11:52:00Z">
        <w:r w:rsidR="00F44A84">
          <w:t xml:space="preserve">Figure </w:t>
        </w:r>
        <w:r w:rsidR="00F44A84">
          <w:rPr>
            <w:i/>
            <w:iCs/>
            <w:noProof/>
          </w:rPr>
          <w:t>1</w:t>
        </w:r>
      </w:ins>
      <w:del w:id="271" w:author="Edward Tekwa" w:date="2017-07-19T10:58:00Z">
        <w:r w:rsidR="00497863" w:rsidDel="004C642F">
          <w:delText xml:space="preserve">Figure </w:delText>
        </w:r>
        <w:r w:rsidR="00497863" w:rsidDel="004C642F">
          <w:rPr>
            <w:i/>
            <w:iCs/>
            <w:noProof/>
          </w:rPr>
          <w:delText>1</w:delText>
        </w:r>
      </w:del>
      <w:r>
        <w:rPr>
          <w:rFonts w:eastAsiaTheme="minorEastAsia"/>
        </w:rPr>
        <w:fldChar w:fldCharType="end"/>
      </w:r>
      <w:r>
        <w:rPr>
          <w:rFonts w:eastAsiaTheme="minorEastAsia"/>
        </w:rPr>
        <w:t xml:space="preserve">a with respect to </w:t>
      </w:r>
      <w:r w:rsidRPr="00AB3E61">
        <w:rPr>
          <w:i/>
        </w:rPr>
        <w:sym w:font="Symbol" w:char="F067"/>
      </w:r>
      <w:r>
        <w:rPr>
          <w:rFonts w:eastAsiaTheme="minorEastAsia"/>
        </w:rPr>
        <w:t xml:space="preserve">.  At low MSY and </w:t>
      </w:r>
      <w:r w:rsidRPr="00AB3E61">
        <w:rPr>
          <w:i/>
        </w:rPr>
        <w:sym w:font="Symbol" w:char="F067"/>
      </w:r>
      <w:r>
        <w:t xml:space="preserve">, </w:t>
      </w:r>
      <w:r>
        <w:rPr>
          <w:i/>
        </w:rPr>
        <w:t>F</w:t>
      </w:r>
      <w:r>
        <w:rPr>
          <w:i/>
          <w:vertAlign w:val="subscript"/>
        </w:rPr>
        <w:t>MSY</w:t>
      </w:r>
      <w:r>
        <w:t xml:space="preserve"> is the single attractor.  At high MSY and </w:t>
      </w:r>
      <w:r w:rsidRPr="00AB3E61">
        <w:rPr>
          <w:i/>
        </w:rPr>
        <w:sym w:font="Symbol" w:char="F067"/>
      </w:r>
      <w:r>
        <w:t xml:space="preserve"> </w:t>
      </w:r>
      <w:del w:id="272" w:author="Edward Tekwa" w:date="2017-07-18T10:38:00Z">
        <w:r w:rsidDel="006F46B5">
          <w:delText xml:space="preserve"> </w:delText>
        </w:r>
      </w:del>
      <w:r>
        <w:t>(</w:t>
      </w:r>
      <w:ins w:id="273" w:author="Edward Tekwa" w:date="2017-07-22T10:58:00Z">
        <w:r w:rsidR="00B10B18" w:rsidRPr="0092639C">
          <w:rPr>
            <w:i/>
          </w:rPr>
          <w:sym w:font="Symbol" w:char="F067"/>
        </w:r>
      </w:ins>
      <w:ins w:id="274" w:author="Edward Tekwa" w:date="2017-07-18T10:39:00Z">
        <w:r w:rsidR="003D51A3" w:rsidRPr="00F00FF9">
          <w:rPr>
            <w:rPrChange w:id="275" w:author="Edward Tekwa" w:date="2017-07-22T10:58:00Z">
              <w:rPr>
                <w:i/>
              </w:rPr>
            </w:rPrChange>
          </w:rPr>
          <w:t>ln</w:t>
        </w:r>
        <w:r w:rsidR="003D51A3">
          <w:t>(MSY)</w:t>
        </w:r>
      </w:ins>
      <w:del w:id="276" w:author="Edward Tekwa" w:date="2017-07-22T10:58:00Z">
        <w:r w:rsidRPr="00AB3E61" w:rsidDel="00B10B18">
          <w:rPr>
            <w:i/>
          </w:rPr>
          <w:sym w:font="Symbol" w:char="F067"/>
        </w:r>
      </w:del>
      <w:del w:id="277" w:author="Edward Tekwa" w:date="2017-07-18T10:38:00Z">
        <w:r w:rsidDel="002F00BA">
          <w:delText xml:space="preserve"> </w:delText>
        </w:r>
      </w:del>
      <w:r>
        <w:t>=</w:t>
      </w:r>
      <w:r w:rsidRPr="00644855">
        <w:rPr>
          <w:i/>
        </w:rPr>
        <w:sym w:font="Symbol" w:char="F078"/>
      </w:r>
      <w:del w:id="278" w:author="Edward Tekwa" w:date="2017-07-18T10:38:00Z">
        <w:r w:rsidDel="002F00BA">
          <w:delText>/</w:delText>
        </w:r>
      </w:del>
      <w:ins w:id="279" w:author="Edward Tekwa" w:date="2017-07-18T10:38:00Z">
        <w:r w:rsidR="002F00BA">
          <w:t>),</w:t>
        </w:r>
      </w:ins>
      <w:del w:id="280" w:author="Edward Tekwa" w:date="2017-07-18T10:38:00Z">
        <w:r w:rsidDel="002F00BA">
          <w:delText>(</w:delText>
        </w:r>
        <w:r w:rsidDel="002F00BA">
          <w:rPr>
            <w:i/>
          </w:rPr>
          <w:delText>ln</w:delText>
        </w:r>
        <w:r w:rsidDel="002F00BA">
          <w:delText>(MSY)),</w:delText>
        </w:r>
      </w:del>
      <w:r>
        <w:t xml:space="preserve"> the solutions are </w:t>
      </w:r>
      <w:r w:rsidR="00077F73">
        <w:t xml:space="preserve">path dependent, with basins of attraction at </w:t>
      </w:r>
      <w:r w:rsidR="00077F73">
        <w:rPr>
          <w:i/>
        </w:rPr>
        <w:t>F</w:t>
      </w:r>
      <w:r w:rsidR="00077F73">
        <w:rPr>
          <w:i/>
          <w:vertAlign w:val="superscript"/>
        </w:rPr>
        <w:t>*+</w:t>
      </w:r>
      <w:r w:rsidR="00077F73">
        <w:t xml:space="preserve"> and </w:t>
      </w:r>
      <w:r w:rsidR="00077F73">
        <w:rPr>
          <w:i/>
        </w:rPr>
        <w:t>F</w:t>
      </w:r>
      <w:r w:rsidR="00077F73">
        <w:rPr>
          <w:i/>
          <w:vertAlign w:val="superscript"/>
        </w:rPr>
        <w:t>*-</w:t>
      </w:r>
      <w:r w:rsidR="00077F73">
        <w:t xml:space="preserve"> now divided by the </w:t>
      </w:r>
      <w:proofErr w:type="spellStart"/>
      <w:r w:rsidR="00077F73">
        <w:t>repeller</w:t>
      </w:r>
      <w:proofErr w:type="spellEnd"/>
      <w:r w:rsidR="00077F73">
        <w:t xml:space="preserve"> </w:t>
      </w:r>
      <w:r w:rsidR="00077F73">
        <w:rPr>
          <w:i/>
        </w:rPr>
        <w:t>F</w:t>
      </w:r>
      <w:r w:rsidR="00077F73">
        <w:rPr>
          <w:i/>
          <w:vertAlign w:val="subscript"/>
        </w:rPr>
        <w:t>MSY</w:t>
      </w:r>
      <w:r w:rsidR="00077F73">
        <w:t>.</w:t>
      </w:r>
      <w:r w:rsidR="00B2275E">
        <w:t xml:space="preserve">  These solutions</w:t>
      </w:r>
      <w:r w:rsidR="00B56ABC">
        <w:t xml:space="preserve"> form a pitchfork bifurcation</w:t>
      </w:r>
      <w:ins w:id="281" w:author="Edward Tekwa" w:date="2017-07-18T12:24:00Z">
        <w:r w:rsidR="00D96E82">
          <w:t xml:space="preserve"> with a critical point </w:t>
        </w:r>
        <w:r w:rsidR="00D96E82" w:rsidRPr="00644855">
          <w:rPr>
            <w:i/>
          </w:rPr>
          <w:sym w:font="Symbol" w:char="F078"/>
        </w:r>
      </w:ins>
      <w:r w:rsidR="00B56ABC">
        <w:t>, and</w:t>
      </w:r>
      <w:r w:rsidR="00B2275E">
        <w:t xml:space="preserve"> can be understood using </w:t>
      </w:r>
      <w:r w:rsidR="000411C5">
        <w:lastRenderedPageBreak/>
        <w:t>a</w:t>
      </w:r>
      <w:r w:rsidR="000A7AB4">
        <w:t>n economic</w:t>
      </w:r>
      <w:r w:rsidR="00B2275E">
        <w:t xml:space="preserve"> phase diagram (</w:t>
      </w:r>
      <w:r w:rsidR="00B2275E">
        <w:fldChar w:fldCharType="begin"/>
      </w:r>
      <w:r w:rsidR="00B2275E">
        <w:instrText xml:space="preserve"> REF _Ref485392136 \h </w:instrText>
      </w:r>
      <w:r w:rsidR="00BC5EC7">
        <w:instrText xml:space="preserve"> \* MERGEFORMAT </w:instrText>
      </w:r>
      <w:r w:rsidR="00B2275E">
        <w:fldChar w:fldCharType="separate"/>
      </w:r>
      <w:ins w:id="282" w:author="Edward Tekwa" w:date="2017-07-23T11:52:00Z">
        <w:r w:rsidR="00F44A84">
          <w:t xml:space="preserve">Figure </w:t>
        </w:r>
        <w:r w:rsidR="00F44A84" w:rsidRPr="00F44A84">
          <w:rPr>
            <w:iCs/>
            <w:noProof/>
            <w:rPrChange w:id="283" w:author="Edward Tekwa" w:date="2017-07-23T11:52:00Z">
              <w:rPr>
                <w:i/>
                <w:iCs/>
                <w:noProof/>
              </w:rPr>
            </w:rPrChange>
          </w:rPr>
          <w:t>1</w:t>
        </w:r>
      </w:ins>
      <w:del w:id="284" w:author="Edward Tekwa" w:date="2017-07-19T10:58:00Z">
        <w:r w:rsidR="00497863" w:rsidRPr="00BC5EC7" w:rsidDel="004C642F">
          <w:delText xml:space="preserve">Figure </w:delText>
        </w:r>
        <w:r w:rsidR="00497863" w:rsidRPr="00BC5EC7" w:rsidDel="004C642F">
          <w:rPr>
            <w:iCs/>
            <w:noProof/>
            <w:rPrChange w:id="285" w:author="Edward Tekwa" w:date="2017-07-21T11:01:00Z">
              <w:rPr>
                <w:i/>
                <w:iCs/>
                <w:noProof/>
              </w:rPr>
            </w:rPrChange>
          </w:rPr>
          <w:delText>1</w:delText>
        </w:r>
      </w:del>
      <w:r w:rsidR="00B2275E">
        <w:fldChar w:fldCharType="end"/>
      </w:r>
      <w:r w:rsidR="00B2275E">
        <w:t xml:space="preserve">b). </w:t>
      </w:r>
      <w:r w:rsidR="000411C5">
        <w:t xml:space="preserve"> From a rent perspective, the optimal economic yield</w:t>
      </w:r>
      <w:r w:rsidR="00F31801">
        <w:t xml:space="preserve"> (OE</w:t>
      </w:r>
      <w:r w:rsidR="000411C5">
        <w:t>Y) is determined by cost and benefit (</w:t>
      </w:r>
      <w:r w:rsidR="000411C5" w:rsidRPr="00AB3E61">
        <w:rPr>
          <w:i/>
        </w:rPr>
        <w:sym w:font="Symbol" w:char="F067"/>
      </w:r>
      <w:r w:rsidR="000411C5">
        <w:t xml:space="preserve">).  When cost is relatively low, a fishery would like to harvest a lot but is limited by </w:t>
      </w:r>
      <w:r w:rsidR="00AB486F">
        <w:t>resource recruitment, or how fast the stock can grow</w:t>
      </w:r>
      <w:r w:rsidR="000411C5">
        <w:t xml:space="preserve"> (MSY</w:t>
      </w:r>
      <w:ins w:id="286" w:author="Edward Tekwa" w:date="2017-07-21T11:01:00Z">
        <w:r w:rsidR="00BC5EC7">
          <w:t xml:space="preserve">, or the height of the growth curve in </w:t>
        </w:r>
        <w:r w:rsidR="00BC5EC7">
          <w:fldChar w:fldCharType="begin"/>
        </w:r>
        <w:r w:rsidR="00BC5EC7">
          <w:instrText xml:space="preserve"> REF _Ref485392136 \h </w:instrText>
        </w:r>
      </w:ins>
      <w:r w:rsidR="00BC5EC7">
        <w:instrText xml:space="preserve"> \* MERGEFORMAT </w:instrText>
      </w:r>
      <w:ins w:id="287" w:author="Edward Tekwa" w:date="2017-07-21T11:01:00Z">
        <w:r w:rsidR="00BC5EC7">
          <w:fldChar w:fldCharType="separate"/>
        </w:r>
      </w:ins>
      <w:ins w:id="288" w:author="Edward Tekwa" w:date="2017-07-23T11:52:00Z">
        <w:r w:rsidR="00F44A84">
          <w:t xml:space="preserve">Figure </w:t>
        </w:r>
        <w:r w:rsidR="00F44A84" w:rsidRPr="00F44A84">
          <w:rPr>
            <w:iCs/>
            <w:noProof/>
            <w:rPrChange w:id="289" w:author="Edward Tekwa" w:date="2017-07-23T11:52:00Z">
              <w:rPr>
                <w:i/>
                <w:iCs/>
                <w:noProof/>
              </w:rPr>
            </w:rPrChange>
          </w:rPr>
          <w:t>1</w:t>
        </w:r>
      </w:ins>
      <w:del w:id="290" w:author="Edward Tekwa" w:date="2017-07-23T11:50:00Z">
        <w:r w:rsidR="00BC5EC7" w:rsidDel="0007641F">
          <w:delText xml:space="preserve">Figure </w:delText>
        </w:r>
        <w:r w:rsidR="00BC5EC7" w:rsidRPr="00BC5EC7" w:rsidDel="0007641F">
          <w:rPr>
            <w:iCs/>
            <w:noProof/>
            <w:rPrChange w:id="291" w:author="Edward Tekwa" w:date="2017-07-21T11:01:00Z">
              <w:rPr>
                <w:i/>
                <w:iCs/>
                <w:noProof/>
              </w:rPr>
            </w:rPrChange>
          </w:rPr>
          <w:delText>1</w:delText>
        </w:r>
      </w:del>
      <w:ins w:id="292" w:author="Edward Tekwa" w:date="2017-07-21T11:01:00Z">
        <w:r w:rsidR="00BC5EC7">
          <w:fldChar w:fldCharType="end"/>
        </w:r>
        <w:r w:rsidR="00BC5EC7">
          <w:t>b</w:t>
        </w:r>
      </w:ins>
      <w:r w:rsidR="000411C5">
        <w:t xml:space="preserve">).  Thus, at low </w:t>
      </w:r>
      <w:r w:rsidR="000411C5" w:rsidRPr="00AB3E61">
        <w:rPr>
          <w:i/>
        </w:rPr>
        <w:sym w:font="Symbol" w:char="F067"/>
      </w:r>
      <w:r w:rsidR="000411C5">
        <w:t xml:space="preserve">, the fishery is </w:t>
      </w:r>
      <w:del w:id="293" w:author="Edward Tekwa" w:date="2017-07-22T11:14:00Z">
        <w:r w:rsidR="000411C5" w:rsidDel="0018051B">
          <w:delText>stock-limited</w:delText>
        </w:r>
      </w:del>
      <w:ins w:id="294" w:author="Edward Tekwa" w:date="2017-07-22T11:14:00Z">
        <w:r w:rsidR="0018051B">
          <w:t>ecologically constrained</w:t>
        </w:r>
      </w:ins>
      <w:r w:rsidR="000411C5">
        <w:t xml:space="preserve"> and operate</w:t>
      </w:r>
      <w:r w:rsidR="00AB486F">
        <w:t>s</w:t>
      </w:r>
      <w:r w:rsidR="000411C5">
        <w:t xml:space="preserve"> at </w:t>
      </w:r>
      <w:r w:rsidR="000411C5">
        <w:rPr>
          <w:i/>
        </w:rPr>
        <w:t>F</w:t>
      </w:r>
      <w:r w:rsidR="000411C5">
        <w:rPr>
          <w:i/>
          <w:vertAlign w:val="subscript"/>
        </w:rPr>
        <w:t>MSY</w:t>
      </w:r>
      <w:r w:rsidR="000411C5">
        <w:t xml:space="preserve">.  As the relative cost goes up, </w:t>
      </w:r>
      <w:del w:id="295" w:author="simon levin" w:date="2017-07-16T20:17:00Z">
        <w:r w:rsidR="00AB486F" w:rsidDel="00C33E6C">
          <w:delText xml:space="preserve">The </w:delText>
        </w:r>
      </w:del>
      <w:ins w:id="296" w:author="simon levin" w:date="2017-07-16T20:17:00Z">
        <w:r w:rsidR="00C33E6C">
          <w:t>the</w:t>
        </w:r>
      </w:ins>
      <w:ins w:id="297" w:author="Edward Tekwa" w:date="2017-07-22T11:15:00Z">
        <w:r w:rsidR="00845488">
          <w:t xml:space="preserve"> fishery becomes economically constrained, with</w:t>
        </w:r>
        <w:r w:rsidR="00E36233">
          <w:t xml:space="preserve"> the</w:t>
        </w:r>
      </w:ins>
      <w:ins w:id="298" w:author="simon levin" w:date="2017-07-16T20:17:00Z">
        <w:r w:rsidR="00C33E6C">
          <w:t xml:space="preserve"> </w:t>
        </w:r>
      </w:ins>
      <w:r w:rsidR="00AB486F">
        <w:t>OEY mov</w:t>
      </w:r>
      <w:ins w:id="299" w:author="Edward Tekwa" w:date="2017-07-22T11:15:00Z">
        <w:r w:rsidR="00845488">
          <w:t>ing</w:t>
        </w:r>
      </w:ins>
      <w:del w:id="300" w:author="Edward Tekwa" w:date="2017-07-22T11:15:00Z">
        <w:r w:rsidR="00AB486F" w:rsidDel="00845488">
          <w:delText>es</w:delText>
        </w:r>
      </w:del>
      <w:r w:rsidR="00AB486F">
        <w:t xml:space="preserve"> down</w:t>
      </w:r>
      <w:r w:rsidR="00120BBD">
        <w:t xml:space="preserve"> past MSY along the resource recruitment y-axis, intercepting the hump-shaped stock growth curve at two points that correspond to </w:t>
      </w:r>
      <w:r w:rsidR="00120BBD">
        <w:rPr>
          <w:i/>
        </w:rPr>
        <w:t>S</w:t>
      </w:r>
      <w:r w:rsidR="00120BBD">
        <w:rPr>
          <w:i/>
          <w:vertAlign w:val="superscript"/>
        </w:rPr>
        <w:t>F*+</w:t>
      </w:r>
      <w:r w:rsidR="00120BBD">
        <w:t>, or higher than MSY stock (</w:t>
      </w:r>
      <w:r w:rsidR="00120BBD">
        <w:rPr>
          <w:i/>
        </w:rPr>
        <w:t>S</w:t>
      </w:r>
      <w:r w:rsidR="00120BBD">
        <w:rPr>
          <w:i/>
          <w:vertAlign w:val="subscript"/>
        </w:rPr>
        <w:t>MSY</w:t>
      </w:r>
      <w:r w:rsidR="00120BBD">
        <w:t xml:space="preserve">) and </w:t>
      </w:r>
      <w:r w:rsidR="00120BBD">
        <w:rPr>
          <w:i/>
        </w:rPr>
        <w:t>S</w:t>
      </w:r>
      <w:r w:rsidR="00120BBD">
        <w:rPr>
          <w:i/>
          <w:vertAlign w:val="superscript"/>
        </w:rPr>
        <w:t>F*-</w:t>
      </w:r>
      <w:r w:rsidR="00120BBD">
        <w:t xml:space="preserve">, or lower than MSY stock.  These can be achieved using two linear consumption paths, defined by the harvest rates </w:t>
      </w:r>
      <w:r w:rsidR="00120BBD">
        <w:rPr>
          <w:i/>
        </w:rPr>
        <w:t>F</w:t>
      </w:r>
      <w:r w:rsidR="00120BBD">
        <w:rPr>
          <w:i/>
          <w:vertAlign w:val="superscript"/>
        </w:rPr>
        <w:t>*+</w:t>
      </w:r>
      <w:r w:rsidR="00120BBD">
        <w:t xml:space="preserve"> and </w:t>
      </w:r>
      <w:r w:rsidR="00120BBD">
        <w:rPr>
          <w:i/>
        </w:rPr>
        <w:t>F</w:t>
      </w:r>
      <w:r w:rsidR="00120BBD">
        <w:rPr>
          <w:i/>
          <w:vertAlign w:val="superscript"/>
        </w:rPr>
        <w:t>*-</w:t>
      </w:r>
      <w:r w:rsidR="00120BBD">
        <w:t xml:space="preserve"> respectively.  Both strategies are ecologically and strategically </w:t>
      </w:r>
      <w:del w:id="301" w:author="simon levin" w:date="2017-07-16T20:17:00Z">
        <w:r w:rsidR="00120BBD" w:rsidDel="00C33E6C">
          <w:delText>basins of attraction</w:delText>
        </w:r>
      </w:del>
      <w:ins w:id="302" w:author="simon levin" w:date="2017-07-16T20:17:00Z">
        <w:r w:rsidR="00C33E6C">
          <w:t>attracting</w:t>
        </w:r>
      </w:ins>
      <w:r w:rsidR="00120BBD">
        <w:t xml:space="preserve"> in the long run, and can be obtained using traditional economic techniques</w:t>
      </w:r>
      <w:r w:rsidR="00120BBD">
        <w:fldChar w:fldCharType="begin" w:fldLock="1"/>
      </w:r>
      <w:r w:rsidR="00BF4D94">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"mendeley" : { "formattedCitation" : "&lt;sup&gt;34&lt;/sup&gt;", "plainTextFormattedCitation" : "34", "previouslyFormattedCitation" : "&lt;sup&gt;36&lt;/sup&gt;" }, "properties" : { "noteIndex" : 0 }, "schema" : "https://github.com/citation-style-language/schema/raw/master/csl-citation.json" }</w:instrText>
      </w:r>
      <w:r w:rsidR="00120BBD">
        <w:fldChar w:fldCharType="separate"/>
      </w:r>
      <w:r w:rsidR="00BF4D94" w:rsidRPr="00BF4D94">
        <w:rPr>
          <w:noProof/>
          <w:vertAlign w:val="superscript"/>
        </w:rPr>
        <w:t>34</w:t>
      </w:r>
      <w:r w:rsidR="00120BBD">
        <w:fldChar w:fldCharType="end"/>
      </w:r>
      <w:r w:rsidR="00120BBD">
        <w:t xml:space="preserve"> (see </w:t>
      </w:r>
      <w:del w:id="303" w:author="simon levin" w:date="2017-07-16T20:17:00Z">
        <w:r w:rsidR="00120BBD" w:rsidDel="00C33E6C">
          <w:delText>Supplementary</w:delText>
        </w:r>
      </w:del>
      <w:ins w:id="304" w:author="simon levin" w:date="2017-07-16T20:17:00Z">
        <w:r w:rsidR="00C33E6C">
          <w:t>Supplementary Material</w:t>
        </w:r>
      </w:ins>
      <w:r w:rsidR="00120BBD">
        <w:t>).  This is in fact a less sophisticated approach than modern economic optimization</w:t>
      </w:r>
      <w:r w:rsidR="00120BBD">
        <w:fldChar w:fldCharType="begin" w:fldLock="1"/>
      </w:r>
      <w:r w:rsidR="00BF4D94">
        <w:instrText>ADDIN CSL_CITATION { "citationItems" : [ { "id" : "ITEM-1", "itemData" : { "author" : [ { "dropping-particle" : "", "family" : "Clark", "given" : "C", "non-dropping-particle" : "", "parse-names" : false, "suffix" : "" }, { "dropping-particle" : "", "family" : "Munro", "given" : "G", "non-dropping-particle" : "", "parse-names" : false, "suffix" : "" } ], "container-title" : "Journal of Environmental Economics and Management", "id" : "ITEM-1", "issue" : "2", "issued" : { "date-parts" : [ [ "1975" ] ] }, "page" : "92\u2013106", "title" : "The economics of \ufb01shing and modern capital theory: a simpli\ufb01ed approach", "type" : "article-journal", "volume" : "2" }, "uris" : [ "http://www.mendeley.com/documents/?uuid=bdc193e5-e1da-40bc-8e88-bd7a7b4cd1d6" ] } ], "mendeley" : { "formattedCitation" : "&lt;sup&gt;35&lt;/sup&gt;", "plainTextFormattedCitation" : "35", "previouslyFormattedCitation" : "&lt;sup&gt;37&lt;/sup&gt;" }, "properties" : { "noteIndex" : 0 }, "schema" : "https://github.com/citation-style-language/schema/raw/master/csl-citation.json" }</w:instrText>
      </w:r>
      <w:r w:rsidR="00120BBD">
        <w:fldChar w:fldCharType="separate"/>
      </w:r>
      <w:r w:rsidR="00BF4D94" w:rsidRPr="00BF4D94">
        <w:rPr>
          <w:noProof/>
          <w:vertAlign w:val="superscript"/>
        </w:rPr>
        <w:t>35</w:t>
      </w:r>
      <w:r w:rsidR="00120BBD">
        <w:fldChar w:fldCharType="end"/>
      </w:r>
      <w:r w:rsidR="00120BBD">
        <w:t xml:space="preserve">, which generally produces a single, non-linear, and time-dependent consumption path that maximizes the present value of harvest at all time points.  The non-linear consumption path leads to a socially optimal harvest rate of </w:t>
      </w:r>
      <w:r w:rsidR="00120BBD">
        <w:rPr>
          <w:i/>
        </w:rPr>
        <w:t>F</w:t>
      </w:r>
      <w:r w:rsidR="00120BBD">
        <w:rPr>
          <w:i/>
          <w:vertAlign w:val="superscript"/>
        </w:rPr>
        <w:t>*-</w:t>
      </w:r>
      <w:r w:rsidR="00120BBD">
        <w:t>, or the lower equilibrium in our model</w:t>
      </w:r>
      <w:r w:rsidR="00120BBD">
        <w:fldChar w:fldCharType="begin" w:fldLock="1"/>
      </w:r>
      <w:r w:rsidR="00BF4D94">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"&lt;sup&gt;36&lt;/sup&gt;", "plainTextFormattedCitation" : "36", "previouslyFormattedCitation" : "&lt;sup&gt;38&lt;/sup&gt;" }, "properties" : { "noteIndex" : 0 }, "schema" : "https://github.com/citation-style-language/schema/raw/master/csl-citation.json" }</w:instrText>
      </w:r>
      <w:r w:rsidR="00120BBD">
        <w:fldChar w:fldCharType="separate"/>
      </w:r>
      <w:r w:rsidR="00BF4D94" w:rsidRPr="00BF4D94">
        <w:rPr>
          <w:noProof/>
          <w:vertAlign w:val="superscript"/>
        </w:rPr>
        <w:t>36</w:t>
      </w:r>
      <w:r w:rsidR="00120BBD">
        <w:fldChar w:fldCharType="end"/>
      </w:r>
      <w:r w:rsidR="00120BBD">
        <w:t xml:space="preserve">.  The difference </w:t>
      </w:r>
      <w:del w:id="305" w:author="simon levin" w:date="2017-07-16T20:18:00Z">
        <w:r w:rsidR="00120BBD" w:rsidDel="00285F17">
          <w:delText xml:space="preserve">of </w:delText>
        </w:r>
      </w:del>
      <w:ins w:id="306" w:author="simon levin" w:date="2017-07-16T20:18:00Z">
        <w:r w:rsidR="00285F17">
          <w:t xml:space="preserve">in </w:t>
        </w:r>
      </w:ins>
      <w:r w:rsidR="00120BBD">
        <w:t xml:space="preserve">our </w:t>
      </w:r>
      <w:r w:rsidR="005239EF">
        <w:t>approach is the</w:t>
      </w:r>
      <w:r w:rsidR="00120BBD">
        <w:t xml:space="preserve"> assum</w:t>
      </w:r>
      <w:r w:rsidR="005239EF">
        <w:t>ption</w:t>
      </w:r>
      <w:r w:rsidR="00120BBD">
        <w:t xml:space="preserve"> that fisheries do not optimize through time, but rather gradually </w:t>
      </w:r>
      <w:r w:rsidR="003355D1">
        <w:t>change their strategies</w:t>
      </w:r>
      <w:r w:rsidR="00120BBD">
        <w:t xml:space="preserve"> based on </w:t>
      </w:r>
      <w:del w:id="307" w:author="simon levin" w:date="2017-07-16T20:18:00Z">
        <w:r w:rsidR="00AB38B7" w:rsidDel="00285F17">
          <w:delText xml:space="preserve">long </w:delText>
        </w:r>
      </w:del>
      <w:ins w:id="308" w:author="simon levin" w:date="2017-07-16T20:18:00Z">
        <w:r w:rsidR="00285F17">
          <w:t>long-</w:t>
        </w:r>
      </w:ins>
      <w:r w:rsidR="00AB38B7">
        <w:t>run rents</w:t>
      </w:r>
      <w:r w:rsidR="00120BBD">
        <w:t>.</w:t>
      </w:r>
      <w:r w:rsidR="00043355">
        <w:t xml:space="preserve">  The model can be generalized using more complex resource growth functions, diminishing return functions, and additional bias to strategy change, with no qualitative change in harvest rate predictions</w:t>
      </w:r>
      <w:r w:rsidR="00F66C30">
        <w:t xml:space="preserve"> (see </w:t>
      </w:r>
      <w:del w:id="309" w:author="simon levin" w:date="2017-07-16T20:18:00Z">
        <w:r w:rsidR="00F66C30" w:rsidDel="00285F17">
          <w:delText>Supplementary</w:delText>
        </w:r>
      </w:del>
      <w:ins w:id="310" w:author="simon levin" w:date="2017-07-16T20:18:00Z">
        <w:r w:rsidR="00285F17">
          <w:t>Supplementary Material</w:t>
        </w:r>
      </w:ins>
      <w:r w:rsidR="00F66C30">
        <w:t>)</w:t>
      </w:r>
      <w:r w:rsidR="00043355">
        <w:t>.</w:t>
      </w:r>
    </w:p>
    <w:p w14:paraId="0E643DA4" w14:textId="4C52D150" w:rsidR="00BC540E" w:rsidRPr="00120BBD" w:rsidRDefault="00BC540E" w:rsidP="00B85C80">
      <w:pPr>
        <w:outlineLvl w:val="0"/>
        <w:rPr>
          <w:rFonts w:eastAsiaTheme="minorEastAsia"/>
        </w:rPr>
      </w:pPr>
    </w:p>
    <w:p w14:paraId="167370DB" w14:textId="39D90DD4" w:rsidR="00474C83" w:rsidRDefault="00DC4C68" w:rsidP="00474C83">
      <w:pPr>
        <w:keepNext/>
        <w:jc w:val="center"/>
        <w:outlineLvl w:val="0"/>
      </w:pPr>
      <w:r>
        <w:rPr>
          <w:noProof/>
        </w:rPr>
        <w:drawing>
          <wp:inline distT="0" distB="0" distL="0" distR="0" wp14:anchorId="4DF2C36F" wp14:editId="51A8E72A">
            <wp:extent cx="4706162" cy="2453640"/>
            <wp:effectExtent l="0" t="0" r="0" b="10160"/>
            <wp:docPr id="6" name="Picture 6" descr="Tekwa,%20Fishery%20harvest%20rates%20economic%20illustration%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wa,%20Fishery%20harvest%20rates%20economic%20illustration%20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643" cy="2457019"/>
                    </a:xfrm>
                    <a:prstGeom prst="rect">
                      <a:avLst/>
                    </a:prstGeom>
                    <a:noFill/>
                    <a:ln>
                      <a:noFill/>
                    </a:ln>
                  </pic:spPr>
                </pic:pic>
              </a:graphicData>
            </a:graphic>
          </wp:inline>
        </w:drawing>
      </w:r>
    </w:p>
    <w:p w14:paraId="5B7B92D7" w14:textId="0ECE81D8" w:rsidR="00735EDF" w:rsidRDefault="00474C83" w:rsidP="00CF52DF">
      <w:pPr>
        <w:pStyle w:val="Caption"/>
      </w:pPr>
      <w:bookmarkStart w:id="311" w:name="_Ref485392136"/>
      <w:r>
        <w:t xml:space="preserve">Figure </w:t>
      </w:r>
      <w:r w:rsidR="00A46829">
        <w:rPr>
          <w:i w:val="0"/>
          <w:iCs w:val="0"/>
        </w:rPr>
        <w:fldChar w:fldCharType="begin"/>
      </w:r>
      <w:r w:rsidR="00A46829">
        <w:rPr>
          <w:i w:val="0"/>
          <w:iCs w:val="0"/>
        </w:rPr>
        <w:instrText xml:space="preserve"> SEQ Figure \* ARABIC </w:instrText>
      </w:r>
      <w:r w:rsidR="00A46829">
        <w:rPr>
          <w:i w:val="0"/>
          <w:iCs w:val="0"/>
        </w:rPr>
        <w:fldChar w:fldCharType="separate"/>
      </w:r>
      <w:r w:rsidR="00F44A84">
        <w:rPr>
          <w:i w:val="0"/>
          <w:iCs w:val="0"/>
          <w:noProof/>
        </w:rPr>
        <w:t>1</w:t>
      </w:r>
      <w:r w:rsidR="00A46829">
        <w:rPr>
          <w:i w:val="0"/>
          <w:iCs w:val="0"/>
          <w:noProof/>
          <w:color w:val="auto"/>
          <w:sz w:val="24"/>
          <w:szCs w:val="24"/>
        </w:rPr>
        <w:fldChar w:fldCharType="end"/>
      </w:r>
      <w:bookmarkEnd w:id="311"/>
      <w:r>
        <w:t xml:space="preserve">. </w:t>
      </w:r>
      <w:r w:rsidR="00E2457D">
        <w:t xml:space="preserve">a. </w:t>
      </w:r>
      <w:r w:rsidR="00B56ABC">
        <w:t xml:space="preserve">Model predictions on harvest rate attractors (solid curves) and </w:t>
      </w:r>
      <w:proofErr w:type="spellStart"/>
      <w:r w:rsidR="00B56ABC">
        <w:t>repeller</w:t>
      </w:r>
      <w:proofErr w:type="spellEnd"/>
      <w:r w:rsidR="00B56ABC">
        <w:t xml:space="preserve"> (dotted line) as a function of cost/benefit</w:t>
      </w:r>
      <w:r w:rsidR="00B56ABC" w:rsidRPr="00B56ABC">
        <w:t xml:space="preserve"> </w:t>
      </w:r>
      <w:r w:rsidR="00B56ABC" w:rsidRPr="00B56ABC">
        <w:sym w:font="Symbol" w:char="F067"/>
      </w:r>
      <w:r w:rsidR="00335210">
        <w:t xml:space="preserve"> times ln(MSY)</w:t>
      </w:r>
      <w:r w:rsidR="00B56ABC" w:rsidRPr="00B56ABC">
        <w:t>.</w:t>
      </w:r>
      <w:r w:rsidR="00B56ABC">
        <w:t xml:space="preserve"> A pitchfork bifurcation</w:t>
      </w:r>
      <w:r w:rsidR="003276CC">
        <w:t xml:space="preserve"> occurs with a critical point </w:t>
      </w:r>
      <w:r w:rsidR="00B909AC">
        <w:t>at</w:t>
      </w:r>
      <w:r w:rsidR="003276CC">
        <w:t xml:space="preserve"> </w:t>
      </w:r>
      <w:r w:rsidR="003276CC" w:rsidRPr="00644855">
        <w:sym w:font="Symbol" w:char="F078"/>
      </w:r>
      <w:r w:rsidR="003276CC">
        <w:t>.</w:t>
      </w:r>
      <w:r w:rsidR="00B56ABC">
        <w:t xml:space="preserve"> </w:t>
      </w:r>
      <w:r w:rsidR="000C5E64">
        <w:t xml:space="preserve">b. </w:t>
      </w:r>
      <w:r>
        <w:t>Economic phase diagram of resource recruitment (or harvest) versus stock.  The thick solid curve represents the natural growth or recruitment curve of the stock as a function of stock.  The recruitment is the MS</w:t>
      </w:r>
      <w:r w:rsidR="00EB4574">
        <w:t>Y</w:t>
      </w:r>
      <w:r>
        <w:t xml:space="preserve"> at </w:t>
      </w:r>
      <w:r w:rsidRPr="00C16F0B">
        <w:t>S</w:t>
      </w:r>
      <w:r w:rsidRPr="00C16F0B">
        <w:rPr>
          <w:vertAlign w:val="subscript"/>
        </w:rPr>
        <w:t>MSY</w:t>
      </w:r>
      <w:r>
        <w:t>, and is</w:t>
      </w:r>
      <w:r w:rsidRPr="00C16F0B">
        <w:t xml:space="preserve"> 0 at either 0 or stock carrying capacity (S</w:t>
      </w:r>
      <w:r w:rsidRPr="00C16F0B">
        <w:rPr>
          <w:vertAlign w:val="subscript"/>
        </w:rPr>
        <w:t>MAX</w:t>
      </w:r>
      <w:r w:rsidRPr="00C16F0B">
        <w:t xml:space="preserve">).  </w:t>
      </w:r>
      <w:r>
        <w:t xml:space="preserve">The economically optimal equilibrium, accounting for cost, is to maintain the stock that yields </w:t>
      </w:r>
      <w:r w:rsidR="00EB4574">
        <w:t>the</w:t>
      </w:r>
      <w:r>
        <w:t xml:space="preserve"> </w:t>
      </w:r>
      <w:r w:rsidR="00EE2046">
        <w:t xml:space="preserve">optimal </w:t>
      </w:r>
      <w:r w:rsidR="00F31801">
        <w:t>economic</w:t>
      </w:r>
      <w:r w:rsidR="00EE2046">
        <w:t xml:space="preserve"> y</w:t>
      </w:r>
      <w:r>
        <w:t>ield (O</w:t>
      </w:r>
      <w:r w:rsidR="00F31801">
        <w:t>E</w:t>
      </w:r>
      <w:r>
        <w:t>Y) (horizontal dotted line).  This can be achieved by adopting a constant harvest rate, or harvest per stock unit (slopes of linear paths), that is either high (F</w:t>
      </w:r>
      <w:r>
        <w:rPr>
          <w:vertAlign w:val="superscript"/>
        </w:rPr>
        <w:t>*+</w:t>
      </w:r>
      <w:r>
        <w:t>) or low (F</w:t>
      </w:r>
      <w:r>
        <w:rPr>
          <w:vertAlign w:val="superscript"/>
        </w:rPr>
        <w:t>*-</w:t>
      </w:r>
      <w:r>
        <w:t>).  These rates result in either a low (S</w:t>
      </w:r>
      <w:r>
        <w:rPr>
          <w:vertAlign w:val="superscript"/>
        </w:rPr>
        <w:t>F*+</w:t>
      </w:r>
      <w:r>
        <w:t>) or hig</w:t>
      </w:r>
      <w:r w:rsidR="00A814C1">
        <w:t>h</w:t>
      </w:r>
      <w:r>
        <w:t xml:space="preserve"> (S</w:t>
      </w:r>
      <w:r>
        <w:rPr>
          <w:vertAlign w:val="superscript"/>
        </w:rPr>
        <w:t>F*-</w:t>
      </w:r>
      <w:r>
        <w:t xml:space="preserve">) </w:t>
      </w:r>
      <w:r w:rsidR="00A814C1">
        <w:t xml:space="preserve">stable </w:t>
      </w:r>
      <w:r>
        <w:t>stock.</w:t>
      </w:r>
    </w:p>
    <w:p w14:paraId="1991E6F9" w14:textId="3EECDE3C" w:rsidR="009C08A1" w:rsidRDefault="00151C3C" w:rsidP="007E1272">
      <w:pPr>
        <w:ind w:firstLine="720"/>
        <w:outlineLvl w:val="0"/>
      </w:pPr>
      <w:del w:id="312" w:author="Edward Tekwa" w:date="2017-07-21T12:10:00Z">
        <w:r w:rsidDel="007D7A42">
          <w:delText>In summary, our</w:delText>
        </w:r>
      </w:del>
      <w:ins w:id="313" w:author="Edward Tekwa" w:date="2017-07-21T12:10:00Z">
        <w:r w:rsidR="007D7A42">
          <w:t>Our</w:t>
        </w:r>
      </w:ins>
      <w:r>
        <w:t xml:space="preserve"> model </w:t>
      </w:r>
      <w:ins w:id="314" w:author="Edward Tekwa" w:date="2017-07-21T12:10:00Z">
        <w:r w:rsidR="00FE0120">
          <w:t xml:space="preserve">generates an unintuitive </w:t>
        </w:r>
      </w:ins>
      <w:r>
        <w:t>hypothesi</w:t>
      </w:r>
      <w:ins w:id="315" w:author="Edward Tekwa" w:date="2017-07-21T12:10:00Z">
        <w:r w:rsidR="00FE0120">
          <w:t>s:</w:t>
        </w:r>
      </w:ins>
      <w:del w:id="316" w:author="Edward Tekwa" w:date="2017-07-21T12:10:00Z">
        <w:r w:rsidDel="00FE0120">
          <w:delText>zes</w:delText>
        </w:r>
      </w:del>
      <w:r>
        <w:t xml:space="preserve"> </w:t>
      </w:r>
      <w:ins w:id="317" w:author="Edward Tekwa" w:date="2017-07-21T12:10:00Z">
        <w:r w:rsidR="00FE0120">
          <w:t>the ecologically most desirable</w:t>
        </w:r>
      </w:ins>
      <w:ins w:id="318" w:author="Edward Tekwa" w:date="2017-07-21T12:11:00Z">
        <w:r w:rsidR="00DF0FA1">
          <w:t xml:space="preserve"> (high MSY)</w:t>
        </w:r>
      </w:ins>
      <w:ins w:id="319" w:author="Edward Tekwa" w:date="2017-07-21T12:10:00Z">
        <w:r w:rsidR="00FE0120">
          <w:t xml:space="preserve"> and economically least desirable</w:t>
        </w:r>
      </w:ins>
      <w:ins w:id="320" w:author="Edward Tekwa" w:date="2017-07-21T12:11:00Z">
        <w:r w:rsidR="00DF0FA1">
          <w:t xml:space="preserve"> (high </w:t>
        </w:r>
        <w:r w:rsidR="00DF0FA1" w:rsidRPr="00AB3E61">
          <w:rPr>
            <w:i/>
          </w:rPr>
          <w:sym w:font="Symbol" w:char="F067"/>
        </w:r>
        <w:r w:rsidR="00DF0FA1">
          <w:t xml:space="preserve">) </w:t>
        </w:r>
      </w:ins>
      <w:ins w:id="321" w:author="Edward Tekwa" w:date="2017-07-21T12:10:00Z">
        <w:r w:rsidR="00FE0120">
          <w:t>fish</w:t>
        </w:r>
        <w:r w:rsidR="00ED69F2">
          <w:t>eries</w:t>
        </w:r>
      </w:ins>
      <w:ins w:id="322" w:author="Edward Tekwa" w:date="2017-07-22T11:16:00Z">
        <w:r w:rsidR="00F745C6">
          <w:t>, which are economically rather than ecologically constrained,</w:t>
        </w:r>
      </w:ins>
      <w:ins w:id="323" w:author="Edward Tekwa" w:date="2017-07-21T12:10:00Z">
        <w:r w:rsidR="00ED69F2">
          <w:t xml:space="preserve"> should be</w:t>
        </w:r>
        <w:r w:rsidR="00FE0120">
          <w:t xml:space="preserve"> path-dependent</w:t>
        </w:r>
      </w:ins>
      <w:del w:id="324" w:author="Edward Tekwa" w:date="2017-07-21T12:10:00Z">
        <w:r w:rsidR="00C16F48" w:rsidDel="00FE0120">
          <w:delText xml:space="preserve">increasingly </w:delText>
        </w:r>
        <w:r w:rsidR="007016F0" w:rsidDel="00FE0120">
          <w:delText xml:space="preserve">suboptimal </w:delText>
        </w:r>
        <w:r w:rsidR="00C16F48" w:rsidDel="00FE0120">
          <w:delText>harvest rates</w:delText>
        </w:r>
        <w:r w:rsidR="007016F0" w:rsidDel="00FE0120">
          <w:delText xml:space="preserve"> at high MSY and </w:delText>
        </w:r>
        <w:commentRangeStart w:id="325"/>
        <w:r w:rsidR="007016F0" w:rsidDel="00FE0120">
          <w:delText>high</w:delText>
        </w:r>
        <w:commentRangeEnd w:id="325"/>
        <w:r w:rsidR="00285F17" w:rsidDel="00FE0120">
          <w:rPr>
            <w:rStyle w:val="CommentReference"/>
          </w:rPr>
          <w:commentReference w:id="325"/>
        </w:r>
        <w:r w:rsidR="007016F0" w:rsidDel="00FE0120">
          <w:rPr>
            <w:i/>
          </w:rPr>
          <w:delText xml:space="preserve"> </w:delText>
        </w:r>
        <w:r w:rsidR="007016F0" w:rsidRPr="00AB3E61" w:rsidDel="00FE0120">
          <w:rPr>
            <w:i/>
          </w:rPr>
          <w:sym w:font="Symbol" w:char="F067"/>
        </w:r>
      </w:del>
      <w:ins w:id="326" w:author="Edward Tekwa" w:date="2017-07-21T12:11:00Z">
        <w:r w:rsidR="008C4602">
          <w:t>.</w:t>
        </w:r>
      </w:ins>
      <w:ins w:id="327" w:author="Edward Tekwa" w:date="2017-07-22T11:12:00Z">
        <w:r w:rsidR="00D76B53">
          <w:t xml:space="preserve"> </w:t>
        </w:r>
      </w:ins>
      <w:ins w:id="328" w:author="Edward Tekwa" w:date="2017-07-22T11:16:00Z">
        <w:r w:rsidR="00F745C6">
          <w:t xml:space="preserve"> </w:t>
        </w:r>
      </w:ins>
      <w:del w:id="329" w:author="Edward Tekwa" w:date="2017-07-21T12:11:00Z">
        <w:r w:rsidR="007016F0" w:rsidDel="00FE0120">
          <w:delText xml:space="preserve">, </w:delText>
        </w:r>
        <w:r w:rsidR="0098072D" w:rsidDel="00FE0120">
          <w:delText>whenever</w:delText>
        </w:r>
        <w:r w:rsidR="007016F0" w:rsidDel="00FE0120">
          <w:delText xml:space="preserve"> the initial ha</w:delText>
        </w:r>
        <w:r w:rsidR="0098072D" w:rsidDel="00FE0120">
          <w:delText xml:space="preserve">rvest rate is </w:delText>
        </w:r>
        <w:r w:rsidR="00193CD7" w:rsidDel="00FE0120">
          <w:delText>above</w:delText>
        </w:r>
        <w:r w:rsidR="0098072D" w:rsidDel="00FE0120">
          <w:delText xml:space="preserve"> the unstable</w:delText>
        </w:r>
        <w:r w:rsidR="007016F0" w:rsidDel="00FE0120">
          <w:delText xml:space="preserve"> strategy (</w:delText>
        </w:r>
        <w:r w:rsidR="007016F0" w:rsidDel="00FE0120">
          <w:rPr>
            <w:i/>
          </w:rPr>
          <w:delText>F</w:delText>
        </w:r>
        <w:r w:rsidR="007016F0" w:rsidDel="00FE0120">
          <w:rPr>
            <w:i/>
            <w:vertAlign w:val="subscript"/>
          </w:rPr>
          <w:delText>MSY</w:delText>
        </w:r>
        <w:r w:rsidR="007016F0" w:rsidDel="00FE0120">
          <w:delText>).</w:delText>
        </w:r>
        <w:r w:rsidR="00E90346" w:rsidDel="00FE0120">
          <w:delText xml:space="preserve"> </w:delText>
        </w:r>
      </w:del>
      <w:del w:id="330" w:author="Edward Tekwa" w:date="2017-07-22T11:16:00Z">
        <w:r w:rsidDel="00F745C6">
          <w:delText xml:space="preserve"> </w:delText>
        </w:r>
      </w:del>
      <w:r>
        <w:t>To test th</w:t>
      </w:r>
      <w:r w:rsidR="00DE6E14">
        <w:t>is</w:t>
      </w:r>
      <w:r>
        <w:t xml:space="preserve"> </w:t>
      </w:r>
      <w:r w:rsidR="00DE6E14">
        <w:t>hypothesis</w:t>
      </w:r>
      <w:r>
        <w:t>, w</w:t>
      </w:r>
      <w:r w:rsidR="00865D90">
        <w:t>e use t</w:t>
      </w:r>
      <w:r w:rsidR="009C08A1">
        <w:t>he RAM Legacy database</w:t>
      </w:r>
      <w:r w:rsidR="00865D90">
        <w:t xml:space="preserve">, which </w:t>
      </w:r>
      <w:r w:rsidR="009C08A1">
        <w:t xml:space="preserve">contains </w:t>
      </w:r>
      <w:r w:rsidR="000D2CEF">
        <w:t xml:space="preserve">data on </w:t>
      </w:r>
      <w:r w:rsidR="009C08A1">
        <w:t>21</w:t>
      </w:r>
      <w:r w:rsidR="00201516">
        <w:t>7</w:t>
      </w:r>
      <w:r w:rsidR="009C08A1">
        <w:t xml:space="preserve"> global fisheries with MSY and </w:t>
      </w:r>
      <w:r w:rsidR="009C08A1">
        <w:rPr>
          <w:i/>
        </w:rPr>
        <w:t>F</w:t>
      </w:r>
      <w:r w:rsidR="009C08A1">
        <w:rPr>
          <w:i/>
          <w:vertAlign w:val="subscript"/>
        </w:rPr>
        <w:t>MSY</w:t>
      </w:r>
      <w:r w:rsidR="009C08A1">
        <w:t xml:space="preserve"> estimates in </w:t>
      </w:r>
      <w:r w:rsidR="009C08A1">
        <w:lastRenderedPageBreak/>
        <w:t>multiple years between 1961-2009</w:t>
      </w:r>
      <w:r w:rsidR="00705563">
        <w:fldChar w:fldCharType="begin" w:fldLock="1"/>
      </w:r>
      <w:r w:rsidR="003536A9">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instrText>
      </w:r>
      <w:r w:rsidR="00705563">
        <w:fldChar w:fldCharType="separate"/>
      </w:r>
      <w:r w:rsidR="003536A9" w:rsidRPr="003536A9">
        <w:rPr>
          <w:noProof/>
          <w:vertAlign w:val="superscript"/>
        </w:rPr>
        <w:t>19</w:t>
      </w:r>
      <w:r w:rsidR="00705563">
        <w:fldChar w:fldCharType="end"/>
      </w:r>
      <w:r w:rsidR="00A5167D">
        <w:t>.</w:t>
      </w:r>
      <w:r w:rsidR="00B020BA">
        <w:t xml:space="preserve">  These can be considered closely managed fisheries by virtue of their </w:t>
      </w:r>
      <w:r w:rsidR="004E1354">
        <w:t xml:space="preserve">data availability, and thus satisfy </w:t>
      </w:r>
      <w:r w:rsidR="00B020BA">
        <w:t>our model’s assumption of resource excludability.</w:t>
      </w:r>
      <w:r w:rsidR="00A5167D">
        <w:t xml:space="preserve">  </w:t>
      </w:r>
      <w:r w:rsidR="003A48AF">
        <w:t xml:space="preserve">We combine these </w:t>
      </w:r>
      <w:r w:rsidR="00E02AF1">
        <w:t xml:space="preserve">fisheries </w:t>
      </w:r>
      <w:r w:rsidR="003A48AF">
        <w:t xml:space="preserve">data with </w:t>
      </w:r>
      <w:r w:rsidR="00E02AF1">
        <w:t xml:space="preserve">additional country-level data on </w:t>
      </w:r>
      <w:r w:rsidR="009C08A1">
        <w:t>economic cost</w:t>
      </w:r>
      <w:r w:rsidR="00E02AF1">
        <w:t>s</w:t>
      </w:r>
      <w:r w:rsidR="00FF4766">
        <w:t xml:space="preserve"> (variable cost + subsidy)</w:t>
      </w:r>
      <w:r w:rsidR="009C08A1">
        <w:t xml:space="preserve"> and benefit</w:t>
      </w:r>
      <w:r w:rsidR="00E02AF1">
        <w:t>s</w:t>
      </w:r>
      <w:r w:rsidR="00683356">
        <w:t xml:space="preserve"> (landing value)</w:t>
      </w:r>
      <w:r w:rsidR="009C08A1">
        <w:t xml:space="preserve"> for 1990-2000</w:t>
      </w:r>
      <w:r w:rsidR="009C08A1">
        <w:fldChar w:fldCharType="begin" w:fldLock="1"/>
      </w:r>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9C08A1">
        <w:fldChar w:fldCharType="separate"/>
      </w:r>
      <w:r w:rsidR="003536A9" w:rsidRPr="003536A9">
        <w:rPr>
          <w:noProof/>
          <w:vertAlign w:val="superscript"/>
        </w:rPr>
        <w:t>20</w:t>
      </w:r>
      <w:r w:rsidR="009C08A1">
        <w:fldChar w:fldCharType="end"/>
      </w:r>
      <w:r w:rsidR="0016677A">
        <w:t xml:space="preserve"> </w:t>
      </w:r>
      <w:r w:rsidR="009E3549">
        <w:t>(see Methods).</w:t>
      </w:r>
      <w:r w:rsidR="00121071">
        <w:t xml:space="preserve">  </w:t>
      </w:r>
      <w:r w:rsidR="001110F7">
        <w:t>We use the</w:t>
      </w:r>
      <w:r w:rsidR="009E5E53">
        <w:t xml:space="preserve"> state of the</w:t>
      </w:r>
      <w:r w:rsidR="001110F7">
        <w:t xml:space="preserve"> first reported harvest rate of each fishery </w:t>
      </w:r>
      <w:r w:rsidR="009E5E53">
        <w:t xml:space="preserve">(the binary of whether </w:t>
      </w:r>
      <w:proofErr w:type="spellStart"/>
      <w:r w:rsidR="009E5E53">
        <w:rPr>
          <w:i/>
        </w:rPr>
        <w:t>F</w:t>
      </w:r>
      <w:r w:rsidR="009E5E53">
        <w:rPr>
          <w:i/>
          <w:vertAlign w:val="subscript"/>
        </w:rPr>
        <w:t>init</w:t>
      </w:r>
      <w:proofErr w:type="spellEnd"/>
      <w:r w:rsidR="009E5E53">
        <w:t>&gt;</w:t>
      </w:r>
      <w:r w:rsidR="009E5E53">
        <w:rPr>
          <w:i/>
        </w:rPr>
        <w:t>F</w:t>
      </w:r>
      <w:r w:rsidR="009E5E53">
        <w:rPr>
          <w:i/>
          <w:vertAlign w:val="subscript"/>
        </w:rPr>
        <w:t>MSY</w:t>
      </w:r>
      <w:r w:rsidR="009E5E53">
        <w:t xml:space="preserve">) </w:t>
      </w:r>
      <w:r w:rsidR="001110F7">
        <w:t xml:space="preserve">as </w:t>
      </w:r>
      <w:r w:rsidR="00FF4766">
        <w:t xml:space="preserve">the </w:t>
      </w:r>
      <w:r w:rsidR="001110F7">
        <w:t>in</w:t>
      </w:r>
      <w:r w:rsidR="00FF4766">
        <w:t>itial condition</w:t>
      </w:r>
      <w:r w:rsidR="001664F9">
        <w:t xml:space="preserve"> that determine</w:t>
      </w:r>
      <w:r w:rsidR="00FF4766">
        <w:t>s</w:t>
      </w:r>
      <w:r w:rsidR="001664F9">
        <w:t xml:space="preserve"> </w:t>
      </w:r>
      <w:r w:rsidR="007257F6">
        <w:t>the expected path</w:t>
      </w:r>
      <w:r w:rsidR="00121071">
        <w:t xml:space="preserve">.  52 fisheries initially harvested above </w:t>
      </w:r>
      <w:r w:rsidR="00121071">
        <w:rPr>
          <w:i/>
        </w:rPr>
        <w:t>F</w:t>
      </w:r>
      <w:r w:rsidR="00121071">
        <w:rPr>
          <w:i/>
          <w:vertAlign w:val="subscript"/>
        </w:rPr>
        <w:t>MSY</w:t>
      </w:r>
      <w:r w:rsidR="00121071">
        <w:t xml:space="preserve">, while 165 began below </w:t>
      </w:r>
      <w:r w:rsidR="00121071">
        <w:rPr>
          <w:i/>
        </w:rPr>
        <w:t>F</w:t>
      </w:r>
      <w:r w:rsidR="00121071">
        <w:rPr>
          <w:i/>
          <w:vertAlign w:val="subscript"/>
        </w:rPr>
        <w:t>MSY</w:t>
      </w:r>
      <w:r w:rsidR="00121071">
        <w:t xml:space="preserve">. </w:t>
      </w:r>
      <w:r w:rsidR="001664F9">
        <w:t xml:space="preserve"> </w:t>
      </w:r>
      <w:r w:rsidR="00121071">
        <w:t>We wish to explain the distribution in the</w:t>
      </w:r>
      <w:r w:rsidR="001664F9">
        <w:t xml:space="preserve"> </w:t>
      </w:r>
      <w:r w:rsidR="00121071">
        <w:t xml:space="preserve">temporal </w:t>
      </w:r>
      <w:r w:rsidR="001664F9">
        <w:t>mean</w:t>
      </w:r>
      <w:r w:rsidR="00121071">
        <w:t>s</w:t>
      </w:r>
      <w:r w:rsidR="001664F9">
        <w:t xml:space="preserve"> of the harvest rates</w:t>
      </w:r>
      <w:r w:rsidR="00121071" w:rsidRPr="00121071">
        <w:t xml:space="preserve"> </w:t>
      </w:r>
      <w:r w:rsidR="00121071">
        <w:t>log</w:t>
      </w:r>
      <w:r w:rsidR="00121071">
        <w:rPr>
          <w:vertAlign w:val="subscript"/>
        </w:rPr>
        <w:t>2</w:t>
      </w:r>
      <w:r w:rsidR="00121071">
        <w:t>(</w:t>
      </w:r>
      <w:r w:rsidR="00121071">
        <w:rPr>
          <w:i/>
        </w:rPr>
        <w:t>F/F</w:t>
      </w:r>
      <w:r w:rsidR="00121071">
        <w:rPr>
          <w:i/>
          <w:vertAlign w:val="subscript"/>
        </w:rPr>
        <w:t>MSY</w:t>
      </w:r>
      <w:r w:rsidR="00121071">
        <w:t>), excluding the first reported year.  The mean of log</w:t>
      </w:r>
      <w:r w:rsidR="00121071">
        <w:rPr>
          <w:vertAlign w:val="subscript"/>
        </w:rPr>
        <w:t>2</w:t>
      </w:r>
      <w:r w:rsidR="00121071">
        <w:t>(</w:t>
      </w:r>
      <w:r w:rsidR="00121071">
        <w:rPr>
          <w:i/>
        </w:rPr>
        <w:t>F/F</w:t>
      </w:r>
      <w:r w:rsidR="00121071">
        <w:rPr>
          <w:i/>
          <w:vertAlign w:val="subscript"/>
        </w:rPr>
        <w:t>MSY</w:t>
      </w:r>
      <w:r w:rsidR="00121071">
        <w:t>) is -0.511 (</w:t>
      </w:r>
      <w:proofErr w:type="spellStart"/>
      <w:r w:rsidR="00121071">
        <w:t>std</w:t>
      </w:r>
      <w:proofErr w:type="spellEnd"/>
      <w:r w:rsidR="00121071">
        <w:t>=</w:t>
      </w:r>
      <w:r w:rsidR="00121071" w:rsidRPr="00B01DD1">
        <w:t>1.5</w:t>
      </w:r>
      <w:r w:rsidR="009F11F0">
        <w:t>4)</w:t>
      </w:r>
      <w:r w:rsidR="005C45C7">
        <w:t xml:space="preserve">.  </w:t>
      </w:r>
      <w:r w:rsidR="00121071">
        <w:t xml:space="preserve">The data distributions are </w:t>
      </w:r>
      <w:r w:rsidR="007E1272">
        <w:t>summarized</w:t>
      </w:r>
      <w:r w:rsidR="00121071">
        <w:t xml:space="preserve"> in</w:t>
      </w:r>
      <w:r w:rsidR="00E40751">
        <w:t xml:space="preserve"> </w:t>
      </w:r>
      <w:r w:rsidR="00121071">
        <w:fldChar w:fldCharType="begin"/>
      </w:r>
      <w:r w:rsidR="00121071">
        <w:instrText xml:space="preserve"> REF _Ref487103166 \h </w:instrText>
      </w:r>
      <w:r w:rsidR="00121071">
        <w:fldChar w:fldCharType="separate"/>
      </w:r>
      <w:r w:rsidR="00F44A84">
        <w:t xml:space="preserve">Figure </w:t>
      </w:r>
      <w:r w:rsidR="00F44A84">
        <w:rPr>
          <w:noProof/>
        </w:rPr>
        <w:t>2</w:t>
      </w:r>
      <w:r w:rsidR="00121071">
        <w:fldChar w:fldCharType="end"/>
      </w:r>
      <w:r w:rsidR="00E908E4">
        <w:t xml:space="preserve">, and can be accessed in the Supplementary </w:t>
      </w:r>
      <w:commentRangeStart w:id="331"/>
      <w:r w:rsidR="00E908E4">
        <w:t>dataset</w:t>
      </w:r>
      <w:commentRangeEnd w:id="331"/>
      <w:r w:rsidR="00285F17">
        <w:rPr>
          <w:rStyle w:val="CommentReference"/>
        </w:rPr>
        <w:commentReference w:id="331"/>
      </w:r>
      <w:r w:rsidR="00E908E4">
        <w:t>.</w:t>
      </w:r>
    </w:p>
    <w:p w14:paraId="3C71898E" w14:textId="2FB417AC" w:rsidR="00A52D02" w:rsidRDefault="000B483E" w:rsidP="00A52D02">
      <w:pPr>
        <w:keepNext/>
        <w:jc w:val="center"/>
        <w:outlineLvl w:val="0"/>
      </w:pPr>
      <w:r>
        <w:rPr>
          <w:noProof/>
        </w:rPr>
        <w:drawing>
          <wp:inline distT="0" distB="0" distL="0" distR="0" wp14:anchorId="298BE8DB" wp14:editId="429A2CC3">
            <wp:extent cx="5939155" cy="2038350"/>
            <wp:effectExtent l="0" t="0" r="4445" b="0"/>
            <wp:docPr id="9" name="Picture 9" descr="RAManalysis%20data%20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Manalysis%20data%20distribution.pd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2038350"/>
                    </a:xfrm>
                    <a:prstGeom prst="rect">
                      <a:avLst/>
                    </a:prstGeom>
                    <a:noFill/>
                    <a:ln>
                      <a:noFill/>
                    </a:ln>
                  </pic:spPr>
                </pic:pic>
              </a:graphicData>
            </a:graphic>
          </wp:inline>
        </w:drawing>
      </w:r>
    </w:p>
    <w:p w14:paraId="6AB6D723" w14:textId="2E9CD70E" w:rsidR="00A52D02" w:rsidRPr="004533DC" w:rsidRDefault="00A52D02" w:rsidP="00A52D02">
      <w:pPr>
        <w:pStyle w:val="Caption"/>
      </w:pPr>
      <w:bookmarkStart w:id="332" w:name="_Ref487103166"/>
      <w:r>
        <w:t xml:space="preserve">Figure </w:t>
      </w:r>
      <w:fldSimple w:instr=" SEQ Figure \* ARABIC ">
        <w:r w:rsidR="00F44A84">
          <w:rPr>
            <w:noProof/>
          </w:rPr>
          <w:t>2</w:t>
        </w:r>
      </w:fldSimple>
      <w:bookmarkEnd w:id="332"/>
      <w:r>
        <w:t xml:space="preserve">. Distributions of </w:t>
      </w:r>
      <w:r w:rsidR="00D37F36">
        <w:t xml:space="preserve">a. </w:t>
      </w:r>
      <w:r>
        <w:t xml:space="preserve">cost/benefit ratio </w:t>
      </w:r>
      <w:r w:rsidRPr="00AB3E61">
        <w:sym w:font="Symbol" w:char="F067"/>
      </w:r>
      <w:r>
        <w:t xml:space="preserve">, </w:t>
      </w:r>
      <w:proofErr w:type="spellStart"/>
      <w:proofErr w:type="gramStart"/>
      <w:r w:rsidR="00D37F36">
        <w:t>b.</w:t>
      </w:r>
      <w:r>
        <w:t>stock</w:t>
      </w:r>
      <w:proofErr w:type="spellEnd"/>
      <w:proofErr w:type="gramEnd"/>
      <w:r>
        <w:t xml:space="preserve"> maximum sustainable yields (MSY), and</w:t>
      </w:r>
      <w:r w:rsidR="00D37F36">
        <w:t xml:space="preserve"> c.</w:t>
      </w:r>
      <w:r>
        <w:t xml:space="preserve"> relative harvest rates log</w:t>
      </w:r>
      <w:r>
        <w:rPr>
          <w:vertAlign w:val="subscript"/>
        </w:rPr>
        <w:t>2</w:t>
      </w:r>
      <w:r>
        <w:t>(F/F</w:t>
      </w:r>
      <w:r>
        <w:rPr>
          <w:vertAlign w:val="subscript"/>
        </w:rPr>
        <w:t>MSY</w:t>
      </w:r>
      <w:r w:rsidR="00CC0D3D">
        <w:t>) in the RAM Legacy database.</w:t>
      </w:r>
    </w:p>
    <w:p w14:paraId="4C34F7E6" w14:textId="77777777" w:rsidR="00A52D02" w:rsidRPr="009C08A1" w:rsidRDefault="00A52D02" w:rsidP="0016677A">
      <w:pPr>
        <w:outlineLvl w:val="0"/>
      </w:pPr>
    </w:p>
    <w:p w14:paraId="7879EFFA" w14:textId="3825F874" w:rsidR="00BB4EC2" w:rsidRDefault="003A416D" w:rsidP="009E21CC">
      <w:pPr>
        <w:outlineLvl w:val="0"/>
      </w:pPr>
      <w:r>
        <w:tab/>
        <w:t xml:space="preserve">The </w:t>
      </w:r>
      <w:r w:rsidR="00B144FB">
        <w:t xml:space="preserve">predicted </w:t>
      </w:r>
      <w:r w:rsidR="00D31B28">
        <w:t xml:space="preserve">attractors </w:t>
      </w:r>
      <w:r w:rsidR="00B144FB">
        <w:t xml:space="preserve">of the </w:t>
      </w:r>
      <w:r>
        <w:t>model</w:t>
      </w:r>
      <w:r w:rsidR="00B144FB">
        <w:t xml:space="preserve"> (</w:t>
      </w:r>
      <w:r w:rsidR="003634AC">
        <w:fldChar w:fldCharType="begin"/>
      </w:r>
      <w:r w:rsidR="003634AC">
        <w:instrText xml:space="preserve"> REF _Ref485396183 \h </w:instrText>
      </w:r>
      <w:r w:rsidR="003634AC">
        <w:fldChar w:fldCharType="separate"/>
      </w:r>
      <w:r w:rsidR="00F44A84">
        <w:t xml:space="preserve">Equation </w:t>
      </w:r>
      <w:r w:rsidR="00F44A84">
        <w:rPr>
          <w:noProof/>
        </w:rPr>
        <w:t>1</w:t>
      </w:r>
      <w:r w:rsidR="003634AC">
        <w:fldChar w:fldCharType="end"/>
      </w:r>
      <w:r w:rsidR="003634AC">
        <w:t>)</w:t>
      </w:r>
      <w:r w:rsidR="00454A82">
        <w:t xml:space="preserve">, with a single </w:t>
      </w:r>
      <w:del w:id="333" w:author="Edward Tekwa" w:date="2017-07-18T12:21:00Z">
        <w:r w:rsidR="00454A82" w:rsidDel="00FB0E77">
          <w:delText xml:space="preserve">scaling </w:delText>
        </w:r>
      </w:del>
      <w:r w:rsidR="00454A82">
        <w:t xml:space="preserve">parameter </w:t>
      </w:r>
      <w:r w:rsidR="00FF6FF9" w:rsidRPr="00644855">
        <w:rPr>
          <w:i/>
        </w:rPr>
        <w:sym w:font="Symbol" w:char="F078"/>
      </w:r>
      <w:r w:rsidR="005C45C7">
        <w:rPr>
          <w:i/>
        </w:rPr>
        <w:t xml:space="preserve">, </w:t>
      </w:r>
      <w:r w:rsidR="00977B25">
        <w:t>are</w:t>
      </w:r>
      <w:r>
        <w:t xml:space="preserve"> fitted to </w:t>
      </w:r>
      <w:r w:rsidR="00DC64BB">
        <w:t xml:space="preserve">harvest rates </w:t>
      </w:r>
      <w:r>
        <w:t xml:space="preserve">using </w:t>
      </w:r>
      <w:r w:rsidRPr="00AB3E61">
        <w:rPr>
          <w:i/>
        </w:rPr>
        <w:sym w:font="Symbol" w:char="F067"/>
      </w:r>
      <w:r w:rsidR="00DC64BB">
        <w:t xml:space="preserve">, </w:t>
      </w:r>
      <w:r>
        <w:t>MSY</w:t>
      </w:r>
      <w:r w:rsidR="00DC64BB">
        <w:t xml:space="preserve">, and initial </w:t>
      </w:r>
      <w:r w:rsidR="001B02D9">
        <w:t>conditions</w:t>
      </w:r>
      <w:r w:rsidR="00454A82">
        <w:t xml:space="preserve"> as inputs.</w:t>
      </w:r>
      <w:r w:rsidR="00912E5C">
        <w:t xml:space="preserve">  </w:t>
      </w:r>
      <w:r w:rsidR="002C5E71">
        <w:t>The model is severely constrained in term of how it can fit the data</w:t>
      </w:r>
      <w:r w:rsidR="00400815">
        <w:t xml:space="preserve">, as </w:t>
      </w:r>
      <w:r w:rsidR="00400815" w:rsidRPr="00644855">
        <w:rPr>
          <w:i/>
        </w:rPr>
        <w:sym w:font="Symbol" w:char="F078"/>
      </w:r>
      <w:r w:rsidR="002C5E71">
        <w:t xml:space="preserve"> </w:t>
      </w:r>
      <w:r w:rsidR="00400815">
        <w:t xml:space="preserve">can only move the bifurcation point </w:t>
      </w:r>
      <w:r w:rsidR="00721F8E">
        <w:t xml:space="preserve">along </w:t>
      </w:r>
      <w:r w:rsidR="0092639C">
        <w:t>the</w:t>
      </w:r>
      <w:r w:rsidR="00721F8E">
        <w:t xml:space="preserve"> single dimension </w:t>
      </w:r>
      <w:r w:rsidR="0092639C">
        <w:t xml:space="preserve">of </w:t>
      </w:r>
      <w:ins w:id="334" w:author="Edward Tekwa" w:date="2017-07-22T10:58:00Z">
        <w:r w:rsidR="00B10B18" w:rsidRPr="0092639C">
          <w:rPr>
            <w:i/>
          </w:rPr>
          <w:sym w:font="Symbol" w:char="F067"/>
        </w:r>
      </w:ins>
      <w:r w:rsidR="00721F8E">
        <w:t>ln(MSY</w:t>
      </w:r>
      <w:r w:rsidR="00721F8E" w:rsidRPr="00721F8E">
        <w:t>)</w:t>
      </w:r>
      <w:del w:id="335" w:author="Edward Tekwa" w:date="2017-07-22T10:58:00Z">
        <w:r w:rsidR="00400815" w:rsidRPr="0092639C" w:rsidDel="00B10B18">
          <w:rPr>
            <w:i/>
          </w:rPr>
          <w:sym w:font="Symbol" w:char="F067"/>
        </w:r>
      </w:del>
      <w:r w:rsidR="00721F8E" w:rsidRPr="00CF52DF">
        <w:rPr>
          <w:i/>
        </w:rPr>
        <w:t xml:space="preserve"> </w:t>
      </w:r>
      <w:r w:rsidR="00721F8E">
        <w:t>(</w:t>
      </w:r>
      <w:r w:rsidR="00721F8E">
        <w:fldChar w:fldCharType="begin"/>
      </w:r>
      <w:r w:rsidR="00721F8E">
        <w:instrText xml:space="preserve"> REF _Ref485392136 \h </w:instrText>
      </w:r>
      <w:r w:rsidR="00810A81">
        <w:instrText xml:space="preserve"> \* MERGEFORMAT </w:instrText>
      </w:r>
      <w:r w:rsidR="00721F8E">
        <w:fldChar w:fldCharType="separate"/>
      </w:r>
      <w:ins w:id="336" w:author="Edward Tekwa" w:date="2017-07-23T11:52:00Z">
        <w:r w:rsidR="00F44A84">
          <w:t xml:space="preserve">Figure </w:t>
        </w:r>
        <w:r w:rsidR="00F44A84" w:rsidRPr="00F44A84">
          <w:rPr>
            <w:iCs/>
            <w:noProof/>
            <w:rPrChange w:id="337" w:author="Edward Tekwa" w:date="2017-07-23T11:52:00Z">
              <w:rPr>
                <w:i/>
                <w:iCs/>
                <w:noProof/>
              </w:rPr>
            </w:rPrChange>
          </w:rPr>
          <w:t>1</w:t>
        </w:r>
      </w:ins>
      <w:del w:id="338" w:author="Edward Tekwa" w:date="2017-07-19T10:58:00Z">
        <w:r w:rsidR="00497863" w:rsidDel="004C642F">
          <w:delText>Figure</w:delText>
        </w:r>
        <w:r w:rsidR="00497863" w:rsidRPr="00810A81" w:rsidDel="004C642F">
          <w:delText xml:space="preserve"> </w:delText>
        </w:r>
        <w:r w:rsidR="00497863" w:rsidRPr="00810A81" w:rsidDel="004C642F">
          <w:rPr>
            <w:iCs/>
            <w:noProof/>
          </w:rPr>
          <w:delText>1</w:delText>
        </w:r>
      </w:del>
      <w:r w:rsidR="00721F8E">
        <w:fldChar w:fldCharType="end"/>
      </w:r>
      <w:r w:rsidR="00721F8E">
        <w:t>a)</w:t>
      </w:r>
      <w:r w:rsidR="00912E5C" w:rsidRPr="0092639C">
        <w:t>.</w:t>
      </w:r>
      <w:r w:rsidR="00454A82">
        <w:t xml:space="preserve">  With </w:t>
      </w:r>
      <w:r w:rsidR="00FF6FF9" w:rsidRPr="00644855">
        <w:rPr>
          <w:i/>
        </w:rPr>
        <w:sym w:font="Symbol" w:char="F078"/>
      </w:r>
      <w:r w:rsidR="00602138">
        <w:t>=</w:t>
      </w:r>
      <w:r w:rsidR="005D1C7A">
        <w:t>11.</w:t>
      </w:r>
      <w:r w:rsidR="00916D56">
        <w:t>1</w:t>
      </w:r>
      <w:r w:rsidR="00454A82">
        <w:t>, the model explains (as R</w:t>
      </w:r>
      <w:r w:rsidR="00454A82">
        <w:rPr>
          <w:vertAlign w:val="superscript"/>
        </w:rPr>
        <w:t>2</w:t>
      </w:r>
      <w:r w:rsidR="00454A82">
        <w:t>) 0.</w:t>
      </w:r>
      <w:r w:rsidR="00916D56">
        <w:t>311</w:t>
      </w:r>
      <w:r w:rsidR="00454A82">
        <w:t xml:space="preserve"> of the variations in harvest rates across the globe</w:t>
      </w:r>
      <w:r w:rsidR="009E21CC">
        <w:t xml:space="preserve">.  </w:t>
      </w:r>
      <w:r w:rsidR="009E21CC">
        <w:fldChar w:fldCharType="begin"/>
      </w:r>
      <w:r w:rsidR="009E21CC">
        <w:instrText xml:space="preserve"> REF _Ref483402876 \h </w:instrText>
      </w:r>
      <w:r w:rsidR="009E21CC">
        <w:fldChar w:fldCharType="separate"/>
      </w:r>
      <w:ins w:id="339" w:author="Edward Tekwa" w:date="2017-07-23T11:52:00Z">
        <w:r w:rsidR="00F44A84">
          <w:t xml:space="preserve">Figure </w:t>
        </w:r>
        <w:r w:rsidR="00F44A84">
          <w:rPr>
            <w:i/>
            <w:iCs/>
            <w:noProof/>
          </w:rPr>
          <w:t>3</w:t>
        </w:r>
      </w:ins>
      <w:del w:id="340" w:author="Edward Tekwa" w:date="2017-07-19T10:58:00Z">
        <w:r w:rsidR="00497863" w:rsidDel="004C642F">
          <w:delText xml:space="preserve">Figure </w:delText>
        </w:r>
        <w:r w:rsidR="00497863" w:rsidDel="004C642F">
          <w:rPr>
            <w:noProof/>
          </w:rPr>
          <w:delText>3</w:delText>
        </w:r>
      </w:del>
      <w:r w:rsidR="009E21CC">
        <w:fldChar w:fldCharType="end"/>
      </w:r>
      <w:r w:rsidR="009E21CC">
        <w:t>a</w:t>
      </w:r>
      <w:r w:rsidR="009E21CC" w:rsidDel="002F070E">
        <w:t xml:space="preserve"> </w:t>
      </w:r>
      <w:r w:rsidR="009E21CC">
        <w:t xml:space="preserve">shows the apparent data trends that fisheries initially harvesting below </w:t>
      </w:r>
      <w:r w:rsidR="009E21CC">
        <w:rPr>
          <w:i/>
        </w:rPr>
        <w:t>F</w:t>
      </w:r>
      <w:r w:rsidR="009E21CC">
        <w:rPr>
          <w:i/>
          <w:vertAlign w:val="subscript"/>
        </w:rPr>
        <w:t>MSY</w:t>
      </w:r>
      <w:r w:rsidR="009E21CC">
        <w:t xml:space="preserve"> (open circles</w:t>
      </w:r>
      <w:r w:rsidR="00EF3B76">
        <w:t xml:space="preserve"> </w:t>
      </w:r>
      <w:ins w:id="341" w:author="Edward Tekwa" w:date="2017-07-22T10:41:00Z">
        <w:r w:rsidR="00EF3B76">
          <w:t xml:space="preserve">and </w:t>
        </w:r>
      </w:ins>
      <w:ins w:id="342" w:author="Edward Tekwa" w:date="2017-07-22T10:42:00Z">
        <w:r w:rsidR="005C3CAD">
          <w:t>blue shades</w:t>
        </w:r>
      </w:ins>
      <w:r w:rsidR="009E21CC">
        <w:t>) generally converge to the decreasing harvest rate attractor (</w:t>
      </w:r>
      <w:r w:rsidR="009E21CC">
        <w:rPr>
          <w:i/>
        </w:rPr>
        <w:t>F</w:t>
      </w:r>
      <w:r w:rsidR="009E21CC">
        <w:rPr>
          <w:i/>
          <w:vertAlign w:val="superscript"/>
        </w:rPr>
        <w:t>*-</w:t>
      </w:r>
      <w:r w:rsidR="009E21CC">
        <w:t xml:space="preserve">) with increasing </w:t>
      </w:r>
      <w:ins w:id="343" w:author="Edward Tekwa" w:date="2017-07-22T10:58:00Z">
        <w:r w:rsidR="00B10B18" w:rsidRPr="0092639C">
          <w:rPr>
            <w:i/>
          </w:rPr>
          <w:sym w:font="Symbol" w:char="F067"/>
        </w:r>
      </w:ins>
      <w:ins w:id="344" w:author="Edward Tekwa" w:date="2017-07-18T13:25:00Z">
        <w:r w:rsidR="00506093">
          <w:t>ln(MSY</w:t>
        </w:r>
        <w:r w:rsidR="00506093" w:rsidRPr="00721F8E">
          <w:t>)</w:t>
        </w:r>
      </w:ins>
      <w:del w:id="345" w:author="Edward Tekwa" w:date="2017-07-18T13:25:00Z">
        <w:r w:rsidR="009E21CC" w:rsidDel="00506093">
          <w:delText>MSY</w:delText>
        </w:r>
      </w:del>
      <w:r w:rsidR="009E21CC">
        <w:t xml:space="preserve">, while fisheries initially harvesting above </w:t>
      </w:r>
      <w:r w:rsidR="009E21CC">
        <w:rPr>
          <w:i/>
        </w:rPr>
        <w:t>F</w:t>
      </w:r>
      <w:r w:rsidR="009E21CC">
        <w:rPr>
          <w:i/>
          <w:vertAlign w:val="subscript"/>
        </w:rPr>
        <w:t>MSY</w:t>
      </w:r>
      <w:r w:rsidR="009E21CC">
        <w:t xml:space="preserve"> (filled circles</w:t>
      </w:r>
      <w:ins w:id="346" w:author="Edward Tekwa" w:date="2017-07-22T10:42:00Z">
        <w:r w:rsidR="005C3CAD">
          <w:t xml:space="preserve"> and red shades</w:t>
        </w:r>
      </w:ins>
      <w:r w:rsidR="009E21CC">
        <w:t>) generally converge to the increasing harvest rate attractor (</w:t>
      </w:r>
      <w:r w:rsidR="009E21CC">
        <w:rPr>
          <w:i/>
        </w:rPr>
        <w:t>F</w:t>
      </w:r>
      <w:r w:rsidR="009E21CC">
        <w:rPr>
          <w:i/>
          <w:vertAlign w:val="superscript"/>
        </w:rPr>
        <w:t>*+</w:t>
      </w:r>
      <w:r w:rsidR="009E21CC">
        <w:t xml:space="preserve">) with increasing </w:t>
      </w:r>
      <w:ins w:id="347" w:author="Edward Tekwa" w:date="2017-07-22T10:58:00Z">
        <w:r w:rsidR="00B10B18" w:rsidRPr="0092639C">
          <w:rPr>
            <w:i/>
          </w:rPr>
          <w:sym w:font="Symbol" w:char="F067"/>
        </w:r>
      </w:ins>
      <w:ins w:id="348" w:author="Edward Tekwa" w:date="2017-07-18T13:25:00Z">
        <w:r w:rsidR="002F12CE">
          <w:t>ln(MSY</w:t>
        </w:r>
        <w:r w:rsidR="002F12CE" w:rsidRPr="00721F8E">
          <w:t>)</w:t>
        </w:r>
      </w:ins>
      <w:del w:id="349" w:author="Edward Tekwa" w:date="2017-07-18T13:25:00Z">
        <w:r w:rsidR="009E21CC" w:rsidDel="002F12CE">
          <w:delText>MSY</w:delText>
        </w:r>
      </w:del>
      <w:r w:rsidR="009E21CC">
        <w:t>.</w:t>
      </w:r>
      <w:ins w:id="350" w:author="Edward Tekwa" w:date="2017-07-22T10:42:00Z">
        <w:r w:rsidR="00FC229F">
          <w:t xml:space="preserve">  </w:t>
        </w:r>
      </w:ins>
      <w:ins w:id="351" w:author="Edward Tekwa" w:date="2017-07-22T10:43:00Z">
        <w:r w:rsidR="004A3D24">
          <w:t>At</w:t>
        </w:r>
      </w:ins>
      <w:ins w:id="352" w:author="Edward Tekwa" w:date="2017-07-22T10:42:00Z">
        <w:r w:rsidR="00FC229F">
          <w:t xml:space="preserve"> low</w:t>
        </w:r>
      </w:ins>
      <w:r w:rsidR="009E21CC">
        <w:t xml:space="preserve"> </w:t>
      </w:r>
      <w:ins w:id="353" w:author="Edward Tekwa" w:date="2017-07-22T10:58:00Z">
        <w:r w:rsidR="00B10B18" w:rsidRPr="0092639C">
          <w:rPr>
            <w:i/>
          </w:rPr>
          <w:sym w:font="Symbol" w:char="F067"/>
        </w:r>
      </w:ins>
      <w:ins w:id="354" w:author="Edward Tekwa" w:date="2017-07-22T10:42:00Z">
        <w:r w:rsidR="00FC229F">
          <w:t>ln(MSY</w:t>
        </w:r>
        <w:r w:rsidR="00FC229F" w:rsidRPr="00721F8E">
          <w:t>)</w:t>
        </w:r>
        <w:r w:rsidR="00FC229F">
          <w:t xml:space="preserve">, </w:t>
        </w:r>
      </w:ins>
      <w:ins w:id="355" w:author="Edward Tekwa" w:date="2017-07-22T10:43:00Z">
        <w:r w:rsidR="004A3D24">
          <w:t xml:space="preserve">fisheries  </w:t>
        </w:r>
      </w:ins>
      <w:r w:rsidR="00454A82">
        <w:t xml:space="preserve"> </w:t>
      </w:r>
      <w:r w:rsidR="00B80895">
        <w:t>A p</w:t>
      </w:r>
      <w:r w:rsidR="000C19F2">
        <w:t>ermutation</w:t>
      </w:r>
      <w:r w:rsidR="00950987">
        <w:t xml:space="preserve"> test</w:t>
      </w:r>
      <w:ins w:id="356" w:author="Edward Tekwa" w:date="2017-07-22T11:44:00Z">
        <w:r w:rsidR="00D364CB">
          <w:fldChar w:fldCharType="begin" w:fldLock="1"/>
        </w:r>
      </w:ins>
      <w:r w:rsidR="00BF4D94">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"&lt;sup&gt;37\u201339&lt;/sup&gt;", "plainTextFormattedCitation" : "37\u201339", "previouslyFormattedCitation" : "&lt;sup&gt;39\u201341&lt;/sup&gt;" }, "properties" : { "noteIndex" : 0 }, "schema" : "https://github.com/citation-style-language/schema/raw/master/csl-citation.json" }</w:instrText>
      </w:r>
      <w:ins w:id="357" w:author="Edward Tekwa" w:date="2017-07-22T11:44:00Z">
        <w:r w:rsidR="00D364CB">
          <w:fldChar w:fldCharType="separate"/>
        </w:r>
      </w:ins>
      <w:r w:rsidR="00BF4D94" w:rsidRPr="00BF4D94">
        <w:rPr>
          <w:noProof/>
          <w:vertAlign w:val="superscript"/>
        </w:rPr>
        <w:t>37–39</w:t>
      </w:r>
      <w:ins w:id="358" w:author="Edward Tekwa" w:date="2017-07-22T11:44:00Z">
        <w:r w:rsidR="00D364CB">
          <w:fldChar w:fldCharType="end"/>
        </w:r>
        <w:r w:rsidR="00D364CB">
          <w:t xml:space="preserve"> (see Methods)</w:t>
        </w:r>
      </w:ins>
      <w:r w:rsidR="00950987">
        <w:t xml:space="preserve"> shows that the model </w:t>
      </w:r>
      <w:r w:rsidR="00B80895">
        <w:t>explained</w:t>
      </w:r>
      <w:r w:rsidR="007D06AA">
        <w:t xml:space="preserve"> the </w:t>
      </w:r>
      <w:r w:rsidR="00B80895">
        <w:t>observations</w:t>
      </w:r>
      <w:r w:rsidR="00950987">
        <w:t xml:space="preserve"> significant</w:t>
      </w:r>
      <w:r w:rsidR="007D06AA">
        <w:t xml:space="preserve">ly better than </w:t>
      </w:r>
      <w:r w:rsidR="00BD19F4">
        <w:t>when</w:t>
      </w:r>
      <w:r w:rsidR="00A8392E">
        <w:t xml:space="preserve"> fit</w:t>
      </w:r>
      <w:r w:rsidR="0092639C">
        <w:t>ted</w:t>
      </w:r>
      <w:r w:rsidR="00B80895">
        <w:t xml:space="preserve"> against</w:t>
      </w:r>
      <w:r w:rsidR="007D06AA">
        <w:t xml:space="preserve"> randomized </w:t>
      </w:r>
      <w:r w:rsidR="00534C0E">
        <w:t xml:space="preserve">mean harvest rates </w:t>
      </w:r>
      <w:r w:rsidR="00950987">
        <w:t>(</w:t>
      </w:r>
      <w:r w:rsidR="005D1C7A">
        <w:t>p=</w:t>
      </w:r>
      <w:r w:rsidR="00147E0F">
        <w:t>3</w:t>
      </w:r>
      <w:r w:rsidR="00C36A4A">
        <w:t>.</w:t>
      </w:r>
      <w:r w:rsidR="00E911DC">
        <w:t>0</w:t>
      </w:r>
      <w:r w:rsidR="00C36A4A">
        <w:t>e-</w:t>
      </w:r>
      <w:r w:rsidR="00FA1034">
        <w:t>5</w:t>
      </w:r>
      <w:r w:rsidR="0029797E">
        <w:t>,</w:t>
      </w:r>
      <w:r w:rsidR="0092639C">
        <w:t xml:space="preserve"> </w:t>
      </w:r>
      <w:r w:rsidR="0092639C">
        <w:fldChar w:fldCharType="begin"/>
      </w:r>
      <w:r w:rsidR="0092639C">
        <w:instrText xml:space="preserve"> REF _Ref483402876 \h </w:instrText>
      </w:r>
      <w:r w:rsidR="0092639C">
        <w:fldChar w:fldCharType="separate"/>
      </w:r>
      <w:ins w:id="359" w:author="Edward Tekwa" w:date="2017-07-23T11:52:00Z">
        <w:r w:rsidR="00F44A84">
          <w:t xml:space="preserve">Figure </w:t>
        </w:r>
        <w:r w:rsidR="00F44A84">
          <w:rPr>
            <w:i/>
            <w:iCs/>
            <w:noProof/>
          </w:rPr>
          <w:t>3</w:t>
        </w:r>
      </w:ins>
      <w:del w:id="360" w:author="Edward Tekwa" w:date="2017-07-19T10:58:00Z">
        <w:r w:rsidR="00497863" w:rsidDel="004C642F">
          <w:delText xml:space="preserve">Figure </w:delText>
        </w:r>
        <w:r w:rsidR="00497863" w:rsidDel="004C642F">
          <w:rPr>
            <w:noProof/>
          </w:rPr>
          <w:delText>3</w:delText>
        </w:r>
      </w:del>
      <w:r w:rsidR="0092639C">
        <w:fldChar w:fldCharType="end"/>
      </w:r>
      <w:r w:rsidR="0092639C">
        <w:t>b</w:t>
      </w:r>
      <w:r w:rsidR="0029797E">
        <w:t>)</w:t>
      </w:r>
      <w:r w:rsidR="000026AD">
        <w:t>.</w:t>
      </w:r>
      <w:r w:rsidR="003F1FE9">
        <w:t xml:space="preserve">  In other words, if the </w:t>
      </w:r>
      <w:r w:rsidR="00974ED3">
        <w:t xml:space="preserve">harvest rate </w:t>
      </w:r>
      <w:r w:rsidR="003F1FE9">
        <w:t xml:space="preserve">data were to have no relationship with </w:t>
      </w:r>
      <w:r w:rsidR="003F1FE9" w:rsidRPr="00AB3E61">
        <w:rPr>
          <w:i/>
        </w:rPr>
        <w:sym w:font="Symbol" w:char="F067"/>
      </w:r>
      <w:r w:rsidR="003F1FE9">
        <w:t>, MSY, and initial conditions</w:t>
      </w:r>
      <w:r w:rsidR="006D0A80">
        <w:t xml:space="preserve"> as</w:t>
      </w:r>
      <w:r w:rsidR="003F1FE9">
        <w:t xml:space="preserve"> the model hypothesized, the fit would be much worse.</w:t>
      </w:r>
      <w:r w:rsidR="00E255C9">
        <w:t xml:space="preserve">  The mean</w:t>
      </w:r>
      <w:r w:rsidR="00F5495C">
        <w:t xml:space="preserve"> of the model R</w:t>
      </w:r>
      <w:r w:rsidR="00F5495C">
        <w:rPr>
          <w:vertAlign w:val="superscript"/>
        </w:rPr>
        <w:t>2</w:t>
      </w:r>
      <w:r w:rsidR="000C19F2">
        <w:t xml:space="preserve"> fitted to permute</w:t>
      </w:r>
      <w:r w:rsidR="00F5495C">
        <w:t>d data is</w:t>
      </w:r>
      <w:r w:rsidR="004B7EF0">
        <w:t xml:space="preserve"> R</w:t>
      </w:r>
      <w:r w:rsidR="004B7EF0">
        <w:rPr>
          <w:vertAlign w:val="superscript"/>
        </w:rPr>
        <w:t>2</w:t>
      </w:r>
      <w:r w:rsidR="004B7EF0">
        <w:rPr>
          <w:vertAlign w:val="subscript"/>
        </w:rPr>
        <w:t>rand</w:t>
      </w:r>
      <w:r w:rsidR="004B7EF0">
        <w:t>=</w:t>
      </w:r>
      <w:r w:rsidR="00E255C9">
        <w:t>0.</w:t>
      </w:r>
      <w:r w:rsidR="00570475">
        <w:t>138</w:t>
      </w:r>
      <w:r w:rsidR="00F63F7A">
        <w:t xml:space="preserve"> </w:t>
      </w:r>
      <w:r w:rsidR="007803CD">
        <w:t>(</w:t>
      </w:r>
      <w:proofErr w:type="spellStart"/>
      <w:r w:rsidR="007803CD">
        <w:t>std</w:t>
      </w:r>
      <w:proofErr w:type="spellEnd"/>
      <w:r w:rsidR="007803CD">
        <w:t>=</w:t>
      </w:r>
      <w:r w:rsidR="00570475">
        <w:t>0.0</w:t>
      </w:r>
      <w:r w:rsidR="00F63F7A">
        <w:t>442</w:t>
      </w:r>
      <w:r w:rsidR="00EA251D">
        <w:t>, p=</w:t>
      </w:r>
      <w:r w:rsidR="0083373E">
        <w:t>7.30e-4</w:t>
      </w:r>
      <w:r w:rsidR="007803CD">
        <w:t>)</w:t>
      </w:r>
      <w:r w:rsidR="00F5495C">
        <w:t xml:space="preserve">, </w:t>
      </w:r>
      <w:r w:rsidR="00763588">
        <w:t xml:space="preserve">which can be understood as the portion of </w:t>
      </w:r>
      <w:r w:rsidR="00467DEE">
        <w:t>variations in the pure distribution of harvest rates</w:t>
      </w:r>
      <w:r w:rsidR="00534C0E">
        <w:t xml:space="preserve"> (</w:t>
      </w:r>
      <w:r w:rsidR="00534C0E">
        <w:fldChar w:fldCharType="begin"/>
      </w:r>
      <w:r w:rsidR="00534C0E">
        <w:instrText xml:space="preserve"> REF _Ref487103166 \h </w:instrText>
      </w:r>
      <w:r w:rsidR="00534C0E">
        <w:fldChar w:fldCharType="separate"/>
      </w:r>
      <w:r w:rsidR="00F44A84">
        <w:t xml:space="preserve">Figure </w:t>
      </w:r>
      <w:r w:rsidR="00F44A84">
        <w:rPr>
          <w:noProof/>
        </w:rPr>
        <w:t>2</w:t>
      </w:r>
      <w:r w:rsidR="00534C0E">
        <w:fldChar w:fldCharType="end"/>
      </w:r>
      <w:r w:rsidR="00534C0E">
        <w:t>c)</w:t>
      </w:r>
      <w:r w:rsidR="00310B4C">
        <w:t xml:space="preserve"> </w:t>
      </w:r>
      <w:r w:rsidR="00467DEE">
        <w:t>explained</w:t>
      </w:r>
      <w:r w:rsidR="00F5495C">
        <w:t xml:space="preserve"> by </w:t>
      </w:r>
      <w:r w:rsidR="00467DEE">
        <w:t>the model’s</w:t>
      </w:r>
      <w:r w:rsidR="00F5495C">
        <w:t xml:space="preserve"> bimodality </w:t>
      </w:r>
      <w:r w:rsidR="00FB4C8F">
        <w:t>prediction</w:t>
      </w:r>
      <w:r w:rsidR="00A70214">
        <w:t>s</w:t>
      </w:r>
      <w:r w:rsidR="00F5495C">
        <w:t>.</w:t>
      </w:r>
      <w:r w:rsidR="00000964">
        <w:t xml:space="preserve">  </w:t>
      </w:r>
      <w:r w:rsidR="00534C0E">
        <w:t>This still leaves a large portion of variations</w:t>
      </w:r>
      <w:r w:rsidR="00467DEE">
        <w:t xml:space="preserve"> </w:t>
      </w:r>
      <w:r w:rsidR="00534C0E">
        <w:t>(</w:t>
      </w:r>
      <w:r w:rsidR="00467DEE">
        <w:sym w:font="Symbol" w:char="F044"/>
      </w:r>
      <w:r w:rsidR="00467DEE">
        <w:t>R</w:t>
      </w:r>
      <w:r w:rsidR="00467DEE">
        <w:rPr>
          <w:vertAlign w:val="superscript"/>
        </w:rPr>
        <w:t>2</w:t>
      </w:r>
      <w:r w:rsidR="00467DEE">
        <w:t>=</w:t>
      </w:r>
      <w:r w:rsidR="00053BAD">
        <w:t>0.173</w:t>
      </w:r>
      <w:r w:rsidR="00534C0E">
        <w:t xml:space="preserve">, </w:t>
      </w:r>
      <w:proofErr w:type="spellStart"/>
      <w:r w:rsidR="00467DEE">
        <w:t>std</w:t>
      </w:r>
      <w:proofErr w:type="spellEnd"/>
      <w:r w:rsidR="00467DEE">
        <w:t>=</w:t>
      </w:r>
      <w:r w:rsidR="00053BAD">
        <w:t>0.0442</w:t>
      </w:r>
      <w:r w:rsidR="00534C0E">
        <w:t>, p=3.0e-5</w:t>
      </w:r>
      <w:r w:rsidR="00467DEE">
        <w:t>)</w:t>
      </w:r>
      <w:r w:rsidR="00534C0E">
        <w:t xml:space="preserve"> explained by the model</w:t>
      </w:r>
      <w:ins w:id="361" w:author="Edward Tekwa" w:date="2017-07-18T13:25:00Z">
        <w:r w:rsidR="006B7869">
          <w:t>’</w:t>
        </w:r>
      </w:ins>
      <w:del w:id="362" w:author="Edward Tekwa" w:date="2017-07-18T13:25:00Z">
        <w:r w:rsidR="00534C0E" w:rsidDel="006B7869">
          <w:delText xml:space="preserve"> ‘</w:delText>
        </w:r>
      </w:del>
      <w:r w:rsidR="00534C0E">
        <w:t xml:space="preserve">s hypothesis that </w:t>
      </w:r>
      <w:r w:rsidR="00531763">
        <w:t xml:space="preserve">fisheries </w:t>
      </w:r>
      <w:r w:rsidR="00CD3E63">
        <w:t>should increasing</w:t>
      </w:r>
      <w:r w:rsidR="00534C0E">
        <w:t>ly</w:t>
      </w:r>
      <w:r w:rsidR="00CD3E63">
        <w:t xml:space="preserve"> diverge from </w:t>
      </w:r>
      <w:r w:rsidR="00CD3E63">
        <w:rPr>
          <w:i/>
        </w:rPr>
        <w:t>F</w:t>
      </w:r>
      <w:r w:rsidR="00CD3E63">
        <w:rPr>
          <w:i/>
          <w:vertAlign w:val="subscript"/>
        </w:rPr>
        <w:t>MSY</w:t>
      </w:r>
      <w:r w:rsidR="00CD3E63">
        <w:t xml:space="preserve"> at higher </w:t>
      </w:r>
      <w:r w:rsidR="00CD3E63" w:rsidRPr="00AB3E61">
        <w:rPr>
          <w:i/>
        </w:rPr>
        <w:sym w:font="Symbol" w:char="F067"/>
      </w:r>
      <w:r w:rsidR="00CD3E63">
        <w:t xml:space="preserve"> and ln(MSY)</w:t>
      </w:r>
      <w:r w:rsidR="00531763">
        <w:t>.</w:t>
      </w:r>
      <w:r w:rsidR="004B7EF0">
        <w:t xml:space="preserve"> </w:t>
      </w:r>
      <w:r w:rsidR="004B7EF0">
        <w:rPr>
          <w:vertAlign w:val="subscript"/>
        </w:rPr>
        <w:t xml:space="preserve"> </w:t>
      </w:r>
      <w:r w:rsidR="0083373E">
        <w:t>Further, t</w:t>
      </w:r>
      <w:r w:rsidR="002F1937">
        <w:t xml:space="preserve">o test whether </w:t>
      </w:r>
      <w:r w:rsidR="00512F2B">
        <w:t>one</w:t>
      </w:r>
      <w:r w:rsidR="002F1937">
        <w:t xml:space="preserve"> economic optimum </w:t>
      </w:r>
      <w:r w:rsidR="004E05B5">
        <w:t>solution</w:t>
      </w:r>
      <w:r w:rsidR="00512F2B">
        <w:t xml:space="preserve"> alone</w:t>
      </w:r>
      <w:r w:rsidR="004E05B5">
        <w:fldChar w:fldCharType="begin" w:fldLock="1"/>
      </w:r>
      <w:r w:rsidR="00BF4D94">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"&lt;sup&gt;36&lt;/sup&gt;", "plainTextFormattedCitation" : "36", "previouslyFormattedCitation" : "&lt;sup&gt;38&lt;/sup&gt;" }, "properties" : { "noteIndex" : 0 }, "schema" : "https://github.com/citation-style-language/schema/raw/master/csl-citation.json" }</w:instrText>
      </w:r>
      <w:r w:rsidR="004E05B5">
        <w:fldChar w:fldCharType="separate"/>
      </w:r>
      <w:r w:rsidR="00BF4D94" w:rsidRPr="00BF4D94">
        <w:rPr>
          <w:noProof/>
          <w:vertAlign w:val="superscript"/>
        </w:rPr>
        <w:t>36</w:t>
      </w:r>
      <w:r w:rsidR="004E05B5">
        <w:fldChar w:fldCharType="end"/>
      </w:r>
      <w:r w:rsidR="004E05B5">
        <w:t xml:space="preserve"> could explain the harvest rate variations when compared to the </w:t>
      </w:r>
      <w:r w:rsidR="00C55954">
        <w:t>path-dependent</w:t>
      </w:r>
      <w:r w:rsidR="004E05B5">
        <w:t xml:space="preserve"> model </w:t>
      </w:r>
      <w:r w:rsidR="004E05B5">
        <w:lastRenderedPageBreak/>
        <w:t>solutions</w:t>
      </w:r>
      <w:r w:rsidR="002F1937">
        <w:t>, w</w:t>
      </w:r>
      <w:r w:rsidR="004E05B5">
        <w:t xml:space="preserve">e fitted </w:t>
      </w:r>
      <w:r w:rsidR="00C579F3">
        <w:t>a version of our</w:t>
      </w:r>
      <w:r w:rsidR="004E05B5">
        <w:t xml:space="preserve"> model</w:t>
      </w:r>
      <w:r w:rsidR="002F1937">
        <w:t xml:space="preserve"> </w:t>
      </w:r>
      <w:r w:rsidR="004E05B5">
        <w:t>that retains</w:t>
      </w:r>
      <w:r w:rsidR="002F1937">
        <w:t xml:space="preserve"> only the lower harvest rate </w:t>
      </w:r>
      <w:r w:rsidR="00B9746D">
        <w:t>solution regardless of initial conditions</w:t>
      </w:r>
      <w:r w:rsidR="00E67FC6">
        <w:t>.  This model variant</w:t>
      </w:r>
      <w:r w:rsidR="009E47E5">
        <w:t xml:space="preserve"> and the converse variant (with only the upper solution retained) both</w:t>
      </w:r>
      <w:r w:rsidR="00D33DFA">
        <w:t xml:space="preserve"> </w:t>
      </w:r>
      <w:r w:rsidR="009E47E5">
        <w:t>explain</w:t>
      </w:r>
      <w:r w:rsidR="00E67FC6">
        <w:t xml:space="preserve"> less variation</w:t>
      </w:r>
      <w:del w:id="363" w:author="simon levin" w:date="2017-07-16T20:23:00Z">
        <w:r w:rsidR="00E67FC6" w:rsidDel="00285F17">
          <w:delText>s</w:delText>
        </w:r>
      </w:del>
      <w:r w:rsidR="00E67FC6">
        <w:t xml:space="preserve"> than the mean</w:t>
      </w:r>
      <w:r w:rsidR="00FB55EB">
        <w:t xml:space="preserve"> (R</w:t>
      </w:r>
      <w:r w:rsidR="00FB55EB">
        <w:rPr>
          <w:vertAlign w:val="superscript"/>
        </w:rPr>
        <w:t>2</w:t>
      </w:r>
      <w:r w:rsidR="0083373E">
        <w:t>=</w:t>
      </w:r>
      <w:r w:rsidR="00E1239B">
        <w:t>-0.1</w:t>
      </w:r>
      <w:r w:rsidR="0083373E">
        <w:t>11</w:t>
      </w:r>
      <w:r w:rsidR="00FB55EB">
        <w:t>)</w:t>
      </w:r>
      <w:r w:rsidR="00E67FC6">
        <w:t xml:space="preserve">, indicating that the </w:t>
      </w:r>
      <w:del w:id="364" w:author="simon levin" w:date="2017-07-16T20:23:00Z">
        <w:r w:rsidR="0083373E" w:rsidDel="00285F17">
          <w:delText xml:space="preserve">path </w:delText>
        </w:r>
      </w:del>
      <w:ins w:id="365" w:author="simon levin" w:date="2017-07-16T20:23:00Z">
        <w:r w:rsidR="00285F17">
          <w:t>path-</w:t>
        </w:r>
      </w:ins>
      <w:r w:rsidR="0083373E">
        <w:t>dependent</w:t>
      </w:r>
      <w:r w:rsidR="00E67FC6">
        <w:t xml:space="preserve"> solutions are warranted.</w:t>
      </w:r>
    </w:p>
    <w:p w14:paraId="07063C9F" w14:textId="4FCE272C" w:rsidR="000C19F2" w:rsidRDefault="00E73E26" w:rsidP="002020CD">
      <w:pPr>
        <w:keepNext/>
        <w:jc w:val="center"/>
        <w:outlineLvl w:val="0"/>
      </w:pPr>
      <w:r>
        <w:rPr>
          <w:noProof/>
        </w:rPr>
        <w:drawing>
          <wp:inline distT="0" distB="0" distL="0" distR="0" wp14:anchorId="112B6DAF" wp14:editId="538C7E17">
            <wp:extent cx="5939155" cy="5610860"/>
            <wp:effectExtent l="0" t="0" r="4445" b="2540"/>
            <wp:docPr id="3" name="Picture 3" descr="../../../Biology/Ed's%20work/RAManalysis%20data%20and%20fit%20panel%2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ology/Ed's%20work/RAManalysis%20data%20and%20fit%20panel%20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5610860"/>
                    </a:xfrm>
                    <a:prstGeom prst="rect">
                      <a:avLst/>
                    </a:prstGeom>
                    <a:noFill/>
                    <a:ln>
                      <a:noFill/>
                    </a:ln>
                  </pic:spPr>
                </pic:pic>
              </a:graphicData>
            </a:graphic>
          </wp:inline>
        </w:drawing>
      </w:r>
    </w:p>
    <w:p w14:paraId="409368F9" w14:textId="666013FF" w:rsidR="00F63937" w:rsidRDefault="000C19F2" w:rsidP="004C2F32">
      <w:pPr>
        <w:pStyle w:val="Caption"/>
      </w:pPr>
      <w:bookmarkStart w:id="366" w:name="_Ref483402876"/>
      <w:r>
        <w:t xml:space="preserve">Figure </w:t>
      </w:r>
      <w:r w:rsidR="00CA2E10">
        <w:rPr>
          <w:i w:val="0"/>
          <w:iCs w:val="0"/>
        </w:rPr>
        <w:fldChar w:fldCharType="begin"/>
      </w:r>
      <w:r w:rsidR="00CA2E10">
        <w:rPr>
          <w:i w:val="0"/>
          <w:iCs w:val="0"/>
        </w:rPr>
        <w:instrText xml:space="preserve"> SEQ Figure \* ARABIC </w:instrText>
      </w:r>
      <w:r w:rsidR="00CA2E10">
        <w:rPr>
          <w:i w:val="0"/>
          <w:iCs w:val="0"/>
        </w:rPr>
        <w:fldChar w:fldCharType="separate"/>
      </w:r>
      <w:ins w:id="367" w:author="Edward Tekwa" w:date="2017-07-23T11:52:00Z">
        <w:r w:rsidR="00F44A84">
          <w:rPr>
            <w:i w:val="0"/>
            <w:iCs w:val="0"/>
            <w:noProof/>
          </w:rPr>
          <w:t>3</w:t>
        </w:r>
      </w:ins>
      <w:del w:id="368" w:author="Edward Tekwa" w:date="2017-07-19T10:58:00Z">
        <w:r w:rsidR="00D31A94" w:rsidDel="004C642F">
          <w:rPr>
            <w:noProof/>
          </w:rPr>
          <w:delText>3</w:delText>
        </w:r>
      </w:del>
      <w:r w:rsidR="00CA2E10">
        <w:rPr>
          <w:i w:val="0"/>
          <w:iCs w:val="0"/>
          <w:noProof/>
        </w:rPr>
        <w:fldChar w:fldCharType="end"/>
      </w:r>
      <w:bookmarkEnd w:id="366"/>
      <w:r>
        <w:t xml:space="preserve">. </w:t>
      </w:r>
      <w:r w:rsidR="00A80E5A">
        <w:t>a. Fitted m</w:t>
      </w:r>
      <w:r>
        <w:t xml:space="preserve">odel predictions </w:t>
      </w:r>
      <w:r w:rsidR="00363FFE">
        <w:t xml:space="preserve">on </w:t>
      </w:r>
      <w:r w:rsidR="00D31B28">
        <w:t>attracting</w:t>
      </w:r>
      <w:r w:rsidR="00363FFE">
        <w:t xml:space="preserve"> (solid curves) and </w:t>
      </w:r>
      <w:r w:rsidR="00D31B28">
        <w:t>repelling (dotted line) harvest rates</w:t>
      </w:r>
      <w:r w:rsidR="00A80E5A">
        <w:t xml:space="preserve"> as a function of </w:t>
      </w:r>
      <w:r w:rsidR="00CC4906" w:rsidRPr="00AB3E61">
        <w:rPr>
          <w:i w:val="0"/>
        </w:rPr>
        <w:sym w:font="Symbol" w:char="F067"/>
      </w:r>
      <w:r w:rsidR="00CC4906">
        <w:rPr>
          <w:i w:val="0"/>
        </w:rPr>
        <w:t>ln(</w:t>
      </w:r>
      <w:r w:rsidR="00A80E5A">
        <w:t>MSY</w:t>
      </w:r>
      <w:r w:rsidR="00CC4906">
        <w:rPr>
          <w:i w:val="0"/>
        </w:rPr>
        <w:t>),</w:t>
      </w:r>
      <w:r w:rsidR="00CC4906" w:rsidRPr="00874FD6">
        <w:t xml:space="preserve"> or cost/benefit times log of maximum sustainable yield</w:t>
      </w:r>
      <w:r w:rsidR="00A80E5A">
        <w:t>, with the RAM Legacy fishery data p</w:t>
      </w:r>
      <w:r w:rsidR="00D7321C">
        <w:t>lotted as either filled or open dots depending on initial conditions.</w:t>
      </w:r>
      <w:r w:rsidR="004F1AE5">
        <w:t xml:space="preserve">  The blue or red shades indicate the empirical harvest rate probability densities (along the y-axis) of fisheries starting below or above the rate of maximum sustainable yield. </w:t>
      </w:r>
      <w:r w:rsidR="00CB4777">
        <w:t xml:space="preserve"> </w:t>
      </w:r>
      <w:r w:rsidR="009D4444">
        <w:t xml:space="preserve"> </w:t>
      </w:r>
      <w:r w:rsidR="00D7321C">
        <w:t>b. R</w:t>
      </w:r>
      <w:r w:rsidR="00D7321C">
        <w:rPr>
          <w:vertAlign w:val="superscript"/>
        </w:rPr>
        <w:t>2</w:t>
      </w:r>
      <w:r w:rsidR="00D7321C">
        <w:t xml:space="preserve"> of the model fitted to the actual data (vertical line) compared to the null R</w:t>
      </w:r>
      <w:r w:rsidR="00D7321C">
        <w:rPr>
          <w:vertAlign w:val="superscript"/>
        </w:rPr>
        <w:t>2</w:t>
      </w:r>
      <w:r w:rsidR="00D7321C">
        <w:t xml:space="preserve"> distribution obtained from fitting the model to permuted harvest rates</w:t>
      </w:r>
      <w:r w:rsidR="00D76EA1">
        <w:t xml:space="preserve"> (repeated 100000 times)</w:t>
      </w:r>
      <w:r w:rsidR="00D7321C">
        <w:t>.</w:t>
      </w:r>
      <w:r w:rsidR="00D76EA1">
        <w:t xml:space="preserve">  c</w:t>
      </w:r>
      <w:r w:rsidR="004C2F32">
        <w:t>,</w:t>
      </w:r>
      <w:r w:rsidR="00D76EA1">
        <w:t xml:space="preserve"> d. Harvest rates and fitted model predictions as functions of </w:t>
      </w:r>
      <w:r w:rsidR="00D76EA1" w:rsidRPr="00AB3E61">
        <w:rPr>
          <w:i w:val="0"/>
        </w:rPr>
        <w:sym w:font="Symbol" w:char="F067"/>
      </w:r>
      <w:r w:rsidR="00C90BDD">
        <w:t xml:space="preserve">, for subsets of fisheries </w:t>
      </w:r>
      <w:r w:rsidR="004C2F32">
        <w:t>centering around ln(MSY)=</w:t>
      </w:r>
      <w:r w:rsidR="00C90BDD">
        <w:t>12 and 20 (±1)</w:t>
      </w:r>
    </w:p>
    <w:p w14:paraId="6E1C46C0" w14:textId="0ADD984A" w:rsidR="00892D3E" w:rsidRPr="00DA77EF" w:rsidRDefault="00892D3E" w:rsidP="00892D3E">
      <w:r>
        <w:tab/>
        <w:t xml:space="preserve">The clearest </w:t>
      </w:r>
      <w:del w:id="369" w:author="simon levin" w:date="2017-07-16T20:24:00Z">
        <w:r w:rsidDel="00285F17">
          <w:delText xml:space="preserve">path </w:delText>
        </w:r>
      </w:del>
      <w:ins w:id="370" w:author="simon levin" w:date="2017-07-16T20:24:00Z">
        <w:r w:rsidR="00285F17">
          <w:t>path-</w:t>
        </w:r>
      </w:ins>
      <w:r>
        <w:t xml:space="preserve">dependent patterns are observed in fisheries with high stock </w:t>
      </w:r>
      <w:del w:id="371" w:author="Edward Tekwa" w:date="2017-07-18T15:04:00Z">
        <w:r w:rsidDel="009043D4">
          <w:delText>MSY</w:delText>
        </w:r>
        <w:r w:rsidR="0055318F" w:rsidDel="009043D4">
          <w:delText xml:space="preserve"> </w:delText>
        </w:r>
        <w:r w:rsidDel="009043D4">
          <w:delText xml:space="preserve">as predicted </w:delText>
        </w:r>
      </w:del>
      <w:r w:rsidR="009E21CC">
        <w:t>(</w:t>
      </w:r>
      <w:r w:rsidR="009E21CC">
        <w:fldChar w:fldCharType="begin"/>
      </w:r>
      <w:r w:rsidR="009E21CC">
        <w:instrText xml:space="preserve"> REF _Ref483402876 \h </w:instrText>
      </w:r>
      <w:r w:rsidR="009E21CC">
        <w:fldChar w:fldCharType="separate"/>
      </w:r>
      <w:ins w:id="372" w:author="Edward Tekwa" w:date="2017-07-23T11:52:00Z">
        <w:r w:rsidR="00F44A84">
          <w:t xml:space="preserve">Figure </w:t>
        </w:r>
        <w:r w:rsidR="00F44A84">
          <w:rPr>
            <w:i/>
            <w:iCs/>
            <w:noProof/>
          </w:rPr>
          <w:t>3</w:t>
        </w:r>
      </w:ins>
      <w:del w:id="373" w:author="Edward Tekwa" w:date="2017-07-19T10:58:00Z">
        <w:r w:rsidR="00497863" w:rsidDel="004C642F">
          <w:delText xml:space="preserve">Figure </w:delText>
        </w:r>
        <w:r w:rsidR="00497863" w:rsidDel="004C642F">
          <w:rPr>
            <w:noProof/>
          </w:rPr>
          <w:delText>3</w:delText>
        </w:r>
      </w:del>
      <w:r w:rsidR="009E21CC">
        <w:fldChar w:fldCharType="end"/>
      </w:r>
      <w:r w:rsidR="009E21CC">
        <w:t>d)</w:t>
      </w:r>
      <w:r>
        <w:t xml:space="preserve">.  </w:t>
      </w:r>
      <w:r w:rsidR="00F578D3">
        <w:t>These</w:t>
      </w:r>
      <w:r>
        <w:t xml:space="preserve"> fisheries </w:t>
      </w:r>
      <w:r w:rsidR="009E21CC">
        <w:t xml:space="preserve">all </w:t>
      </w:r>
      <w:r>
        <w:t xml:space="preserve">belong to </w:t>
      </w:r>
      <w:r w:rsidR="002220FF">
        <w:t>a</w:t>
      </w:r>
      <w:r>
        <w:t xml:space="preserve"> </w:t>
      </w:r>
      <w:del w:id="374" w:author="simon levin" w:date="2017-07-16T20:24:00Z">
        <w:r w:rsidDel="00285F17">
          <w:delText xml:space="preserve">path </w:delText>
        </w:r>
      </w:del>
      <w:ins w:id="375" w:author="simon levin" w:date="2017-07-16T20:24:00Z">
        <w:r w:rsidR="00285F17">
          <w:t>path-</w:t>
        </w:r>
      </w:ins>
      <w:r>
        <w:t>dependent regi</w:t>
      </w:r>
      <w:r w:rsidR="006B6A32">
        <w:t>me</w:t>
      </w:r>
      <w:r>
        <w:t xml:space="preserve"> </w:t>
      </w:r>
      <w:r w:rsidR="009E21CC">
        <w:t xml:space="preserve">given their </w:t>
      </w:r>
      <w:r w:rsidR="004427B7">
        <w:t xml:space="preserve">sufficiently high </w:t>
      </w:r>
      <w:r w:rsidR="009E21CC" w:rsidRPr="00AB3E61">
        <w:rPr>
          <w:i/>
        </w:rPr>
        <w:sym w:font="Symbol" w:char="F067"/>
      </w:r>
      <w:r>
        <w:t>.</w:t>
      </w:r>
      <w:r w:rsidR="00D422AD">
        <w:t xml:space="preserve">  </w:t>
      </w:r>
      <w:r w:rsidR="00E63310">
        <w:t>Here,</w:t>
      </w:r>
      <w:r w:rsidR="00B64709">
        <w:t xml:space="preserve"> newer</w:t>
      </w:r>
      <w:r w:rsidR="00D422AD">
        <w:t xml:space="preserve"> fisheries in Alaska</w:t>
      </w:r>
      <w:r w:rsidR="00F578D3">
        <w:t>, Pacific US</w:t>
      </w:r>
      <w:r w:rsidR="00D422AD">
        <w:t xml:space="preserve">, the Indian Ocean, </w:t>
      </w:r>
      <w:r w:rsidR="0039024B">
        <w:t xml:space="preserve">Oceania, </w:t>
      </w:r>
      <w:r w:rsidR="00E63310">
        <w:t>and Argentina harvest</w:t>
      </w:r>
      <w:r w:rsidR="00D422AD">
        <w:t xml:space="preserve"> at the lower, socially optimal rates.  In contrast, </w:t>
      </w:r>
      <w:r w:rsidR="00722214">
        <w:t xml:space="preserve">older </w:t>
      </w:r>
      <w:r w:rsidR="00D422AD">
        <w:t>fisheries in the</w:t>
      </w:r>
      <w:r w:rsidR="0039024B">
        <w:t xml:space="preserve"> Atlantic US, the </w:t>
      </w:r>
      <w:r w:rsidR="0055668A">
        <w:t xml:space="preserve">North Sea, and </w:t>
      </w:r>
      <w:r w:rsidR="0055668A">
        <w:lastRenderedPageBreak/>
        <w:t xml:space="preserve">Russia </w:t>
      </w:r>
      <w:r w:rsidR="00E63310">
        <w:t xml:space="preserve">continue to </w:t>
      </w:r>
      <w:r w:rsidR="0055668A">
        <w:t>harvest</w:t>
      </w:r>
      <w:r w:rsidR="00843725">
        <w:t xml:space="preserve"> near</w:t>
      </w:r>
      <w:r w:rsidR="0039024B">
        <w:t xml:space="preserve"> the higher, </w:t>
      </w:r>
      <w:r w:rsidR="00E63310">
        <w:t>suboptimal rates, which are expected given their histories of overharvesting before sustainability awareness became prevalent</w:t>
      </w:r>
      <w:r w:rsidR="00843725">
        <w:t>.</w:t>
      </w:r>
      <w:r w:rsidR="006B6A32">
        <w:t xml:space="preserve">  </w:t>
      </w:r>
      <w:r w:rsidR="00693621">
        <w:t>The</w:t>
      </w:r>
      <w:r w:rsidR="00B64709">
        <w:t xml:space="preserve"> segregation of these fisheries, </w:t>
      </w:r>
      <w:r w:rsidR="00E30CBE">
        <w:t>despite shared ecological and economic characteristics, illustrate</w:t>
      </w:r>
      <w:r w:rsidR="00E15561">
        <w:t xml:space="preserve"> the</w:t>
      </w:r>
      <w:r w:rsidR="00E30CBE">
        <w:t xml:space="preserve"> path dependence</w:t>
      </w:r>
      <w:r w:rsidR="00E15561">
        <w:t xml:space="preserve"> of </w:t>
      </w:r>
      <w:r w:rsidR="005305CC">
        <w:t xml:space="preserve">local </w:t>
      </w:r>
      <w:r w:rsidR="00E15561">
        <w:t>institutional change</w:t>
      </w:r>
      <w:r w:rsidR="00F77073">
        <w:t>.</w:t>
      </w:r>
      <w:r w:rsidR="00FD3153">
        <w:t xml:space="preserve"> In contrast, fisheries with small MSY</w:t>
      </w:r>
      <w:r w:rsidR="00E63310">
        <w:t xml:space="preserve"> </w:t>
      </w:r>
      <w:r w:rsidR="00800569">
        <w:t xml:space="preserve">and </w:t>
      </w:r>
      <w:r w:rsidR="00800569" w:rsidRPr="00AB3E61">
        <w:rPr>
          <w:i/>
        </w:rPr>
        <w:sym w:font="Symbol" w:char="F067"/>
      </w:r>
      <w:r w:rsidR="00800569">
        <w:t xml:space="preserve"> </w:t>
      </w:r>
      <w:r w:rsidR="00E63310">
        <w:t xml:space="preserve">should be path </w:t>
      </w:r>
      <w:r w:rsidR="00800569">
        <w:t>in</w:t>
      </w:r>
      <w:r w:rsidR="00E63310">
        <w:t>dependent, which is corroborated by the data</w:t>
      </w:r>
      <w:r w:rsidR="00FD3153">
        <w:t xml:space="preserve"> </w:t>
      </w:r>
      <w:r w:rsidR="009E3683">
        <w:t>scattered</w:t>
      </w:r>
      <w:r w:rsidR="00FD3153">
        <w:t xml:space="preserve"> around </w:t>
      </w:r>
      <w:r w:rsidR="00FD3153">
        <w:rPr>
          <w:i/>
        </w:rPr>
        <w:t>F</w:t>
      </w:r>
      <w:r w:rsidR="00FD3153">
        <w:rPr>
          <w:i/>
          <w:vertAlign w:val="subscript"/>
        </w:rPr>
        <w:t>MSY</w:t>
      </w:r>
      <w:r w:rsidR="00DA77EF">
        <w:t xml:space="preserve"> even though most of them </w:t>
      </w:r>
      <w:r w:rsidR="00E63310">
        <w:t>initially harvested</w:t>
      </w:r>
      <w:r w:rsidR="00DA77EF">
        <w:t xml:space="preserve"> below </w:t>
      </w:r>
      <w:r w:rsidR="00DA77EF">
        <w:rPr>
          <w:i/>
        </w:rPr>
        <w:t>F</w:t>
      </w:r>
      <w:r w:rsidR="00DA77EF">
        <w:rPr>
          <w:i/>
          <w:vertAlign w:val="subscript"/>
        </w:rPr>
        <w:t>MSY</w:t>
      </w:r>
      <w:r w:rsidR="00E63310">
        <w:rPr>
          <w:i/>
        </w:rPr>
        <w:t xml:space="preserve"> </w:t>
      </w:r>
      <w:r w:rsidR="00E63310">
        <w:t>(</w:t>
      </w:r>
      <w:r w:rsidR="00E63310">
        <w:fldChar w:fldCharType="begin"/>
      </w:r>
      <w:r w:rsidR="00E63310">
        <w:instrText xml:space="preserve"> REF _Ref483402876 \h </w:instrText>
      </w:r>
      <w:r w:rsidR="00AE0D10">
        <w:instrText xml:space="preserve"> \* MERGEFORMAT </w:instrText>
      </w:r>
      <w:r w:rsidR="00E63310">
        <w:fldChar w:fldCharType="separate"/>
      </w:r>
      <w:ins w:id="376" w:author="Edward Tekwa" w:date="2017-07-23T11:52:00Z">
        <w:r w:rsidR="00F44A84">
          <w:t xml:space="preserve">Figure </w:t>
        </w:r>
        <w:r w:rsidR="00F44A84" w:rsidRPr="00F44A84">
          <w:rPr>
            <w:iCs/>
            <w:noProof/>
            <w:rPrChange w:id="377" w:author="Edward Tekwa" w:date="2017-07-23T11:52:00Z">
              <w:rPr>
                <w:i/>
                <w:iCs/>
                <w:noProof/>
              </w:rPr>
            </w:rPrChange>
          </w:rPr>
          <w:t>3</w:t>
        </w:r>
      </w:ins>
      <w:r w:rsidR="00E63310">
        <w:fldChar w:fldCharType="end"/>
      </w:r>
      <w:r w:rsidR="00E63310">
        <w:t xml:space="preserve">c).  Interestingly, many of these fisheries </w:t>
      </w:r>
      <w:r w:rsidR="00800569">
        <w:t>historically</w:t>
      </w:r>
      <w:r w:rsidR="00E63310">
        <w:t xml:space="preserve"> </w:t>
      </w:r>
      <w:r w:rsidR="00800569">
        <w:t>overestimated their stock MSYs</w:t>
      </w:r>
      <w:r w:rsidR="00E63310">
        <w:t xml:space="preserve">, and yet </w:t>
      </w:r>
      <w:r w:rsidR="00800569">
        <w:t>they converge</w:t>
      </w:r>
      <w:r w:rsidR="00B91CED">
        <w:t>d</w:t>
      </w:r>
      <w:r w:rsidR="00800569">
        <w:t xml:space="preserve"> around </w:t>
      </w:r>
      <w:r w:rsidR="00800569">
        <w:rPr>
          <w:i/>
        </w:rPr>
        <w:t>F</w:t>
      </w:r>
      <w:r w:rsidR="00800569">
        <w:rPr>
          <w:i/>
          <w:vertAlign w:val="subscript"/>
        </w:rPr>
        <w:t>MSY</w:t>
      </w:r>
      <w:r w:rsidR="00E63310">
        <w:t xml:space="preserve"> </w:t>
      </w:r>
      <w:r w:rsidR="00800569">
        <w:t xml:space="preserve">as we would expect in the </w:t>
      </w:r>
      <w:ins w:id="378" w:author="simon levin" w:date="2017-07-16T20:24:00Z">
        <w:r w:rsidR="00285F17">
          <w:t>path-</w:t>
        </w:r>
      </w:ins>
      <w:r w:rsidR="00800569">
        <w:t>independent regime.</w:t>
      </w:r>
    </w:p>
    <w:p w14:paraId="19BC2D3E" w14:textId="10AE39E1" w:rsidR="00975247" w:rsidRDefault="00DB68CB" w:rsidP="00A8322C">
      <w:pPr>
        <w:outlineLvl w:val="0"/>
      </w:pPr>
      <w:r>
        <w:tab/>
      </w:r>
      <w:r w:rsidR="00A8322C">
        <w:t>Our results indicate that</w:t>
      </w:r>
      <w:r w:rsidR="00545988">
        <w:t xml:space="preserve"> fisheries with socially desirable practices act out of the same motivations </w:t>
      </w:r>
      <w:r w:rsidR="002F26E7">
        <w:t xml:space="preserve">as </w:t>
      </w:r>
      <w:r w:rsidR="00545988">
        <w:t>o</w:t>
      </w:r>
      <w:r w:rsidR="002F26E7">
        <w:t>verharvesting fisheries</w:t>
      </w:r>
      <w:r w:rsidR="00A83675">
        <w:t xml:space="preserve">; </w:t>
      </w:r>
      <w:r w:rsidR="00545988">
        <w:t xml:space="preserve">their differences </w:t>
      </w:r>
      <w:r w:rsidR="00BA1BC8">
        <w:t>may</w:t>
      </w:r>
      <w:r w:rsidR="00545988">
        <w:t xml:space="preserve"> </w:t>
      </w:r>
      <w:r w:rsidR="00A83675">
        <w:t xml:space="preserve">largely </w:t>
      </w:r>
      <w:r w:rsidR="0088251A">
        <w:t>be</w:t>
      </w:r>
      <w:r w:rsidR="00545988">
        <w:t xml:space="preserve"> due to path dependence and not</w:t>
      </w:r>
      <w:r w:rsidR="006F1262">
        <w:t xml:space="preserve"> necessarily</w:t>
      </w:r>
      <w:r w:rsidR="00545988">
        <w:t xml:space="preserve"> to differences in </w:t>
      </w:r>
      <w:r w:rsidR="00BA1BC8">
        <w:t>incentive</w:t>
      </w:r>
      <w:r w:rsidR="0088251A">
        <w:fldChar w:fldCharType="begin" w:fldLock="1"/>
      </w:r>
      <w:r w:rsidR="00BF4D94">
        <w:instrText>ADDIN CSL_CITATION { "citationItems" : [ { "id" : "ITEM-1", "itemData" : { "DOI" : "10.1073/pnas.1604982113", "author" : [ { "dropping-particle" : "", "family" : "Lubchenco", "given" : "Jane", "non-dropping-particle" : "", "parse-names" : false, "suffix" : "" }, { "dropping-particle" : "", "family" : "Cerny-chipman", "given" : "Elizabeth B", "non-dropping-particle" : "", "parse-names" : false, "suffix" : "" }, { "dropping-particle" : "", "family" : "Reimer", "given" : "Jessica N", "non-dropping-particle" : "", "parse-names" : false, "suffix" : "" }, { "dropping-particle" : "", "family" : "Levin", "given" : "Simon A", "non-dropping-particle" : "", "parse-names" : false, "suffix" : "" } ], "id" : "ITEM-1", "issued" : { "date-parts" : [ [ "2016" ] ] }, "title" : "The right incentives enable ocean sustainability successes and provide hope for the future", "type" : "article-journal" }, "uris" : [ "http://www.mendeley.com/documents/?uuid=bfafbe4b-55a7-433e-83d3-3e79a27330e7" ] } ], "mendeley" : { "formattedCitation" : "&lt;sup&gt;40&lt;/sup&gt;", "plainTextFormattedCitation" : "40", "previouslyFormattedCitation" : "&lt;sup&gt;42&lt;/sup&gt;" }, "properties" : { "noteIndex" : 0 }, "schema" : "https://github.com/citation-style-language/schema/raw/master/csl-citation.json" }</w:instrText>
      </w:r>
      <w:r w:rsidR="0088251A">
        <w:fldChar w:fldCharType="separate"/>
      </w:r>
      <w:r w:rsidR="00BF4D94" w:rsidRPr="00BF4D94">
        <w:rPr>
          <w:noProof/>
          <w:vertAlign w:val="superscript"/>
        </w:rPr>
        <w:t>40</w:t>
      </w:r>
      <w:r w:rsidR="0088251A">
        <w:fldChar w:fldCharType="end"/>
      </w:r>
      <w:r w:rsidR="0088251A">
        <w:t>, discounting</w:t>
      </w:r>
      <w:r w:rsidR="0088251A">
        <w:fldChar w:fldCharType="begin" w:fldLock="1"/>
      </w:r>
      <w:r w:rsidR="00BF4D94">
        <w:instrText>ADDIN CSL_CITATION { "citationItems" : [ { "id" : "ITEM-1", "itemData" : { "DOI" : "10.1007/s11166-008-9049-6", "ISBN" : "0895-5646", "ISSN" : "08955646", "abstract" : "In this paper I offer a fairly complete account of the idea of social discount rates as applied to public policy analysis. I show that those rates are neither ethical primitives nor observables as market rates of return on investment, but that they ought instead to be derived from economic forecasts and society's conception of distributive justice concerning the allocation of goods and services across personal identities, time, and events. However, I also show that if future uncertainties are large, the formulation of intergenerational well-being we economists have grown used to could lead to ethical paradoxes even if the uncertainties are thin-tailed. Various modelling avenues that offer a way out of the dilemma are discussed. None is entirely satisfactory.", "author" : [ { "dropping-particle" : "", "family" : "Dasgupta", "given" : "Partha", "non-dropping-particle" : "", "parse-names" : false, "suffix" : "" } ], "container-title" : "Journal of Risk and Uncertainty", "id" : "ITEM-1", "issue" : "2-3", "issued" : { "date-parts" : [ [ "2008" ] ] }, "page" : "141-169", "title" : "Discounting climate change", "type" : "article-journal", "volume" : "37" }, "uris" : [ "http://www.mendeley.com/documents/?uuid=68ad93e6-b403-4774-a5e8-7daf2224cede" ] } ], "mendeley" : { "formattedCitation" : "&lt;sup&gt;41&lt;/sup&gt;", "plainTextFormattedCitation" : "41", "previouslyFormattedCitation" : "&lt;sup&gt;43&lt;/sup&gt;" }, "properties" : { "noteIndex" : 0 }, "schema" : "https://github.com/citation-style-language/schema/raw/master/csl-citation.json" }</w:instrText>
      </w:r>
      <w:r w:rsidR="0088251A">
        <w:fldChar w:fldCharType="separate"/>
      </w:r>
      <w:r w:rsidR="00BF4D94" w:rsidRPr="00BF4D94">
        <w:rPr>
          <w:noProof/>
          <w:vertAlign w:val="superscript"/>
        </w:rPr>
        <w:t>41</w:t>
      </w:r>
      <w:r w:rsidR="0088251A">
        <w:fldChar w:fldCharType="end"/>
      </w:r>
      <w:r w:rsidR="0088251A">
        <w:t>, or sto</w:t>
      </w:r>
      <w:r w:rsidR="002B1BC6">
        <w:t>ck valuation</w:t>
      </w:r>
      <w:r w:rsidR="0088251A">
        <w:fldChar w:fldCharType="begin" w:fldLock="1"/>
      </w:r>
      <w:r w:rsidR="00BF4D94">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"id" : "ITEM-2", "itemData" : { "DOI" : "10.1038/nclimate2871", "ISSN" : "1758-678X", "author" : [ { "dropping-particle" : "", "family" : "Fenichel", "given" : "Eli P.", "non-dropping-particle" : "", "parse-names" : false, "suffix" : "" }, { "dropping-particle" : "", "family" : "Levin", "given" : "Simon A.", "non-dropping-particle" : "", "parse-names" : false, "suffix" : "" }, { "dropping-particle" : "", "family" : "McCay", "given" : "Bonnie", "non-dropping-particle" : "", "parse-names" : false, "suffix" : "" }, { "dropping-particle" : "", "family" : "Martin", "given" : "Kevin", "non-dropping-particle" : "St.", "parse-names" : false, "suffix" : "" }, { "dropping-particle" : "", "family" : "Abbott", "given" : "Joshua K.", "non-dropping-particle" : "", "parse-names" : false, "suffix" : "" }, { "dropping-particle" : "", "family" : "Pinsky", "given" : "Malin L.", "non-dropping-particle" : "", "parse-names" : false, "suffix" : "" } ], "container-title" : "Nature Climate Change", "id" : "ITEM-2", "issue" : "3", "issued" : { "date-parts" : [ [ "2016" ] ] }, "page" : "237-244", "publisher" : "Nature Publishing Group", "title" : "Wealth reallocation and sustainability under climate change", "type" : "article-journal", "volume" : "6" }, "uris" : [ "http://www.mendeley.com/documents/?uuid=8d454c90-9f1c-4ca7-a72d-5661f9a2f4bc" ] } ], "mendeley" : { "formattedCitation" : "&lt;sup&gt;33,42&lt;/sup&gt;", "plainTextFormattedCitation" : "33,42", "previouslyFormattedCitation" : "&lt;sup&gt;34,44&lt;/sup&gt;" }, "properties" : { "noteIndex" : 0 }, "schema" : "https://github.com/citation-style-language/schema/raw/master/csl-citation.json" }</w:instrText>
      </w:r>
      <w:r w:rsidR="0088251A">
        <w:fldChar w:fldCharType="separate"/>
      </w:r>
      <w:r w:rsidR="00BF4D94" w:rsidRPr="00BF4D94">
        <w:rPr>
          <w:noProof/>
          <w:vertAlign w:val="superscript"/>
        </w:rPr>
        <w:t>33,42</w:t>
      </w:r>
      <w:r w:rsidR="0088251A">
        <w:fldChar w:fldCharType="end"/>
      </w:r>
      <w:r w:rsidR="00545988">
        <w:t>.</w:t>
      </w:r>
      <w:ins w:id="379" w:author="Edward Tekwa" w:date="2017-07-31T15:51:00Z">
        <w:r w:rsidR="00B26ACC">
          <w:t xml:space="preserve">  The success of a simple model in predicting socio-ecological </w:t>
        </w:r>
      </w:ins>
      <w:ins w:id="380" w:author="Edward Tekwa" w:date="2017-08-01T11:06:00Z">
        <w:r w:rsidR="006A4B8C">
          <w:t>dynamics</w:t>
        </w:r>
      </w:ins>
      <w:ins w:id="381" w:author="Edward Tekwa" w:date="2017-07-31T15:51:00Z">
        <w:r w:rsidR="00B26ACC">
          <w:t xml:space="preserve"> is surprising</w:t>
        </w:r>
      </w:ins>
      <w:ins w:id="382" w:author="Edward Tekwa" w:date="2017-07-31T16:04:00Z">
        <w:r w:rsidR="00B83524">
          <w:t>;</w:t>
        </w:r>
      </w:ins>
      <w:ins w:id="383" w:author="Edward Tekwa" w:date="2017-07-31T15:51:00Z">
        <w:r w:rsidR="00B26ACC">
          <w:t xml:space="preserve"> even </w:t>
        </w:r>
      </w:ins>
      <w:ins w:id="384" w:author="Edward Tekwa" w:date="2017-07-31T16:05:00Z">
        <w:r w:rsidR="00B83524">
          <w:t xml:space="preserve">the </w:t>
        </w:r>
      </w:ins>
      <w:del w:id="385" w:author="Edward Tekwa" w:date="2017-07-31T15:52:00Z">
        <w:r w:rsidR="00643C88" w:rsidDel="00B26ACC">
          <w:delText xml:space="preserve"> </w:delText>
        </w:r>
      </w:del>
      <w:proofErr w:type="spellStart"/>
      <w:ins w:id="386" w:author="Edward Tekwa" w:date="2017-07-31T15:52:00Z">
        <w:r w:rsidR="00B83524">
          <w:t>Lotka-Volterra</w:t>
        </w:r>
        <w:proofErr w:type="spellEnd"/>
        <w:r w:rsidR="00B83524">
          <w:t xml:space="preserve"> mode</w:t>
        </w:r>
      </w:ins>
      <w:ins w:id="387" w:author="Edward Tekwa" w:date="2017-07-31T16:04:00Z">
        <w:r w:rsidR="00B83524">
          <w:t>l</w:t>
        </w:r>
      </w:ins>
      <w:ins w:id="388" w:author="Edward Tekwa" w:date="2017-07-31T21:51:00Z">
        <w:r w:rsidR="00116AA9">
          <w:t xml:space="preserve"> of predatory-prey cycle</w:t>
        </w:r>
      </w:ins>
      <w:ins w:id="389" w:author="Edward Tekwa" w:date="2017-07-31T16:04:00Z">
        <w:r w:rsidR="00B83524">
          <w:t>,</w:t>
        </w:r>
      </w:ins>
      <w:ins w:id="390" w:author="Edward Tekwa" w:date="2017-07-31T16:05:00Z">
        <w:r w:rsidR="006A1543">
          <w:t xml:space="preserve"> foundational in</w:t>
        </w:r>
      </w:ins>
      <w:ins w:id="391" w:author="Edward Tekwa" w:date="2017-08-01T11:06:00Z">
        <w:r w:rsidR="00454E5C">
          <w:t xml:space="preserve"> pure</w:t>
        </w:r>
      </w:ins>
      <w:ins w:id="392" w:author="Edward Tekwa" w:date="2017-07-31T16:05:00Z">
        <w:r w:rsidR="006A1543">
          <w:t xml:space="preserve"> ecology</w:t>
        </w:r>
      </w:ins>
      <w:ins w:id="393" w:author="Edward Tekwa" w:date="2017-07-31T15:58:00Z">
        <w:r w:rsidR="00D0354A">
          <w:t>,</w:t>
        </w:r>
      </w:ins>
      <w:ins w:id="394" w:author="Edward Tekwa" w:date="2017-07-31T15:52:00Z">
        <w:r w:rsidR="00B26ACC">
          <w:t xml:space="preserve"> is rarely demonstrated in nature</w:t>
        </w:r>
      </w:ins>
      <w:ins w:id="395" w:author="Edward Tekwa" w:date="2017-07-31T16:03:00Z">
        <w:r w:rsidR="00B83524">
          <w:fldChar w:fldCharType="begin" w:fldLock="1"/>
        </w:r>
      </w:ins>
      <w:r w:rsidR="00BF4D94">
        <w:instrText>ADDIN CSL_CITATION { "citationItems" : [ { "id" : "ITEM-1", "itemData" : { "author" : [ { "dropping-particle" : "", "family" : "Turchin", "given" : "Peter", "non-dropping-particle" : "", "parse-names" : false, "suffix" : "" } ], "id" : "ITEM-1", "issued" : { "date-parts" : [ [ "2003" ] ] }, "publisher" : "Princeton University Press", "publisher-place" : "Princeton, NJ", "title" : "Complex Population Dynamics: A Theoretical/Empirical Synthesis", "type" : "book" }, "uris" : [ "http://www.mendeley.com/documents/?uuid=47b8e9cd-2052-4359-bc12-f09ab9f523e4" ] } ], "mendeley" : { "formattedCitation" : "&lt;sup&gt;43&lt;/sup&gt;", "plainTextFormattedCitation" : "43", "previouslyFormattedCitation" : "&lt;sup&gt;45&lt;/sup&gt;" }, "properties" : { "noteIndex" : 0 }, "schema" : "https://github.com/citation-style-language/schema/raw/master/csl-citation.json" }</w:instrText>
      </w:r>
      <w:r w:rsidR="00B83524">
        <w:fldChar w:fldCharType="separate"/>
      </w:r>
      <w:r w:rsidR="00BF4D94" w:rsidRPr="00BF4D94">
        <w:rPr>
          <w:noProof/>
          <w:vertAlign w:val="superscript"/>
        </w:rPr>
        <w:t>43</w:t>
      </w:r>
      <w:ins w:id="396" w:author="Edward Tekwa" w:date="2017-07-31T16:03:00Z">
        <w:r w:rsidR="00B83524">
          <w:fldChar w:fldCharType="end"/>
        </w:r>
      </w:ins>
      <w:ins w:id="397" w:author="Edward Tekwa" w:date="2017-07-31T15:52:00Z">
        <w:r w:rsidR="00B26ACC">
          <w:t>.</w:t>
        </w:r>
      </w:ins>
      <w:ins w:id="398" w:author="Edward Tekwa" w:date="2017-07-31T16:05:00Z">
        <w:r w:rsidR="00B83524">
          <w:t xml:space="preserve">  </w:t>
        </w:r>
        <w:r w:rsidR="00862F65">
          <w:t xml:space="preserve">It may be humbling to reckon </w:t>
        </w:r>
        <w:r w:rsidR="00CF63CC">
          <w:t>that human institutions are, in dealing with nature</w:t>
        </w:r>
        <w:r w:rsidR="00862F65">
          <w:t xml:space="preserve">, no more sophisticated than animals. </w:t>
        </w:r>
      </w:ins>
      <w:r w:rsidR="00643C88">
        <w:t xml:space="preserve"> Path dependence </w:t>
      </w:r>
      <w:r w:rsidR="006B7174">
        <w:t>he</w:t>
      </w:r>
      <w:r w:rsidR="002424A6">
        <w:t>re can be attributed</w:t>
      </w:r>
      <w:r w:rsidR="006B7174">
        <w:t xml:space="preserve"> to</w:t>
      </w:r>
      <w:r w:rsidR="00643C88">
        <w:t xml:space="preserve"> gradualism, or institutions’ inability to make drastic change, and imposes a strategy resilience</w:t>
      </w:r>
      <w:r w:rsidR="00CE5041">
        <w:t xml:space="preserve"> </w:t>
      </w:r>
      <w:r w:rsidR="00643C88">
        <w:t>that is not</w:t>
      </w:r>
      <w:del w:id="399" w:author="Edward Tekwa" w:date="2017-07-31T16:08:00Z">
        <w:r w:rsidR="00643C88" w:rsidDel="0051359E">
          <w:delText xml:space="preserve"> necessarily </w:delText>
        </w:r>
      </w:del>
      <w:ins w:id="400" w:author="Edward Tekwa" w:date="2017-07-31T16:08:00Z">
        <w:r w:rsidR="0051359E">
          <w:t xml:space="preserve"> always </w:t>
        </w:r>
      </w:ins>
      <w:r w:rsidR="00643C88">
        <w:t>desirable</w:t>
      </w:r>
      <w:r w:rsidR="00643C88">
        <w:fldChar w:fldCharType="begin" w:fldLock="1"/>
      </w:r>
      <w:r w:rsidR="00BF4D94">
        <w:instrText>ADDIN CSL_CITATION { "citationItems" : [ { "id" : "ITEM-1", "itemData" : { "author" : [ { "dropping-particle" : "", "family" : "Ludwig", "given" : "Donald", "non-dropping-particle" : "", "parse-names" : false, "suffix" : "" }, { "dropping-particle" : "", "family" : "Walker", "given" : "Brian", "non-dropping-particle" : "", "parse-names" : false, "suffix" : "" }, { "dropping-particle" : "", "family" : "Holling", "given" : "Crawford S", "non-dropping-particle" : "", "parse-names" : false, "suffix" : "" } ], "container-title" : "Conservation Ecology", "id" : "ITEM-1", "issue" : "1", "issued" : { "date-parts" : [ [ "1997" ] ] }, "title" : "Sustainability, stability, and resilience", "type" : "article-journal", "volume" : "1" }, "uris" : [ "http://www.mendeley.com/documents/?uuid=1f7f7050-8fe7-40c8-bf5d-8153e8bd1429" ] } ], "mendeley" : { "formattedCitation" : "&lt;sup&gt;44&lt;/sup&gt;", "plainTextFormattedCitation" : "44", "previouslyFormattedCitation" : "&lt;sup&gt;46&lt;/sup&gt;" }, "properties" : { "noteIndex" : 0 }, "schema" : "https://github.com/citation-style-language/schema/raw/master/csl-citation.json" }</w:instrText>
      </w:r>
      <w:r w:rsidR="00643C88">
        <w:fldChar w:fldCharType="separate"/>
      </w:r>
      <w:r w:rsidR="00BF4D94" w:rsidRPr="00BF4D94">
        <w:rPr>
          <w:noProof/>
          <w:vertAlign w:val="superscript"/>
        </w:rPr>
        <w:t>44</w:t>
      </w:r>
      <w:r w:rsidR="00643C88">
        <w:fldChar w:fldCharType="end"/>
      </w:r>
      <w:r w:rsidR="00643C88">
        <w:t>.</w:t>
      </w:r>
      <w:r w:rsidR="00CE5041">
        <w:t xml:space="preserve"> </w:t>
      </w:r>
      <w:r w:rsidR="00410609">
        <w:t xml:space="preserve"> P</w:t>
      </w:r>
      <w:r w:rsidR="00643C88">
        <w:t xml:space="preserve">ath dependence also leaves hope for </w:t>
      </w:r>
      <w:del w:id="401" w:author="Edward Tekwa" w:date="2017-07-31T16:08:00Z">
        <w:r w:rsidR="00643C88" w:rsidDel="005B65D6">
          <w:delText xml:space="preserve">seismic </w:delText>
        </w:r>
      </w:del>
      <w:r w:rsidR="00643C88">
        <w:t>shift</w:t>
      </w:r>
      <w:r w:rsidR="007F6FBC">
        <w:t>s</w:t>
      </w:r>
      <w:r w:rsidR="00643C88">
        <w:t xml:space="preserve"> toward desirable states, </w:t>
      </w:r>
      <w:r w:rsidR="007F6FBC">
        <w:t>perhaps due to social innovations in incentives and valuation</w:t>
      </w:r>
      <w:r w:rsidR="00CE5041">
        <w:t>.</w:t>
      </w:r>
      <w:r w:rsidR="006A4C9A">
        <w:t xml:space="preserve">  However,</w:t>
      </w:r>
      <w:r w:rsidR="002424A6">
        <w:t xml:space="preserve"> it is not clear whether resource recovery </w:t>
      </w:r>
      <w:r w:rsidR="00F20422">
        <w:t>(estimated at a decade</w:t>
      </w:r>
      <w:ins w:id="402" w:author="Edward Tekwa" w:date="2017-07-18T14:10:00Z">
        <w:r w:rsidR="00921365">
          <w:fldChar w:fldCharType="begin" w:fldLock="1"/>
        </w:r>
      </w:ins>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"id" : "ITEM-2", "itemData" : { "DOI" : "10.1073/pnas.0709640104", "ISBN" : "1091-6490 (Electronic)\\n0027-8424 (Linking)", "ISSN" : "0027-8424", "PMID" : "18056803", "abstract" : "We describe two recently proposed randomized algorithms for the construction of low-rank approximations to matrices, and demonstrate their application (inter alia) to the evaluation of the singular value decompositions of numerically low-rank matrices. Being probabilistic, the schemes described here have a finite probability of failure; in most cases, this probability is rather negligible (10(-17) is a typical value). In many situations, the new procedures are considerably more efficient and reliable than the classical (deterministic) ones; they also parallelize naturally. We present several numerical examples to illustrate the performance of the schemes.", "author" : [ { "dropping-particle" : "", "family" : "Costello", "given" : "Christopher", "non-dropping-particle" : "", "parse-names" : false, "suffix" : "" }, { "dropping-particle" : "", "family" : "Ovando", "given" : "D", "non-dropping-particle" : "", "parse-names" : false, "suffix" : "" }, { "dropping-particle" : "", "family" : "Clavelle", "given" : "T", "non-dropping-particle" : "", "parse-names" : false, "suffix" : "" }, { "dropping-particle" : "", "family" : "Strauss", "given" : "CK", "non-dropping-particle" : "", "parse-names" : false, "suffix" : "" }, { "dropping-particle" : "", "family" : "Hilborn", "given" : "Ray", "non-dropping-particle" : "", "parse-names" : false, "suffix" : "" }, { "dropping-particle" : "", "family" : "Melnychuk", "given" : "MC", "non-dropping-particle" : "", "parse-names" : false, "suffix" : "" }, { "dropping-particle" : "", "family" : "Branch", "given" : "Trevor A", "non-dropping-particle" : "", "parse-names" : false, "suffix" : "" }, { "dropping-particle" : "", "family" : "Gaines", "given" : "Steven D", "non-dropping-particle" : "", "parse-names" : false, "suffix" : "" }, { "dropping-particle" : "", "family" : "Szuwalski", "given" : "CS", "non-dropping-particle" : "", "parse-names" : false, "suffix" : "" }, { "dropping-particle" : "", "family" : "Cabrai", "given" : "RB", "non-dropping-particle" : "", "parse-names" : false, "suffix" : "" }, { "dropping-particle" : "", "family" : "Rader", "given" : "DN", "non-dropping-particle" : "", "parse-names" : false, "suffix" : "" }, { "dropping-particle" : "", "family" : "Leland", "given" : "A", "non-dropping-particle" : "", "parse-names" : false, "suffix" : "" } ], "container-title" : "Proceedings of the National Academy of Sciences of the United States of America", "id" : "ITEM-2", "issued" : { "date-parts" : [ [ "2016" ] ] }, "page" : "in review", "title" : "Global fishery futures under contrasting management regimes", "type" : "article-journal" }, "uris" : [ "http://www.mendeley.com/documents/?uuid=796efbbe-a195-4195-bfbc-f9f3d3c4c6d0" ] } ], "mendeley" : { "formattedCitation" : "&lt;sup&gt;20,45&lt;/sup&gt;", "plainTextFormattedCitation" : "20,45", "previouslyFormattedCitation" : "&lt;sup&gt;20,47&lt;/sup&gt;" }, "properties" : { "noteIndex" : 0 }, "schema" : "https://github.com/citation-style-language/schema/raw/master/csl-citation.json" }</w:instrText>
      </w:r>
      <w:r w:rsidR="00921365">
        <w:fldChar w:fldCharType="separate"/>
      </w:r>
      <w:r w:rsidR="00BF4D94" w:rsidRPr="00BF4D94">
        <w:rPr>
          <w:noProof/>
          <w:vertAlign w:val="superscript"/>
        </w:rPr>
        <w:t>20,45</w:t>
      </w:r>
      <w:ins w:id="403" w:author="Edward Tekwa" w:date="2017-07-18T14:10:00Z">
        <w:r w:rsidR="00921365">
          <w:fldChar w:fldCharType="end"/>
        </w:r>
      </w:ins>
      <w:r w:rsidR="00F20422">
        <w:t>)</w:t>
      </w:r>
      <w:r w:rsidR="00CE6B08">
        <w:t xml:space="preserve"> </w:t>
      </w:r>
      <w:commentRangeStart w:id="404"/>
      <w:r w:rsidR="002424A6">
        <w:t xml:space="preserve">is fast enough </w:t>
      </w:r>
      <w:r w:rsidR="00CE6B08">
        <w:t xml:space="preserve">for </w:t>
      </w:r>
      <w:r w:rsidR="006E7018">
        <w:t xml:space="preserve">local </w:t>
      </w:r>
      <w:r w:rsidR="00583527">
        <w:t>institutions to see the benefit</w:t>
      </w:r>
      <w:r w:rsidR="006A4C9A">
        <w:t xml:space="preserve"> of a large downward shift in harvest rate</w:t>
      </w:r>
      <w:commentRangeEnd w:id="404"/>
      <w:ins w:id="405" w:author="Edward Tekwa" w:date="2017-07-31T16:09:00Z">
        <w:r w:rsidR="005B65D6">
          <w:t>, or whether a slow shift can be politically sustained</w:t>
        </w:r>
      </w:ins>
      <w:r w:rsidR="00CF52DF">
        <w:rPr>
          <w:rStyle w:val="CommentReference"/>
        </w:rPr>
        <w:commentReference w:id="404"/>
      </w:r>
      <w:r w:rsidR="00583527">
        <w:t>.</w:t>
      </w:r>
      <w:r w:rsidR="0036065A">
        <w:t xml:space="preserve">  New theoretical advances are required to address the</w:t>
      </w:r>
      <w:r w:rsidR="00D06EE6">
        <w:t xml:space="preserve"> mechanisms and</w:t>
      </w:r>
      <w:r w:rsidR="0036065A">
        <w:t xml:space="preserve"> </w:t>
      </w:r>
      <w:del w:id="406" w:author="Edward Tekwa" w:date="2017-07-31T21:49:00Z">
        <w:r w:rsidR="0036065A" w:rsidDel="00637F90">
          <w:delText xml:space="preserve">sustainability </w:delText>
        </w:r>
      </w:del>
      <w:ins w:id="407" w:author="Edward Tekwa" w:date="2017-07-31T21:49:00Z">
        <w:r w:rsidR="00637F90">
          <w:t xml:space="preserve">feasibility </w:t>
        </w:r>
      </w:ins>
      <w:r w:rsidR="0036065A">
        <w:t xml:space="preserve">of </w:t>
      </w:r>
      <w:r w:rsidR="00E77B0F">
        <w:t xml:space="preserve">such a </w:t>
      </w:r>
      <w:del w:id="408" w:author="Edward Tekwa" w:date="2017-07-31T21:48:00Z">
        <w:r w:rsidR="00D06EE6" w:rsidDel="00637F90">
          <w:delText xml:space="preserve">large </w:delText>
        </w:r>
      </w:del>
      <w:r w:rsidR="00D06EE6">
        <w:t xml:space="preserve">strategy </w:t>
      </w:r>
      <w:r w:rsidR="0036065A">
        <w:t>shift</w:t>
      </w:r>
      <w:ins w:id="409" w:author="Edward Tekwa" w:date="2017-07-31T21:48:00Z">
        <w:r w:rsidR="00637F90">
          <w:t xml:space="preserve"> against the grain</w:t>
        </w:r>
      </w:ins>
      <w:r w:rsidR="00E77B0F">
        <w:t>.</w:t>
      </w:r>
    </w:p>
    <w:p w14:paraId="797193C7" w14:textId="070CBD4F" w:rsidR="00793E1E" w:rsidRDefault="00643C88" w:rsidP="00CF52DF">
      <w:pPr>
        <w:ind w:firstLine="720"/>
        <w:outlineLvl w:val="0"/>
      </w:pPr>
      <w:r>
        <w:t xml:space="preserve">Marine fisheries are vital </w:t>
      </w:r>
      <w:r w:rsidR="007F6FBC">
        <w:t>to cultures and economies</w:t>
      </w:r>
      <w:r w:rsidR="007F6FBC">
        <w:fldChar w:fldCharType="begin" w:fldLock="1"/>
      </w:r>
      <w:r w:rsidR="00BF4D94">
        <w:instrText>ADDIN CSL_CITATION { "citationItems" : [ { "id" : "ITEM-1", "itemData" : { "DOI" : "10.1038/nature11397", "ISSN" : "0028-0836", "author" : [ { "dropping-particle" : "", "family" : "Halpern", "given" : "Benjamin S", "non-dropping-particle" : "", "parse-names" : false, "suffix" : "" }, { "dropping-particle" : "", "family" : "Longo", "given" : "Catherine", "non-dropping-particle" : "", "parse-names" : false, "suffix" : "" }, { "dropping-particle" : "", "family" : "Hardy", "given" : "Darren", "non-dropping-particle" : "", "parse-names" : false, "suffix" : "" }, { "dropping-particle" : "", "family" : "Mcleod", "given" : "Karen L", "non-dropping-particle" : "", "parse-names" : false, "suffix" : "" }, { "dropping-particle" : "", "family" : "Samhouri", "given" : "Jameal F", "non-dropping-particle" : "", "parse-names" : false, "suffix" : "" }, { "dropping-particle" : "", "family" : "Katona", "given" : "Steven K", "non-dropping-particle" : "", "parse-names" : false, "suffix" : "" }, { "dropping-particle" : "", "family" : "Kleisner", "given" : "Kristin", "non-dropping-particle" : "", "parse-names" : false, "suffix" : "" }, { "dropping-particle" : "", "family" : "Lester", "given" : "Sarah E", "non-dropping-particle" : "", "parse-names" : false, "suffix" : "" }, { "dropping-particle" : "", "family" : "Leary", "given" : "Jennifer O", "non-dropping-particle" : "", "parse-names" : false, "suffix" : "" }, { "dropping-particle" : "", "family" : "Ranelletti", "given" : "Marla", "non-dropping-particle" : "", "parse-names" : false, "suffix" : "" }, { "dropping-particle" : "", "family" : "Rosenberg", "given" : "Andrew A", "non-dropping-particle" : "", "parse-names" : false, "suffix" : "" }, { "dropping-particle" : "", "family" : "Scarborough", "given" : "Courtney", "non-dropping-particle" : "", "parse-names" : false, "suffix" : "" }, { "dropping-particle" : "", "family" : "Selig", "given" : "Elizabeth R", "non-dropping-particle" : "", "parse-names" : false, "suffix" : "" }, { "dropping-particle" : "", "family" : "Best", "given" : "Benjamin D", "non-dropping-particle" : "", "parse-names" : false, "suffix" : "" }, { "dropping-particle" : "", "family" : "Brumbaugh", "given" : "Daniel R", "non-dropping-particle" : "", "parse-names" : false, "suffix" : "" }, { "dropping-particle" : "", "family" : "Chapin", "given" : "F Stuart", "non-dropping-particle" : "", "parse-names" : false, "suffix" : "" }, { "dropping-particle" : "", "family" : "Crowder", "given" : "Larry B", "non-dropping-particle" : "", "parse-names" : false, "suffix" : "" }, { "dropping-particle" : "", "family" : "Daly", "given" : "Kendra L", "non-dropping-particle" : "", "parse-names" : false, "suffix" : "" }, { "dropping-particle" : "", "family" : "Doney", "given" : "Scott C", "non-dropping-particle" : "", "parse-names" : false, "suffix" : "" }, { "dropping-particle" : "", "family" : "Elfes", "given" : "Cristiane", "non-dropping-particle" : "", "parse-names" : false, "suffix" : "" }, { "dropping-particle" : "", "family" : "Fogarty", "given" : "Michael J", "non-dropping-particle" : "", "parse-names" : false, "suffix" : "" }, { "dropping-particle" : "", "family" : "Gaines", "given" : "Steven D", "non-dropping-particle" : "", "parse-names" : false, "suffix" : "" }, { "dropping-particle" : "", "family" : "Jacobsen", "given" : "Kelsey I", "non-dropping-particle" : "", "parse-names" : false, "suffix" : "" }, { "dropping-particle" : "", "family" : "Karrer", "given" : "Leah Bunce", "non-dropping-particle" : "", "parse-names" : false, "suffix" : "" }, { "dropping-particle" : "", "family" : "Leslie", "given" : "Heather M", "non-dropping-particle" : "", "parse-names" : false, "suffix" : "" }, { "dropping-particle" : "", "family" : "Neeley", "given" : "Elizabeth", "non-dropping-particle" : "", "parse-names" : false, "suffix" : "" }, { "dropping-particle" : "", "family" : "Pauly", "given" : "Daniel", "non-dropping-particle" : "", "parse-names" : false, "suffix" : "" }, { "dropping-particle" : "", "family" : "Polasky", "given" : "Stephen", "non-dropping-particle" : "", "parse-names" : false, "suffix" : "" }, { "dropping-particle" : "", "family" : "Ris", "given" : "Bud", "non-dropping-particle" : "", "parse-names" : false, "suffix" : "" }, { "dropping-particle" : "", "family" : "Martin", "given" : "Kevin St", "non-dropping-particle" : "", "parse-names" : false, "suffix" : "" }, { "dropping-particle" : "", "family" : "Stone", "given" : "Gregory S", "non-dropping-particle" : "", "parse-names" : false, "suffix" : "" }, { "dropping-particle" : "", "family" : "Sumaila", "given" : "U. Rashid", "non-dropping-particle" : "", "parse-names" : false, "suffix" : "" }, { "dropping-particle" : "", "family" : "Zeller", "given" : "Dirk", "non-dropping-particle" : "", "parse-names" : false, "suffix" : "" } ], "container-title" : "Nature", "id" : "ITEM-1", "issue" : "7413", "issued" : { "date-parts" : [ [ "2012" ] ] }, "page" : "615-620", "publisher" : "Nature Publishing Group", "title" : "An index to assess the health and benefits of the global ocean", "type" : "article-journal", "volume" : "488" }, "uris" : [ "http://www.mendeley.com/documents/?uuid=bf51d867-89ea-4b6f-bbbf-df37eb743301" ] } ], "mendeley" : { "formattedCitation" : "&lt;sup&gt;46&lt;/sup&gt;", "plainTextFormattedCitation" : "46", "previouslyFormattedCitation" : "&lt;sup&gt;48&lt;/sup&gt;" }, "properties" : { "noteIndex" : 0 }, "schema" : "https://github.com/citation-style-language/schema/raw/master/csl-citation.json" }</w:instrText>
      </w:r>
      <w:r w:rsidR="007F6FBC">
        <w:fldChar w:fldCharType="separate"/>
      </w:r>
      <w:r w:rsidR="00BF4D94" w:rsidRPr="00BF4D94">
        <w:rPr>
          <w:noProof/>
          <w:vertAlign w:val="superscript"/>
        </w:rPr>
        <w:t>46</w:t>
      </w:r>
      <w:r w:rsidR="007F6FBC">
        <w:fldChar w:fldCharType="end"/>
      </w:r>
      <w:r w:rsidR="007F6FBC">
        <w:t xml:space="preserve">, but their path dependence also serves as </w:t>
      </w:r>
      <w:r w:rsidR="00AA2521">
        <w:t>natural experiments</w:t>
      </w:r>
      <w:r w:rsidR="00B857F5">
        <w:t xml:space="preserve"> </w:t>
      </w:r>
      <w:r w:rsidR="007F6FBC">
        <w:t>f</w:t>
      </w:r>
      <w:r w:rsidR="00B857F5">
        <w:t>or</w:t>
      </w:r>
      <w:r w:rsidR="007F6FBC">
        <w:t xml:space="preserve"> even larger </w:t>
      </w:r>
      <w:r w:rsidR="00F009F2">
        <w:t>challenges, where the grad</w:t>
      </w:r>
      <w:r w:rsidR="00492E1F">
        <w:t>ualism of human action may threaten</w:t>
      </w:r>
      <w:r w:rsidR="00F009F2">
        <w:t xml:space="preserve"> </w:t>
      </w:r>
      <w:r w:rsidR="00492E1F">
        <w:t>sustainability</w:t>
      </w:r>
      <w:r w:rsidR="00F009F2">
        <w:t xml:space="preserve"> </w:t>
      </w:r>
      <w:r w:rsidR="005049B3">
        <w:t>everywhere</w:t>
      </w:r>
      <w:r w:rsidR="007F6FBC">
        <w:fldChar w:fldCharType="begin" w:fldLock="1"/>
      </w:r>
      <w:r w:rsidR="00BF4D94">
        <w:instrText>ADDIN CSL_CITATION { "citationItems" : [ { "id" : "ITEM-1", "itemData" : { "author" : [ { "dropping-particle" : "", "family" : "Ghosh", "given" : "Amitav", "non-dropping-particle" : "", "parse-names" : false, "suffix" : "" } ], "id" : "ITEM-1", "issued" : { "date-parts" : [ [ "2016" ] ] }, "publisher" : "The University of Chicago Press", "publisher-place" : "Chicago", "title" : "The Great Derangement", "type" : "book" }, "uris" : [ "http://www.mendeley.com/documents/?uuid=57b391b4-cbbd-4e83-809f-c3772a668b0b" ] } ], "mendeley" : { "formattedCitation" : "&lt;sup&gt;47&lt;/sup&gt;", "plainTextFormattedCitation" : "47", "previouslyFormattedCitation" : "&lt;sup&gt;49&lt;/sup&gt;" }, "properties" : { "noteIndex" : 0 }, "schema" : "https://github.com/citation-style-language/schema/raw/master/csl-citation.json" }</w:instrText>
      </w:r>
      <w:r w:rsidR="007F6FBC">
        <w:fldChar w:fldCharType="separate"/>
      </w:r>
      <w:r w:rsidR="00BF4D94" w:rsidRPr="00BF4D94">
        <w:rPr>
          <w:noProof/>
          <w:vertAlign w:val="superscript"/>
        </w:rPr>
        <w:t>47</w:t>
      </w:r>
      <w:r w:rsidR="007F6FBC">
        <w:fldChar w:fldCharType="end"/>
      </w:r>
      <w:r w:rsidR="007F6FBC">
        <w:t>.</w:t>
      </w:r>
      <w:r w:rsidR="00463946">
        <w:t xml:space="preserve">  Our work is a step toward addressing sustainability issues by asking not only what </w:t>
      </w:r>
      <w:r w:rsidR="00DA14E3">
        <w:t xml:space="preserve">mangers </w:t>
      </w:r>
      <w:r w:rsidR="00463946">
        <w:t xml:space="preserve">should </w:t>
      </w:r>
      <w:r w:rsidR="007E7974">
        <w:t>do</w:t>
      </w:r>
      <w:r w:rsidR="00463946">
        <w:t xml:space="preserve">, but also </w:t>
      </w:r>
      <w:r w:rsidR="00176B59">
        <w:t>why</w:t>
      </w:r>
      <w:r w:rsidR="00463946">
        <w:t xml:space="preserve"> </w:t>
      </w:r>
      <w:r w:rsidR="00DA14E3">
        <w:t>they</w:t>
      </w:r>
      <w:r w:rsidR="00176B59">
        <w:t xml:space="preserve"> </w:t>
      </w:r>
      <w:r w:rsidR="00164325">
        <w:t>fail</w:t>
      </w:r>
      <w:r w:rsidR="00810942">
        <w:t xml:space="preserve"> and when optimal policies can succeed</w:t>
      </w:r>
      <w:r w:rsidR="005C3E04">
        <w:t>.</w:t>
      </w:r>
    </w:p>
    <w:p w14:paraId="74A2F678" w14:textId="424FBC3B" w:rsidR="0053506C" w:rsidRDefault="0053506C" w:rsidP="00070B07">
      <w:pPr>
        <w:ind w:firstLine="720"/>
        <w:rPr>
          <w:b/>
        </w:rPr>
      </w:pPr>
      <w:r>
        <w:rPr>
          <w:b/>
        </w:rPr>
        <w:br w:type="page"/>
      </w:r>
    </w:p>
    <w:p w14:paraId="744E193D" w14:textId="0506E59A" w:rsidR="0053506C" w:rsidRDefault="0053506C" w:rsidP="0053506C">
      <w:pPr>
        <w:outlineLvl w:val="0"/>
        <w:rPr>
          <w:b/>
        </w:rPr>
      </w:pPr>
      <w:r>
        <w:rPr>
          <w:b/>
        </w:rPr>
        <w:lastRenderedPageBreak/>
        <w:t>Methods</w:t>
      </w:r>
    </w:p>
    <w:p w14:paraId="732B3B02" w14:textId="77777777" w:rsidR="0053506C" w:rsidRDefault="0053506C" w:rsidP="0053506C">
      <w:pPr>
        <w:outlineLvl w:val="0"/>
        <w:rPr>
          <w:b/>
        </w:rPr>
      </w:pPr>
    </w:p>
    <w:p w14:paraId="4391396F" w14:textId="348B2FC4" w:rsidR="0053506C" w:rsidRPr="00345D17" w:rsidRDefault="00345D17" w:rsidP="0053506C">
      <w:pPr>
        <w:outlineLvl w:val="0"/>
        <w:rPr>
          <w:b/>
          <w:i/>
        </w:rPr>
      </w:pPr>
      <w:r>
        <w:rPr>
          <w:b/>
          <w:i/>
        </w:rPr>
        <w:t>Model</w:t>
      </w:r>
    </w:p>
    <w:p w14:paraId="176D439E" w14:textId="29C142E3" w:rsidR="0053506C" w:rsidRDefault="0053506C" w:rsidP="0053506C">
      <w:pPr>
        <w:outlineLvl w:val="0"/>
      </w:pPr>
      <w:r>
        <w:tab/>
        <w:t xml:space="preserve">We assume that stock </w:t>
      </w:r>
      <w:r>
        <w:rPr>
          <w:i/>
        </w:rPr>
        <w:t>S</w:t>
      </w:r>
      <w:r>
        <w:t xml:space="preserve"> grows logistically, with intrinsic growth rate </w:t>
      </w:r>
      <w:r>
        <w:rPr>
          <w:i/>
        </w:rPr>
        <w:t>r</w:t>
      </w:r>
      <w:r>
        <w:t xml:space="preserve"> and self-competition </w:t>
      </w:r>
      <w:r>
        <w:rPr>
          <w:i/>
        </w:rPr>
        <w:t>a</w:t>
      </w:r>
      <w:r>
        <w:t>:</w:t>
      </w:r>
    </w:p>
    <w:p w14:paraId="0E8911DB" w14:textId="7DA89AEE" w:rsidR="001B3677" w:rsidRDefault="0053506C" w:rsidP="0053506C">
      <w:pPr>
        <w:outlineLvl w:val="0"/>
      </w:pPr>
      <w:r>
        <w:tab/>
      </w:r>
      <w:r>
        <w:tab/>
      </w:r>
      <w:r>
        <w:tab/>
      </w:r>
      <w:r>
        <w:tab/>
      </w:r>
    </w:p>
    <w:p w14:paraId="3B7EC3DE" w14:textId="62BC115F" w:rsidR="001B3677" w:rsidRDefault="001B3677" w:rsidP="001B3677">
      <w:pPr>
        <w:pStyle w:val="Caption"/>
        <w:keepNext/>
      </w:pPr>
      <w:bookmarkStart w:id="410" w:name="_Ref483403629"/>
      <w:r>
        <w:t xml:space="preserve">Equation </w:t>
      </w:r>
      <w:fldSimple w:instr=" SEQ Equation \* ARABIC ">
        <w:r w:rsidR="00F44A84">
          <w:rPr>
            <w:noProof/>
          </w:rPr>
          <w:t>2</w:t>
        </w:r>
      </w:fldSimple>
      <w:bookmarkEnd w:id="410"/>
    </w:p>
    <w:p w14:paraId="55C7D000" w14:textId="29C142E3" w:rsidR="0053506C" w:rsidRDefault="0053506C" w:rsidP="001B3677">
      <w:pPr>
        <w:jc w:val="center"/>
        <w:outlineLvl w:val="0"/>
      </w:pPr>
      <w:r w:rsidRPr="00251245">
        <w:rPr>
          <w:b/>
          <w:noProof/>
        </w:rPr>
        <w:drawing>
          <wp:inline distT="0" distB="0" distL="0" distR="0" wp14:anchorId="56702FBC" wp14:editId="28E42C78">
            <wp:extent cx="1168400" cy="393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8400" cy="393700"/>
                    </a:xfrm>
                    <a:prstGeom prst="rect">
                      <a:avLst/>
                    </a:prstGeom>
                  </pic:spPr>
                </pic:pic>
              </a:graphicData>
            </a:graphic>
          </wp:inline>
        </w:drawing>
      </w:r>
    </w:p>
    <w:p w14:paraId="35ACF9AC" w14:textId="77777777" w:rsidR="00D14CDA" w:rsidRDefault="00D14CDA" w:rsidP="0053506C">
      <w:pPr>
        <w:outlineLvl w:val="0"/>
      </w:pPr>
    </w:p>
    <w:p w14:paraId="6D837467" w14:textId="423A9F92" w:rsidR="0053506C" w:rsidRPr="003E2162" w:rsidRDefault="0053506C" w:rsidP="009924D7">
      <w:pPr>
        <w:ind w:firstLine="720"/>
        <w:outlineLvl w:val="0"/>
      </w:pPr>
      <w:r>
        <w:t xml:space="preserve">The maximum sustainable yield, defined as the stock that yields the greatest flow, is </w:t>
      </w:r>
      <w:r>
        <w:rPr>
          <w:i/>
        </w:rPr>
        <w:t>S</w:t>
      </w:r>
      <w:r>
        <w:rPr>
          <w:i/>
          <w:vertAlign w:val="subscript"/>
        </w:rPr>
        <w:t>MSY</w:t>
      </w:r>
      <w:r>
        <w:t xml:space="preserve"> = </w:t>
      </w:r>
      <w:r>
        <w:rPr>
          <w:i/>
        </w:rPr>
        <w:t>r</w:t>
      </w:r>
      <w:r>
        <w:t>/</w:t>
      </w:r>
      <w:r>
        <w:rPr>
          <w:i/>
        </w:rPr>
        <w:t>2a</w:t>
      </w:r>
      <w:r>
        <w:t xml:space="preserve">, and the harvest rate leading to this is </w:t>
      </w:r>
      <w:r>
        <w:rPr>
          <w:i/>
        </w:rPr>
        <w:t>F</w:t>
      </w:r>
      <w:r>
        <w:rPr>
          <w:i/>
          <w:vertAlign w:val="subscript"/>
        </w:rPr>
        <w:t>MSY</w:t>
      </w:r>
      <w:r>
        <w:t xml:space="preserve"> = </w:t>
      </w:r>
      <w:r>
        <w:rPr>
          <w:i/>
        </w:rPr>
        <w:t>r</w:t>
      </w:r>
      <w:r>
        <w:t>/</w:t>
      </w:r>
      <w:r>
        <w:rPr>
          <w:i/>
        </w:rPr>
        <w:t>2</w:t>
      </w:r>
      <w:r>
        <w:t>.  Harvest rates are thus normalized as 2</w:t>
      </w:r>
      <w:r>
        <w:rPr>
          <w:i/>
        </w:rPr>
        <w:t>F</w:t>
      </w:r>
      <w:r>
        <w:t>/</w:t>
      </w:r>
      <w:r>
        <w:rPr>
          <w:i/>
        </w:rPr>
        <w:t>r</w:t>
      </w:r>
      <w:r>
        <w:t xml:space="preserve"> to obtain </w:t>
      </w:r>
      <w:r>
        <w:rPr>
          <w:i/>
        </w:rPr>
        <w:t>F/F</w:t>
      </w:r>
      <w:r>
        <w:rPr>
          <w:i/>
          <w:vertAlign w:val="subscript"/>
        </w:rPr>
        <w:t>MSY</w:t>
      </w:r>
      <w:r>
        <w:t xml:space="preserve">, which takes the value 1 when a stock is harvested at </w:t>
      </w:r>
      <w:r>
        <w:rPr>
          <w:i/>
        </w:rPr>
        <w:t>F</w:t>
      </w:r>
      <w:r>
        <w:rPr>
          <w:i/>
          <w:vertAlign w:val="subscript"/>
        </w:rPr>
        <w:t>MSY</w:t>
      </w:r>
      <w:r>
        <w:t>.</w:t>
      </w:r>
    </w:p>
    <w:p w14:paraId="4568BB64" w14:textId="77777777" w:rsidR="0053506C" w:rsidRDefault="0053506C" w:rsidP="00345D17">
      <w:pPr>
        <w:ind w:firstLine="720"/>
        <w:outlineLvl w:val="0"/>
      </w:pPr>
      <w:r>
        <w:t xml:space="preserve">A simple utility function expresses the flow of utility </w:t>
      </w:r>
      <w:r>
        <w:rPr>
          <w:i/>
        </w:rPr>
        <w:t>u</w:t>
      </w:r>
      <w:r>
        <w:t xml:space="preserve"> (such as money per year) to a community over time:</w:t>
      </w:r>
    </w:p>
    <w:p w14:paraId="5DE9B61B" w14:textId="77777777" w:rsidR="0053506C" w:rsidRPr="001679C5" w:rsidRDefault="0053506C" w:rsidP="0053506C">
      <w:pPr>
        <w:outlineLvl w:val="0"/>
      </w:pPr>
    </w:p>
    <w:p w14:paraId="77B9ECEB" w14:textId="28C30FE3" w:rsidR="001B3677" w:rsidRDefault="001B3677" w:rsidP="001B3677">
      <w:pPr>
        <w:pStyle w:val="Caption"/>
        <w:keepNext/>
      </w:pPr>
      <w:bookmarkStart w:id="411" w:name="_Ref483403584"/>
      <w:r>
        <w:t xml:space="preserve">Equation </w:t>
      </w:r>
      <w:fldSimple w:instr=" SEQ Equation \* ARABIC ">
        <w:r w:rsidR="00F44A84">
          <w:rPr>
            <w:noProof/>
          </w:rPr>
          <w:t>3</w:t>
        </w:r>
      </w:fldSimple>
      <w:bookmarkEnd w:id="411"/>
    </w:p>
    <w:p w14:paraId="69FC0E49" w14:textId="3556C246" w:rsidR="0053506C" w:rsidRDefault="0053506C" w:rsidP="001B3677">
      <w:pPr>
        <w:jc w:val="center"/>
        <w:outlineLvl w:val="0"/>
      </w:pPr>
      <w:r>
        <w:rPr>
          <w:i/>
        </w:rPr>
        <w:t>u</w:t>
      </w:r>
      <w:r>
        <w:t xml:space="preserve"> = </w:t>
      </w:r>
      <w:r>
        <w:rPr>
          <w:i/>
        </w:rPr>
        <w:t>V</w:t>
      </w:r>
      <w:r>
        <w:rPr>
          <w:i/>
        </w:rPr>
        <w:sym w:font="Symbol" w:char="F066"/>
      </w:r>
      <w:r>
        <w:rPr>
          <w:i/>
        </w:rPr>
        <w:t xml:space="preserve"> </w:t>
      </w:r>
      <w:r>
        <w:t>ln(</w:t>
      </w:r>
      <w:r>
        <w:rPr>
          <w:i/>
        </w:rPr>
        <w:t>FS</w:t>
      </w:r>
      <w:r>
        <w:t xml:space="preserve">) - </w:t>
      </w:r>
      <w:r>
        <w:rPr>
          <w:i/>
        </w:rPr>
        <w:t>IFS</w:t>
      </w:r>
    </w:p>
    <w:p w14:paraId="05BCF69E" w14:textId="77777777" w:rsidR="0053506C" w:rsidRDefault="0053506C" w:rsidP="0053506C">
      <w:pPr>
        <w:outlineLvl w:val="0"/>
      </w:pPr>
    </w:p>
    <w:p w14:paraId="3D4DB4AF" w14:textId="69787DA8" w:rsidR="0053506C" w:rsidRDefault="0053506C" w:rsidP="0053506C">
      <w:pPr>
        <w:outlineLvl w:val="0"/>
      </w:pPr>
      <w:r>
        <w:rPr>
          <w:i/>
        </w:rPr>
        <w:t>V</w:t>
      </w:r>
      <w:r>
        <w:t xml:space="preserve"> is the maximum positive marginal income from fishing and </w:t>
      </w:r>
      <w:r>
        <w:rPr>
          <w:i/>
        </w:rPr>
        <w:t>I</w:t>
      </w:r>
      <w:r>
        <w:t xml:space="preserve"> is a constant marginal cost of harvesting a unit of stock.  </w:t>
      </w:r>
      <w:r w:rsidRPr="00784132">
        <w:rPr>
          <w:i/>
        </w:rPr>
        <w:sym w:font="Symbol" w:char="F066"/>
      </w:r>
      <w:r>
        <w:t xml:space="preserve"> is a constant that scales the income (ln) function and allows </w:t>
      </w:r>
      <w:r>
        <w:rPr>
          <w:i/>
        </w:rPr>
        <w:t>V</w:t>
      </w:r>
      <w:r>
        <w:t xml:space="preserve"> and </w:t>
      </w:r>
      <w:r>
        <w:rPr>
          <w:i/>
        </w:rPr>
        <w:t>I</w:t>
      </w:r>
      <w:r>
        <w:t xml:space="preserve"> to share the same unit.  The units for the variables in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rsidR="00384070">
        <w:t xml:space="preserve"> </w:t>
      </w:r>
      <w:r>
        <w:t>are:</w:t>
      </w:r>
    </w:p>
    <w:p w14:paraId="69197AA2" w14:textId="77777777" w:rsidR="0053506C" w:rsidRDefault="0053506C" w:rsidP="0053506C">
      <w:pPr>
        <w:outlineLvl w:val="0"/>
      </w:pPr>
    </w:p>
    <w:p w14:paraId="704073EB" w14:textId="4E799688" w:rsidR="001B3677" w:rsidRDefault="001B3677" w:rsidP="001B3677">
      <w:pPr>
        <w:pStyle w:val="Caption"/>
        <w:keepNext/>
      </w:pPr>
      <w:r>
        <w:t xml:space="preserve">Equation </w:t>
      </w:r>
      <w:fldSimple w:instr=" SEQ Equation \* ARABIC ">
        <w:r w:rsidR="00F44A84">
          <w:rPr>
            <w:noProof/>
          </w:rPr>
          <w:t>4</w:t>
        </w:r>
      </w:fldSimple>
    </w:p>
    <w:p w14:paraId="1182899F" w14:textId="6C1F6471" w:rsidR="0053506C" w:rsidRDefault="0053506C" w:rsidP="001B3677">
      <w:pPr>
        <w:jc w:val="center"/>
        <w:outlineLvl w:val="0"/>
      </w:pPr>
      <w:r>
        <w:t>[$/</w:t>
      </w:r>
      <w:proofErr w:type="spellStart"/>
      <w:r>
        <w:t>yr</w:t>
      </w:r>
      <w:proofErr w:type="spellEnd"/>
      <w:r>
        <w:t>] = [$/</w:t>
      </w:r>
      <w:proofErr w:type="gramStart"/>
      <w:r>
        <w:t>kg][</w:t>
      </w:r>
      <w:proofErr w:type="gramEnd"/>
      <w:r>
        <w:t>kg/</w:t>
      </w:r>
      <w:proofErr w:type="spellStart"/>
      <w:r>
        <w:t>yr</w:t>
      </w:r>
      <w:proofErr w:type="spellEnd"/>
      <w:r>
        <w:t>][1] - [$/kg][1/</w:t>
      </w:r>
      <w:proofErr w:type="spellStart"/>
      <w:r>
        <w:t>yr</w:t>
      </w:r>
      <w:proofErr w:type="spellEnd"/>
      <w:r>
        <w:t>][kg]</w:t>
      </w:r>
    </w:p>
    <w:p w14:paraId="57E65A66" w14:textId="77777777" w:rsidR="0053506C" w:rsidRDefault="0053506C" w:rsidP="0053506C">
      <w:pPr>
        <w:outlineLvl w:val="0"/>
      </w:pPr>
    </w:p>
    <w:p w14:paraId="3B26D964" w14:textId="4765CE56" w:rsidR="0053506C" w:rsidRDefault="0053506C" w:rsidP="0053506C">
      <w:pPr>
        <w:outlineLvl w:val="0"/>
      </w:pPr>
      <w:r>
        <w:t xml:space="preserve">where $ is in </w:t>
      </w:r>
      <w:proofErr w:type="gramStart"/>
      <w:r>
        <w:t>millions</w:t>
      </w:r>
      <w:proofErr w:type="gramEnd"/>
      <w:r>
        <w:t xml:space="preserve"> US.  The quantity ln(</w:t>
      </w:r>
      <w:r>
        <w:rPr>
          <w:i/>
        </w:rPr>
        <w:t>FS</w:t>
      </w:r>
      <w:r>
        <w:t>) is dimensionless because logarithms are transcendental functions</w:t>
      </w:r>
      <w:r>
        <w:fldChar w:fldCharType="begin" w:fldLock="1"/>
      </w:r>
      <w:r w:rsidR="00BF4D94">
        <w:instrText>ADDIN CSL_CITATION { "citationItems" : [ { "id" : "ITEM-1", "itemData" : { "DOI" : "10.1021/ed1000476", "ISBN" : "9788578110796", "ISSN" : "00219584", "PMID" : "25246403", "abstract" : "The fate of dimensions of dimensioned quantities that are inserted into the argument of transcendental functions such as logarithms, exponentiation, trigonometric, and hyperbolic functions is discussed. Emphasis is placed on common misconceptions that are not often systematically examined in undergraduate courses of physical sciences. The argument of dimensional inhomogeneity of the terms of a Taylor expansion of a transcendental function presented in some nonpeer-reviewed popular Internet sites is shown to be false.", "author" : [ { "dropping-particle" : "", "family" : "Matta", "given" : "Ch\u00e9rif F.", "non-dropping-particle" : "", "parse-names" : false, "suffix" : "" }, { "dropping-particle" : "", "family" : "Massa", "given" : "Lou", "non-dropping-particle" : "", "parse-names" : false, "suffix" : "" }, { "dropping-particle" : "V.", "family" : "Gubskaya", "given" : "Anna", "non-dropping-particle" : "", "parse-names" : false, "suffix" : "" }, { "dropping-particle" : "", "family" : "Knoll", "given" : "Eva", "non-dropping-particle" : "", "parse-names" : false, "suffix" : "" } ], "container-title" : "Journal of Chemical Education", "id" : "ITEM-1", "issue" : "1", "issued" : { "date-parts" : [ [ "2011" ] ] }, "page" : "67-70", "title" : "Can one take the logarithm or the sine of a dimensioned quantity or a unit? Dimensional analysis involving transcendental functions", "type" : "article-journal", "volume" : "88" }, "uris" : [ "http://www.mendeley.com/documents/?uuid=d3994625-eae3-4a81-ab0e-39e9a5fcfa48" ] } ], "mendeley" : { "formattedCitation" : "&lt;sup&gt;48&lt;/sup&gt;", "plainTextFormattedCitation" : "48", "previouslyFormattedCitation" : "&lt;sup&gt;50&lt;/sup&gt;" }, "properties" : { "noteIndex" : 0 }, "schema" : "https://github.com/citation-style-language/schema/raw/master/csl-citation.json" }</w:instrText>
      </w:r>
      <w:r>
        <w:fldChar w:fldCharType="separate"/>
      </w:r>
      <w:r w:rsidR="00BF4D94" w:rsidRPr="00BF4D94">
        <w:rPr>
          <w:noProof/>
          <w:vertAlign w:val="superscript"/>
        </w:rPr>
        <w:t>48</w:t>
      </w:r>
      <w:r>
        <w:fldChar w:fldCharType="end"/>
      </w:r>
      <w:r>
        <w:t>.  These unit identifications will facilitate how we can insert empirical observations into</w:t>
      </w:r>
      <w:r w:rsidR="00384070">
        <w:t xml:space="preserve">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t xml:space="preserve"> later on.</w:t>
      </w:r>
    </w:p>
    <w:p w14:paraId="5C6E9F1A" w14:textId="46A23E99" w:rsidR="0053506C" w:rsidRDefault="0053506C" w:rsidP="0053506C">
      <w:pPr>
        <w:ind w:firstLine="720"/>
        <w:outlineLvl w:val="0"/>
      </w:pPr>
      <w:r>
        <w:t xml:space="preserve">Assuming that the resource is excludable within a community, the stock will converge to equilibrium </w:t>
      </w:r>
      <w:r>
        <w:rPr>
          <w:i/>
        </w:rPr>
        <w:t>S*</w:t>
      </w:r>
      <w:r>
        <w:t xml:space="preserve"> (from solving</w:t>
      </w:r>
      <w:r w:rsidR="00384070">
        <w:t xml:space="preserve"> </w:t>
      </w:r>
      <w:r w:rsidR="00384070">
        <w:fldChar w:fldCharType="begin"/>
      </w:r>
      <w:r w:rsidR="00384070">
        <w:instrText xml:space="preserve"> REF _Ref483403629 \h </w:instrText>
      </w:r>
      <w:r w:rsidR="00384070">
        <w:fldChar w:fldCharType="separate"/>
      </w:r>
      <w:r w:rsidR="00F44A84">
        <w:t xml:space="preserve">Equation </w:t>
      </w:r>
      <w:r w:rsidR="00F44A84">
        <w:rPr>
          <w:noProof/>
        </w:rPr>
        <w:t>2</w:t>
      </w:r>
      <w:r w:rsidR="00384070">
        <w:fldChar w:fldCharType="end"/>
      </w:r>
      <w:r>
        <w:t xml:space="preserve">) according to the community’s strategy – the harvest rate – before harvest rate is compelled to change by small steps.  In other words, there is a time </w:t>
      </w:r>
      <w:del w:id="412" w:author="simon levin" w:date="2017-07-16T20:28:00Z">
        <w:r w:rsidDel="00285F17">
          <w:delText xml:space="preserve">scale </w:delText>
        </w:r>
      </w:del>
      <w:ins w:id="413" w:author="simon levin" w:date="2017-07-16T20:28:00Z">
        <w:r w:rsidR="00285F17">
          <w:t xml:space="preserve">-scale </w:t>
        </w:r>
      </w:ins>
      <w:r>
        <w:t xml:space="preserve">separation between fast ecological dynamics and slow strategy dynamics.  The change in strategy over time, </w:t>
      </w:r>
      <w:proofErr w:type="spellStart"/>
      <w:r>
        <w:t>d</w:t>
      </w:r>
      <w:r>
        <w:rPr>
          <w:i/>
        </w:rPr>
        <w:t>F</w:t>
      </w:r>
      <w:proofErr w:type="spellEnd"/>
      <w:r>
        <w:t>/</w:t>
      </w:r>
      <w:proofErr w:type="spellStart"/>
      <w:r>
        <w:t>d</w:t>
      </w:r>
      <w:r>
        <w:rPr>
          <w:i/>
        </w:rPr>
        <w:t>t</w:t>
      </w:r>
      <w:proofErr w:type="spellEnd"/>
      <w:r>
        <w:t>, is proportional to the change in utility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t xml:space="preserve">) as a function of change in strategy, </w:t>
      </w:r>
      <w:r>
        <w:sym w:font="Symbol" w:char="F0B6"/>
      </w:r>
      <w:r>
        <w:rPr>
          <w:i/>
        </w:rPr>
        <w:t>u</w:t>
      </w:r>
      <w:r>
        <w:t>/</w:t>
      </w:r>
      <w:r>
        <w:sym w:font="Symbol" w:char="F0B6"/>
      </w:r>
      <w:r>
        <w:rPr>
          <w:i/>
        </w:rPr>
        <w:t>F</w:t>
      </w:r>
      <w:r>
        <w:t>, according to standard evolutionary</w:t>
      </w:r>
      <w:r w:rsidR="00D17605">
        <w:t xml:space="preserve"> game</w:t>
      </w:r>
      <w:r>
        <w:t xml:space="preserve"> models based on the fitness (or utility) hill climbing analogy</w:t>
      </w:r>
      <w:r>
        <w:fldChar w:fldCharType="begin" w:fldLock="1"/>
      </w:r>
      <w:r w:rsidR="00BF4D94">
        <w:instrText>ADDIN CSL_CITATION { "citationItems" : [ { "id" : "ITEM-1", "itemData" : { "author" : [ { "dropping-particle" : "", "family" : "Wright", "given" : "S", "non-dropping-particle" : "", "parse-names" : false, "suffix" : "" } ], "container-title" : "Proceedings of the Sixth International Congress of Genetics", "id" : "ITEM-1", "issued" : { "date-parts" : [ [ "1932" ] ] }, "page" : "356-366", "title" : "The roles of mutation, inbreeding, crossbreading and selection in evolution", "type" : "article-journal", "volume" : "1" }, "uris" : [ "http://www.mendeley.com/documents/?uuid=05a456b0-4e14-41e0-9799-d9eb8b41a1aa" ] }, { "id" : "ITEM-2", "itemData" : { "author" : [ { "dropping-particle" : "", "family" : "Metz", "given" : "JAJ A J", "non-dropping-particle" : "", "parse-names" : false, "suffix" : "" }, { "dropping-particle" : "", "family" : "Geritz", "given" : "SAH A H", "non-dropping-particle" : "", "parse-names" : false, "suffix" : "" }, { "dropping-particle" : "", "family" : "Mesz\u00e9na", "given" : "G", "non-dropping-particle" : "", "parse-names" : false, "suffix" : "" }, { "dropping-particle" : "", "family" : "Jacobs", "given" : "F.J.A. J A", "non-dropping-particle" : "", "parse-names" : false, "suffix" : "" }, { "dropping-particle" : "", "family" : "Heerwaarden", "given" : "J.S. S", "non-dropping-particle" : "van", "parse-names" : false, "suffix" : "" } ], "container-title" : "Stochastic and Spatial Structures of Dynamical Systems", "editor" : [ { "dropping-particle" : "", "family" : "Strien", "given" : "S.J.", "non-dropping-particle" : "van", "parse-names" : false, "suffix" : "" }, { "dropping-particle" : "", "family" : "Verduyn Lunel", "given" : "S.M.", "non-dropping-particle" : "", "parse-names" : false, "suffix" : "" } ], "id" : "ITEM-2", "issued" : { "date-parts" : [ [ "1996" ] ] }, "page" : "183-231", "publisher" : "North Holland", "publisher-place" : "Amsterdam", "title" : "Adaptive dynamics, a geometrical study of the consequences of nearly faithful reproduction", "type" : "chapter", "volume" : "45" }, "uris" : [ "http://www.mendeley.com/documents/?uuid=4f5be1c6-909a-4dc8-96dd-d28e5ca1fc64" ] }, { "id" : "ITEM-3", "itemData" : { "ISSN" : "0303-6812", "PMID" : "8691086", "abstract" : "In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 "author" : [ { "dropping-particle" : "", "family" : "Dieckmann", "given" : "U", "non-dropping-particle" : "", "parse-names" : false, "suffix" : "" }, { "dropping-particle" : "", "family" : "Law", "given" : "R", "non-dropping-particle" : "", "parse-names" : false, "suffix" : "" } ], "container-title" : "Journal of mathematical biology", "id" : "ITEM-3", "issue" : "5-6", "issued" : { "date-parts" : [ [ "1996", "1" ] ] }, "page" : "579-612", "title" : "The dynamical theory of coevolution: a derivation from stochastic ecological processes.", "type" : "article-journal", "volume" : "34" }, "uris" : [ "http://www.mendeley.com/documents/?uuid=6e78fd7b-b61b-476f-9f8d-e58c5b49fcd5" ] }, { "id" : "ITEM-4", "itemData" : { "author" : [ { "dropping-particle" : "", "family" : "Rice", "given" : "Sean H", "non-dropping-particle" : "", "parse-names" : false, "suffix" : "" } ], "id" : "ITEM-4", "issued" : { "date-parts" : [ [ "2004" ] ] }, "publisher" : "Sinauer", "publisher-place" : "Sunderland, MA", "title" : "Evolutionary Theory", "type" : "book" }, "uris" : [ "http://www.mendeley.com/documents/?uuid=121a8615-937e-46fa-874a-5ab72332f3f5" ] } ], "mendeley" : { "formattedCitation" : "&lt;sup&gt;49\u201352&lt;/sup&gt;", "plainTextFormattedCitation" : "49\u201352", "previouslyFormattedCitation" : "&lt;sup&gt;51\u201354&lt;/sup&gt;" }, "properties" : { "noteIndex" : 0 }, "schema" : "https://github.com/citation-style-language/schema/raw/master/csl-citation.json" }</w:instrText>
      </w:r>
      <w:r>
        <w:fldChar w:fldCharType="separate"/>
      </w:r>
      <w:r w:rsidR="00BF4D94" w:rsidRPr="00BF4D94">
        <w:rPr>
          <w:noProof/>
          <w:vertAlign w:val="superscript"/>
        </w:rPr>
        <w:t>49–52</w:t>
      </w:r>
      <w:r>
        <w:fldChar w:fldCharType="end"/>
      </w:r>
      <w:r>
        <w:t>.</w:t>
      </w:r>
    </w:p>
    <w:p w14:paraId="2C489F69" w14:textId="75105948" w:rsidR="001B3677" w:rsidRDefault="001B3677" w:rsidP="0053506C">
      <w:pPr>
        <w:outlineLvl w:val="0"/>
      </w:pPr>
    </w:p>
    <w:p w14:paraId="79184F77" w14:textId="3584B805" w:rsidR="001B3677" w:rsidRDefault="001B3677" w:rsidP="001B3677">
      <w:pPr>
        <w:pStyle w:val="Caption"/>
        <w:keepNext/>
      </w:pPr>
      <w:bookmarkStart w:id="414" w:name="_Ref483403662"/>
      <w:r>
        <w:t xml:space="preserve">Equation </w:t>
      </w:r>
      <w:fldSimple w:instr=" SEQ Equation \* ARABIC ">
        <w:r w:rsidR="00F44A84">
          <w:rPr>
            <w:noProof/>
          </w:rPr>
          <w:t>5</w:t>
        </w:r>
      </w:fldSimple>
      <w:bookmarkEnd w:id="414"/>
    </w:p>
    <w:p w14:paraId="4EE4183D" w14:textId="1A222DED" w:rsidR="0053506C" w:rsidRPr="008677E3" w:rsidRDefault="007A5F87" w:rsidP="0053506C">
      <w:pPr>
        <w:outlineLvl w:val="0"/>
        <w:rPr>
          <w:rFonts w:eastAsiaTheme="minorEastAsia"/>
        </w:rPr>
      </w:pPr>
      <m:oMathPara>
        <m:oMath>
          <m:f>
            <m:fPr>
              <m:ctrlPr>
                <w:rPr>
                  <w:rFonts w:ascii="Cambria Math" w:eastAsiaTheme="minorEastAsia" w:hAnsi="Cambria Math"/>
                  <w:i/>
                  <w:noProof/>
                </w:rPr>
              </m:ctrlPr>
            </m:fPr>
            <m:num>
              <m:r>
                <w:rPr>
                  <w:rFonts w:ascii="Cambria Math" w:hAnsi="Cambria Math"/>
                  <w:noProof/>
                </w:rPr>
                <m:t>∂u</m:t>
              </m:r>
            </m:num>
            <m:den>
              <m:r>
                <w:rPr>
                  <w:rFonts w:ascii="Cambria Math" w:hAnsi="Cambria Math"/>
                  <w:noProof/>
                </w:rPr>
                <m:t>∂F</m:t>
              </m:r>
            </m:den>
          </m:f>
          <m:r>
            <w:rPr>
              <w:rFonts w:ascii="Cambria Math" w:hAnsi="Cambria Math"/>
            </w:rPr>
            <m:t>=</m:t>
          </m:r>
          <m:f>
            <m:fPr>
              <m:ctrlPr>
                <w:rPr>
                  <w:rFonts w:ascii="Cambria Math" w:eastAsiaTheme="minorEastAsia" w:hAnsi="Cambria Math"/>
                  <w:i/>
                  <w:noProof/>
                </w:rPr>
              </m:ctrlPr>
            </m:fPr>
            <m:num>
              <m:r>
                <w:rPr>
                  <w:rFonts w:ascii="Cambria Math" w:hAnsi="Cambria Math"/>
                  <w:noProof/>
                </w:rPr>
                <m:t>∂</m:t>
              </m:r>
            </m:num>
            <m:den>
              <m:r>
                <w:rPr>
                  <w:rFonts w:ascii="Cambria Math" w:hAnsi="Cambria Math"/>
                  <w:noProof/>
                </w:rPr>
                <m:t>∂F</m:t>
              </m:r>
            </m:den>
          </m:f>
          <m:d>
            <m:dPr>
              <m:ctrlPr>
                <w:rPr>
                  <w:rFonts w:ascii="Cambria Math" w:eastAsiaTheme="minorEastAsia" w:hAnsi="Cambria Math"/>
                  <w:i/>
                  <w:noProof/>
                </w:rPr>
              </m:ctrlPr>
            </m:dPr>
            <m:e>
              <m:r>
                <w:rPr>
                  <w:rFonts w:ascii="Cambria Math" w:eastAsiaTheme="minorEastAsia" w:hAnsi="Cambria Math"/>
                  <w:noProof/>
                </w:rPr>
                <m:t>Vϕln</m:t>
              </m:r>
              <m:d>
                <m:dPr>
                  <m:ctrlPr>
                    <w:rPr>
                      <w:rFonts w:ascii="Cambria Math" w:eastAsiaTheme="minorEastAsia" w:hAnsi="Cambria Math"/>
                      <w:i/>
                      <w:noProof/>
                    </w:rPr>
                  </m:ctrlPr>
                </m:dPr>
                <m:e>
                  <m:r>
                    <w:rPr>
                      <w:rFonts w:ascii="Cambria Math" w:eastAsiaTheme="minorEastAsia" w:hAnsi="Cambria Math"/>
                      <w:noProof/>
                    </w:rPr>
                    <m:t>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-IF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r-2F</m:t>
              </m:r>
            </m:num>
            <m:den>
              <m:r>
                <w:rPr>
                  <w:rFonts w:ascii="Cambria Math" w:eastAsiaTheme="minorEastAsia" w:hAnsi="Cambria Math"/>
                  <w:noProof/>
                </w:rPr>
                <m:t>a</m:t>
              </m:r>
            </m:den>
          </m:f>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Vϕa</m:t>
                  </m:r>
                </m:num>
                <m:den>
                  <m:r>
                    <w:rPr>
                      <w:rFonts w:ascii="Cambria Math" w:eastAsiaTheme="minorEastAsia" w:hAnsi="Cambria Math"/>
                      <w:noProof/>
                    </w:rPr>
                    <m:t>F</m:t>
                  </m:r>
                  <m:d>
                    <m:dPr>
                      <m:ctrlPr>
                        <w:rPr>
                          <w:rFonts w:ascii="Cambria Math" w:eastAsiaTheme="minorEastAsia" w:hAnsi="Cambria Math"/>
                          <w:i/>
                          <w:noProof/>
                        </w:rPr>
                      </m:ctrlPr>
                    </m:dPr>
                    <m:e>
                      <m:r>
                        <w:rPr>
                          <w:rFonts w:ascii="Cambria Math" w:eastAsiaTheme="minorEastAsia" w:hAnsi="Cambria Math"/>
                          <w:noProof/>
                        </w:rPr>
                        <m:t>r-F</m:t>
                      </m:r>
                    </m:e>
                  </m:d>
                </m:den>
              </m:f>
              <m:r>
                <w:rPr>
                  <w:rFonts w:ascii="Cambria Math" w:eastAsiaTheme="minorEastAsia" w:hAnsi="Cambria Math"/>
                  <w:noProof/>
                </w:rPr>
                <m:t>-I</m:t>
              </m:r>
            </m:e>
          </m:d>
        </m:oMath>
      </m:oMathPara>
    </w:p>
    <w:p w14:paraId="1F82BACC" w14:textId="77777777" w:rsidR="0053506C" w:rsidRPr="00022B89" w:rsidRDefault="0053506C" w:rsidP="0053506C">
      <w:pPr>
        <w:outlineLvl w:val="0"/>
      </w:pPr>
    </w:p>
    <w:p w14:paraId="3C422566" w14:textId="64D7C558" w:rsidR="001B3677" w:rsidRDefault="0053506C" w:rsidP="0053506C">
      <w:pPr>
        <w:outlineLvl w:val="0"/>
      </w:pPr>
      <w:r>
        <w:lastRenderedPageBreak/>
        <w:tab/>
        <w:t>The equilibria of</w:t>
      </w:r>
      <w:r w:rsidR="00384070">
        <w:t xml:space="preserve"> </w:t>
      </w:r>
      <w:r w:rsidR="00384070">
        <w:fldChar w:fldCharType="begin"/>
      </w:r>
      <w:r w:rsidR="00384070">
        <w:instrText xml:space="preserve"> REF _Ref483403662 \h </w:instrText>
      </w:r>
      <w:r w:rsidR="00384070">
        <w:fldChar w:fldCharType="separate"/>
      </w:r>
      <w:r w:rsidR="00F44A84">
        <w:t xml:space="preserve">Equation </w:t>
      </w:r>
      <w:r w:rsidR="00F44A84">
        <w:rPr>
          <w:noProof/>
        </w:rPr>
        <w:t>5</w:t>
      </w:r>
      <w:r w:rsidR="00384070">
        <w:fldChar w:fldCharType="end"/>
      </w:r>
      <w:r>
        <w:t xml:space="preserve"> are either evolutionarily stable or unstable harvesting strategies:</w:t>
      </w:r>
      <w:r>
        <w:rPr>
          <w:rFonts w:eastAsiaTheme="minorEastAsia"/>
        </w:rPr>
        <w:br/>
      </w:r>
    </w:p>
    <w:p w14:paraId="50A1928B" w14:textId="44BAB016" w:rsidR="001B3677" w:rsidRDefault="001B3677" w:rsidP="001B3677">
      <w:pPr>
        <w:pStyle w:val="Caption"/>
        <w:keepNext/>
      </w:pPr>
      <w:bookmarkStart w:id="415" w:name="_Ref483403675"/>
      <w:r>
        <w:t xml:space="preserve">Equation </w:t>
      </w:r>
      <w:fldSimple w:instr=" SEQ Equation \* ARABIC ">
        <w:r w:rsidR="00F44A84">
          <w:rPr>
            <w:noProof/>
          </w:rPr>
          <w:t>6</w:t>
        </w:r>
      </w:fldSimple>
      <w:bookmarkEnd w:id="415"/>
    </w:p>
    <w:p w14:paraId="66FED6A6" w14:textId="6CA976DE" w:rsidR="0053506C" w:rsidRDefault="007A5F87" w:rsidP="0053506C">
      <w:pPr>
        <w:outlineLvl w:val="0"/>
        <w:rPr>
          <w:rFonts w:eastAsiaTheme="minorEastAsia"/>
        </w:rPr>
      </w:pPr>
      <m:oMathPara>
        <m:oMath>
          <m:sSup>
            <m:sSupPr>
              <m:ctrlPr>
                <w:rPr>
                  <w:rFonts w:ascii="Cambria Math" w:eastAsiaTheme="minorEastAsia" w:hAnsi="Cambria Math"/>
                  <w:i/>
                  <w:noProof/>
                </w:rPr>
              </m:ctrlPr>
            </m:sSupPr>
            <m:e>
              <m:r>
                <w:rPr>
                  <w:rFonts w:ascii="Cambria Math" w:eastAsiaTheme="minorEastAsia" w:hAnsi="Cambria Math"/>
                  <w:noProof/>
                </w:rPr>
                <m:t>F</m:t>
              </m:r>
            </m:e>
            <m:sup>
              <m:r>
                <w:rPr>
                  <w:rFonts w:ascii="Cambria Math" w:eastAsiaTheme="minorEastAsia" w:hAnsi="Cambria Math"/>
                  <w:noProof/>
                </w:rPr>
                <m:t>*</m:t>
              </m:r>
            </m:sup>
          </m:sSup>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-4aϕV/I</m:t>
                  </m:r>
                </m:e>
              </m:rad>
            </m:e>
          </m:d>
        </m:oMath>
      </m:oMathPara>
    </w:p>
    <w:p w14:paraId="597D9C42" w14:textId="77777777" w:rsidR="0053506C" w:rsidRPr="008677E3" w:rsidRDefault="0053506C" w:rsidP="0053506C">
      <w:pPr>
        <w:outlineLvl w:val="0"/>
      </w:pPr>
    </w:p>
    <w:p w14:paraId="13AB7E0F" w14:textId="07570779" w:rsidR="0053506C" w:rsidRDefault="0053506C" w:rsidP="0053506C">
      <w:r>
        <w:t xml:space="preserve">The first solution is stable for 0 </w:t>
      </w:r>
      <w:r>
        <w:sym w:font="Symbol" w:char="F0A3"/>
      </w:r>
      <w:r>
        <w:t xml:space="preserve"> </w:t>
      </w:r>
      <w:r>
        <w:rPr>
          <w:i/>
        </w:rPr>
        <w:t>I/V</w:t>
      </w:r>
      <w:r>
        <w:t xml:space="preserve"> </w:t>
      </w:r>
      <w:r>
        <w:sym w:font="Symbol" w:char="F0A3"/>
      </w:r>
      <w:r>
        <w:t xml:space="preserve"> 4</w:t>
      </w:r>
      <w:r w:rsidRPr="00F23ED6">
        <w:rPr>
          <w:i/>
        </w:rPr>
        <w:t>a</w:t>
      </w:r>
      <w:r w:rsidRPr="00784132">
        <w:rPr>
          <w:i/>
        </w:rPr>
        <w:sym w:font="Symbol" w:char="F066"/>
      </w:r>
      <w:r>
        <w:t>/</w:t>
      </w:r>
      <w:r w:rsidRPr="00F23ED6">
        <w:rPr>
          <w:i/>
        </w:rPr>
        <w:t>r</w:t>
      </w:r>
      <w:r>
        <w:rPr>
          <w:vertAlign w:val="superscript"/>
        </w:rPr>
        <w:t>2</w:t>
      </w:r>
      <w:r>
        <w:t xml:space="preserve"> since </w:t>
      </w:r>
      <w:r>
        <w:sym w:font="Symbol" w:char="F0B6"/>
      </w:r>
      <w:r>
        <w:rPr>
          <w:vertAlign w:val="superscript"/>
        </w:rPr>
        <w:t>2</w:t>
      </w:r>
      <w:r>
        <w:rPr>
          <w:i/>
        </w:rPr>
        <w:t>u</w:t>
      </w:r>
      <w:r>
        <w:t>/</w:t>
      </w:r>
      <w:r>
        <w:sym w:font="Symbol" w:char="F0B6"/>
      </w:r>
      <w:r>
        <w:rPr>
          <w:i/>
        </w:rPr>
        <w:t>F</w:t>
      </w:r>
      <w:r>
        <w:rPr>
          <w:i/>
          <w:vertAlign w:val="superscript"/>
        </w:rPr>
        <w:t>2</w:t>
      </w:r>
      <w:r>
        <w:t xml:space="preserve">&lt;0; for greater </w:t>
      </w:r>
      <w:r>
        <w:rPr>
          <w:i/>
        </w:rPr>
        <w:t>I</w:t>
      </w:r>
      <w:r>
        <w:t>, a pitchfork bifurcation occurs, where the second and third solutions are stable, while the first solution is unstable (</w:t>
      </w:r>
      <w:r w:rsidR="009428B0">
        <w:t>Supplementary</w:t>
      </w:r>
      <w:r>
        <w:t>).  The bifurcation point is thus 4</w:t>
      </w:r>
      <w:r w:rsidRPr="00F23ED6">
        <w:rPr>
          <w:i/>
        </w:rPr>
        <w:t>a</w:t>
      </w:r>
      <w:r w:rsidRPr="00784132">
        <w:rPr>
          <w:i/>
        </w:rPr>
        <w:sym w:font="Symbol" w:char="F066"/>
      </w:r>
      <w:r>
        <w:t>/</w:t>
      </w:r>
      <w:r w:rsidRPr="00F23ED6">
        <w:rPr>
          <w:i/>
        </w:rPr>
        <w:t>r</w:t>
      </w:r>
      <w:r>
        <w:rPr>
          <w:vertAlign w:val="superscript"/>
        </w:rPr>
        <w:t>2</w:t>
      </w:r>
      <w:r>
        <w:t xml:space="preserve">, which is equivalent to </w:t>
      </w:r>
      <w:r w:rsidRPr="00784132">
        <w:rPr>
          <w:i/>
        </w:rPr>
        <w:sym w:font="Symbol" w:char="F066"/>
      </w:r>
      <w:r>
        <w:t xml:space="preserve">/MSY.  As MSY of the stock increases, the bifurcation point along the </w:t>
      </w:r>
      <w:r>
        <w:rPr>
          <w:i/>
        </w:rPr>
        <w:t>I</w:t>
      </w:r>
      <w:r>
        <w:t>/</w:t>
      </w:r>
      <w:r>
        <w:rPr>
          <w:i/>
        </w:rPr>
        <w:t>V</w:t>
      </w:r>
      <w:r>
        <w:t xml:space="preserve"> axis shifts to the left (to a smaller cost/benefit ratio).  That is, the region of </w:t>
      </w:r>
      <w:r>
        <w:rPr>
          <w:i/>
        </w:rPr>
        <w:t>I</w:t>
      </w:r>
      <w:r>
        <w:t>/</w:t>
      </w:r>
      <w:r>
        <w:rPr>
          <w:i/>
        </w:rPr>
        <w:t>V</w:t>
      </w:r>
      <w:r>
        <w:t xml:space="preserve"> where harvesting at MSY rate is stable shrinks as MSY increases.  As </w:t>
      </w:r>
      <w:r>
        <w:rPr>
          <w:i/>
        </w:rPr>
        <w:t>I/V</w:t>
      </w:r>
      <w:r>
        <w:t xml:space="preserve"> approaches infinity, the stable solutions asymptotically approach </w:t>
      </w:r>
      <w:r>
        <w:rPr>
          <w:i/>
        </w:rPr>
        <w:t>r</w:t>
      </w:r>
      <w:r>
        <w:t xml:space="preserve"> and 0.  A more enlightening formulation of the solutions in </w:t>
      </w:r>
      <w:r w:rsidR="00384070">
        <w:fldChar w:fldCharType="begin"/>
      </w:r>
      <w:r w:rsidR="00384070">
        <w:instrText xml:space="preserve"> REF _Ref483403675 \h </w:instrText>
      </w:r>
      <w:r w:rsidR="00384070">
        <w:fldChar w:fldCharType="separate"/>
      </w:r>
      <w:r w:rsidR="00F44A84">
        <w:t xml:space="preserve">Equation </w:t>
      </w:r>
      <w:r w:rsidR="00F44A84">
        <w:rPr>
          <w:noProof/>
        </w:rPr>
        <w:t>6</w:t>
      </w:r>
      <w:r w:rsidR="00384070">
        <w:fldChar w:fldCharType="end"/>
      </w:r>
      <w:r w:rsidR="00384070">
        <w:t xml:space="preserve"> </w:t>
      </w:r>
      <w:r>
        <w:t>are the logarithms of relative harvest rates</w:t>
      </w:r>
      <w:r w:rsidRPr="00C675D1">
        <w:t xml:space="preserve"> </w:t>
      </w:r>
      <w:r>
        <w:t>log</w:t>
      </w:r>
      <w:r>
        <w:rPr>
          <w:vertAlign w:val="subscript"/>
        </w:rPr>
        <w:t>2</w:t>
      </w:r>
      <w:r>
        <w:t>(</w:t>
      </w:r>
      <w:r>
        <w:rPr>
          <w:i/>
        </w:rPr>
        <w:t>F</w:t>
      </w:r>
      <w:r>
        <w:rPr>
          <w:i/>
          <w:vertAlign w:val="superscript"/>
        </w:rPr>
        <w:t>*</w:t>
      </w:r>
      <w:r>
        <w:rPr>
          <w:i/>
        </w:rPr>
        <w:t>/F</w:t>
      </w:r>
      <w:r>
        <w:rPr>
          <w:i/>
          <w:vertAlign w:val="subscript"/>
        </w:rPr>
        <w:t>MSY</w:t>
      </w:r>
      <w:r>
        <w:t>):</w:t>
      </w:r>
    </w:p>
    <w:p w14:paraId="350FC7C3" w14:textId="77777777" w:rsidR="0053506C" w:rsidRDefault="0053506C" w:rsidP="0053506C"/>
    <w:p w14:paraId="1D0465F9" w14:textId="30C66202" w:rsidR="001B3677" w:rsidRDefault="001B3677" w:rsidP="001B3677">
      <w:pPr>
        <w:pStyle w:val="Caption"/>
        <w:keepNext/>
      </w:pPr>
      <w:bookmarkStart w:id="416" w:name="_Ref483403696"/>
      <w:r>
        <w:t xml:space="preserve">Equation </w:t>
      </w:r>
      <w:fldSimple w:instr=" SEQ Equation \* ARABIC ">
        <w:r w:rsidR="00F44A84">
          <w:rPr>
            <w:noProof/>
          </w:rPr>
          <w:t>7</w:t>
        </w:r>
      </w:fldSimple>
      <w:bookmarkEnd w:id="416"/>
    </w:p>
    <w:p w14:paraId="396F542A" w14:textId="7C042320" w:rsidR="0053506C" w:rsidRDefault="007A5F87" w:rsidP="0053506C">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ϕ</m:t>
                      </m:r>
                    </m:num>
                    <m:den>
                      <m:r>
                        <w:rPr>
                          <w:rFonts w:ascii="Cambria Math" w:hAnsi="Cambria Math"/>
                        </w:rPr>
                        <m:t>MSY I/V</m:t>
                      </m:r>
                    </m:den>
                  </m:f>
                </m:e>
              </m:rad>
            </m:e>
          </m:d>
        </m:oMath>
      </m:oMathPara>
    </w:p>
    <w:p w14:paraId="7EFC9E4E" w14:textId="0A0B2905" w:rsidR="0053506C" w:rsidRDefault="0053506C" w:rsidP="0053506C">
      <w:pPr>
        <w:outlineLvl w:val="0"/>
      </w:pPr>
      <w:r>
        <w:tab/>
        <w:t>Using standard economic optimization methods on the managed harvest of renewable resources</w:t>
      </w:r>
      <w:r w:rsidR="00380988">
        <w:fldChar w:fldCharType="begin" w:fldLock="1"/>
      </w:r>
      <w:r w:rsidR="00BF4D94">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"id" : "ITEM-2",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"container-title" : "Vienna Economics Papers, University of Vienna, Department of Economics", "id" : "ITEM-2", "issued" : { "date-parts" : [ [ "2016" ] ] }, "title" : "Harvesting the Commons", "type" : "article-journal" }, "uris" : [ "http://www.mendeley.com/documents/?uuid=7ceae6f4-0c91-4761-86bb-bdc000aee3cf" ] } ], "mendeley" : { "formattedCitation" : "&lt;sup&gt;34,53&lt;/sup&gt;", "plainTextFormattedCitation" : "34,53", "previouslyFormattedCitation" : "&lt;sup&gt;36,55&lt;/sup&gt;" }, "properties" : { "noteIndex" : 0 }, "schema" : "https://github.com/citation-style-language/schema/raw/master/csl-citation.json" }</w:instrText>
      </w:r>
      <w:r w:rsidR="00380988">
        <w:fldChar w:fldCharType="separate"/>
      </w:r>
      <w:r w:rsidR="00BF4D94" w:rsidRPr="00BF4D94">
        <w:rPr>
          <w:noProof/>
          <w:vertAlign w:val="superscript"/>
        </w:rPr>
        <w:t>34,53</w:t>
      </w:r>
      <w:r w:rsidR="00380988">
        <w:fldChar w:fldCharType="end"/>
      </w:r>
      <w:r>
        <w:t xml:space="preserve">, we obtain the same equilibria as in </w:t>
      </w:r>
      <w:r w:rsidR="00327445">
        <w:fldChar w:fldCharType="begin"/>
      </w:r>
      <w:r w:rsidR="00327445">
        <w:instrText xml:space="preserve"> REF _Ref483403675 \h </w:instrText>
      </w:r>
      <w:r w:rsidR="00327445">
        <w:fldChar w:fldCharType="separate"/>
      </w:r>
      <w:r w:rsidR="00F44A84">
        <w:t xml:space="preserve">Equation </w:t>
      </w:r>
      <w:r w:rsidR="00F44A84">
        <w:rPr>
          <w:noProof/>
        </w:rPr>
        <w:t>6</w:t>
      </w:r>
      <w:r w:rsidR="00327445">
        <w:fldChar w:fldCharType="end"/>
      </w:r>
      <w:r w:rsidR="00327445">
        <w:t xml:space="preserve"> and </w:t>
      </w:r>
      <w:r w:rsidR="00327445">
        <w:fldChar w:fldCharType="begin"/>
      </w:r>
      <w:r w:rsidR="00327445">
        <w:instrText xml:space="preserve"> REF _Ref483403696 \h </w:instrText>
      </w:r>
      <w:r w:rsidR="00327445">
        <w:fldChar w:fldCharType="separate"/>
      </w:r>
      <w:r w:rsidR="00F44A84">
        <w:t xml:space="preserve">Equation </w:t>
      </w:r>
      <w:r w:rsidR="00F44A84">
        <w:rPr>
          <w:noProof/>
        </w:rPr>
        <w:t>7</w:t>
      </w:r>
      <w:r w:rsidR="00327445">
        <w:fldChar w:fldCharType="end"/>
      </w:r>
      <w:r>
        <w:t xml:space="preserve"> (see Supplementary Information).</w:t>
      </w:r>
    </w:p>
    <w:p w14:paraId="3C520861" w14:textId="0F3277FA" w:rsidR="0053506C" w:rsidRDefault="00A90D8D" w:rsidP="00CB31C6">
      <w:pPr>
        <w:outlineLvl w:val="0"/>
      </w:pPr>
      <w:r>
        <w:tab/>
      </w:r>
    </w:p>
    <w:p w14:paraId="31B99938" w14:textId="77777777" w:rsidR="006815DD" w:rsidRPr="00495B00" w:rsidRDefault="006815DD" w:rsidP="0053506C">
      <w:pPr>
        <w:outlineLvl w:val="0"/>
      </w:pPr>
    </w:p>
    <w:p w14:paraId="32183666" w14:textId="77777777" w:rsidR="0053506C" w:rsidRDefault="0053506C" w:rsidP="0053506C">
      <w:pPr>
        <w:outlineLvl w:val="0"/>
        <w:rPr>
          <w:b/>
          <w:i/>
        </w:rPr>
      </w:pPr>
      <w:r>
        <w:rPr>
          <w:b/>
          <w:i/>
        </w:rPr>
        <w:t>Analysis</w:t>
      </w:r>
    </w:p>
    <w:p w14:paraId="65EBB3A1" w14:textId="77777777" w:rsidR="0053506C" w:rsidRDefault="0053506C" w:rsidP="0053506C">
      <w:pPr>
        <w:outlineLvl w:val="0"/>
        <w:rPr>
          <w:b/>
          <w:i/>
        </w:rPr>
      </w:pPr>
    </w:p>
    <w:p w14:paraId="1E5719C2" w14:textId="5350AF72" w:rsidR="0053506C" w:rsidRPr="004F1F37" w:rsidRDefault="0053506C" w:rsidP="0053506C">
      <w:pPr>
        <w:outlineLvl w:val="0"/>
      </w:pPr>
      <w:r>
        <w:t xml:space="preserve">To fit the model solutions in </w:t>
      </w:r>
      <w:r w:rsidR="008565CC">
        <w:fldChar w:fldCharType="begin"/>
      </w:r>
      <w:r w:rsidR="008565CC">
        <w:instrText xml:space="preserve"> REF _Ref483403696 \h </w:instrText>
      </w:r>
      <w:r w:rsidR="008565CC">
        <w:fldChar w:fldCharType="separate"/>
      </w:r>
      <w:r w:rsidR="00F44A84">
        <w:t xml:space="preserve">Equation </w:t>
      </w:r>
      <w:r w:rsidR="00F44A84">
        <w:rPr>
          <w:noProof/>
        </w:rPr>
        <w:t>7</w:t>
      </w:r>
      <w:r w:rsidR="008565CC">
        <w:fldChar w:fldCharType="end"/>
      </w:r>
      <w:r w:rsidR="008565CC">
        <w:t xml:space="preserve"> </w:t>
      </w:r>
      <w:r>
        <w:t xml:space="preserve">to data, we </w:t>
      </w:r>
      <w:r w:rsidR="0029784A">
        <w:t>estimate</w:t>
      </w:r>
      <w:r w:rsidR="00D73311">
        <w:t xml:space="preserve"> </w:t>
      </w:r>
      <w:r>
        <w:t xml:space="preserve">the fishery-specific cost-benefit ratio </w:t>
      </w:r>
      <w:r>
        <w:rPr>
          <w:i/>
        </w:rPr>
        <w:t>I</w:t>
      </w:r>
      <w:r>
        <w:t>/</w:t>
      </w:r>
      <w:r>
        <w:rPr>
          <w:i/>
        </w:rPr>
        <w:t>V</w:t>
      </w:r>
      <w:r>
        <w:t xml:space="preserve"> </w:t>
      </w:r>
      <w:r w:rsidR="004E4B38">
        <w:t xml:space="preserve">from </w:t>
      </w:r>
      <w:r>
        <w:t xml:space="preserve">the empirical community-wide cost-benefit ratio </w:t>
      </w:r>
      <w:r w:rsidRPr="00AB3E61">
        <w:rPr>
          <w:i/>
        </w:rPr>
        <w:sym w:font="Symbol" w:char="F067"/>
      </w:r>
      <w:r>
        <w:rPr>
          <w:i/>
        </w:rPr>
        <w:t>.</w:t>
      </w:r>
      <w:r>
        <w:t xml:space="preserve"> </w:t>
      </w:r>
      <w:r w:rsidR="00D73311">
        <w:t xml:space="preserve"> </w:t>
      </w:r>
      <w:r w:rsidR="0029784A">
        <w:t>In addition</w:t>
      </w:r>
      <w:r>
        <w:t>, since MSY is arbitrarily defined with a unit of kg, a multiplicative factor is inserted such that MSY=</w:t>
      </w:r>
      <w:r w:rsidRPr="0015755A">
        <w:rPr>
          <w:i/>
        </w:rPr>
        <w:sym w:font="Symbol" w:char="F077"/>
      </w:r>
      <w:r>
        <w:t>MSY</w:t>
      </w:r>
      <w:r w:rsidR="00F14439">
        <w:t>[kg]</w:t>
      </w:r>
      <w:r>
        <w:t xml:space="preserve">.  Suppose that </w:t>
      </w:r>
      <w:r w:rsidR="00F14439">
        <w:t xml:space="preserve">each </w:t>
      </w:r>
      <w:r>
        <w:t>community’s total</w:t>
      </w:r>
      <w:r w:rsidR="00C06E86">
        <w:t xml:space="preserve"> fish</w:t>
      </w:r>
      <w:r>
        <w:t xml:space="preserve"> landing</w:t>
      </w:r>
      <w:r w:rsidR="00C06E86">
        <w:t xml:space="preserve"> is </w:t>
      </w:r>
      <w:r w:rsidR="00C06E86">
        <w:rPr>
          <w:i/>
        </w:rPr>
        <w:t>C</w:t>
      </w:r>
      <w:r w:rsidR="00C06E86">
        <w:rPr>
          <w:i/>
          <w:vertAlign w:val="subscript"/>
        </w:rPr>
        <w:t>T</w:t>
      </w:r>
      <w:r w:rsidR="0015755A">
        <w:t>=</w:t>
      </w:r>
      <w:r w:rsidR="0015755A" w:rsidRPr="00644855">
        <w:rPr>
          <w:i/>
        </w:rPr>
        <w:sym w:font="Symbol" w:char="F078"/>
      </w:r>
      <w:r w:rsidR="0015755A" w:rsidRPr="0015755A">
        <w:rPr>
          <w:i/>
        </w:rPr>
        <w:sym w:font="Symbol" w:char="F077"/>
      </w:r>
      <w:r w:rsidR="0015755A">
        <w:t>MSY</w:t>
      </w:r>
      <w:r w:rsidR="00F14439">
        <w:t>[kg]</w:t>
      </w:r>
      <w:r w:rsidR="0015755A">
        <w:t xml:space="preserve">, or </w:t>
      </w:r>
      <w:r w:rsidR="0015755A" w:rsidRPr="00644855">
        <w:rPr>
          <w:i/>
        </w:rPr>
        <w:sym w:font="Symbol" w:char="F078"/>
      </w:r>
      <w:r w:rsidR="0015755A">
        <w:t xml:space="preserve"> times the </w:t>
      </w:r>
      <w:r w:rsidR="00857743">
        <w:t>observed</w:t>
      </w:r>
      <w:r w:rsidR="0015755A">
        <w:t xml:space="preserve"> fishery’s potential</w:t>
      </w:r>
      <w:r w:rsidR="00784570">
        <w:t xml:space="preserve">, and that each community follows the </w:t>
      </w:r>
      <w:r w:rsidR="003616EA">
        <w:t xml:space="preserve">utility function in </w:t>
      </w:r>
      <w:r w:rsidR="003616EA">
        <w:fldChar w:fldCharType="begin"/>
      </w:r>
      <w:r w:rsidR="003616EA">
        <w:instrText xml:space="preserve"> REF _Ref483403584 \h </w:instrText>
      </w:r>
      <w:r w:rsidR="003616EA">
        <w:fldChar w:fldCharType="separate"/>
      </w:r>
      <w:r w:rsidR="00F44A84">
        <w:t xml:space="preserve">Equation </w:t>
      </w:r>
      <w:r w:rsidR="00F44A84">
        <w:rPr>
          <w:noProof/>
        </w:rPr>
        <w:t>3</w:t>
      </w:r>
      <w:r w:rsidR="003616EA">
        <w:fldChar w:fldCharType="end"/>
      </w:r>
      <w:r>
        <w:t>.</w:t>
      </w:r>
      <w:r w:rsidR="009007E3">
        <w:t xml:space="preserve">  </w:t>
      </w:r>
      <w:r w:rsidR="00857743">
        <w:t xml:space="preserve">Then, </w:t>
      </w:r>
      <w:r w:rsidR="00857743" w:rsidRPr="00AB3E61">
        <w:rPr>
          <w:i/>
        </w:rPr>
        <w:sym w:font="Symbol" w:char="F067"/>
      </w:r>
      <w:r>
        <w:t xml:space="preserve">  </w:t>
      </w:r>
      <w:r w:rsidR="00857743">
        <w:t>is the ratio of total community cost over benefit</w:t>
      </w:r>
      <w:r w:rsidR="00B13F9B">
        <w:t xml:space="preserve"> in terms of MSY</w:t>
      </w:r>
      <w:r w:rsidR="00857743">
        <w:t xml:space="preserve">, which contains the </w:t>
      </w:r>
      <w:r w:rsidR="00857743">
        <w:rPr>
          <w:i/>
        </w:rPr>
        <w:t>I</w:t>
      </w:r>
      <w:r w:rsidR="00857743">
        <w:t>/</w:t>
      </w:r>
      <w:r w:rsidR="00857743">
        <w:rPr>
          <w:i/>
        </w:rPr>
        <w:t>V</w:t>
      </w:r>
      <w:r w:rsidR="00857743">
        <w:t xml:space="preserve"> ratio as derived below.</w:t>
      </w:r>
    </w:p>
    <w:p w14:paraId="05973576" w14:textId="77777777" w:rsidR="001B3677" w:rsidRDefault="001B3677" w:rsidP="001B3677">
      <w:pPr>
        <w:pStyle w:val="Caption"/>
        <w:keepNext/>
      </w:pPr>
    </w:p>
    <w:p w14:paraId="14430F7D" w14:textId="54508DAB" w:rsidR="001B3677" w:rsidRDefault="001B3677" w:rsidP="001B3677">
      <w:pPr>
        <w:pStyle w:val="Caption"/>
        <w:keepNext/>
      </w:pPr>
      <w:bookmarkStart w:id="417" w:name="_Ref483403720"/>
      <w:r>
        <w:t xml:space="preserve">Equation </w:t>
      </w:r>
      <w:fldSimple w:instr=" SEQ Equation \* ARABIC ">
        <w:r w:rsidR="00F44A84">
          <w:rPr>
            <w:noProof/>
          </w:rPr>
          <w:t>8</w:t>
        </w:r>
      </w:fldSimple>
      <w:bookmarkEnd w:id="417"/>
    </w:p>
    <w:p w14:paraId="7376742E" w14:textId="1AF8175A" w:rsidR="0053506C" w:rsidRPr="00B13F9B" w:rsidRDefault="0053506C" w:rsidP="0053506C">
      <w:pPr>
        <w:outlineLvl w:val="0"/>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Vϕln(</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IξωMSY[kg]</m:t>
              </m:r>
            </m:num>
            <m:den>
              <m:r>
                <w:rPr>
                  <w:rFonts w:ascii="Cambria Math" w:hAnsi="Cambria Math"/>
                </w:rPr>
                <m:t>Vϕln(ξωMSY[kg])</m:t>
              </m:r>
            </m:den>
          </m:f>
        </m:oMath>
      </m:oMathPara>
    </w:p>
    <w:p w14:paraId="2437C299" w14:textId="78EA8900" w:rsidR="00B13F9B" w:rsidRPr="004F1F37" w:rsidRDefault="007A5F87" w:rsidP="0053506C">
      <w:pPr>
        <w:outlineLvl w:val="0"/>
      </w:pPr>
      <m:oMathPara>
        <m:oMath>
          <m:f>
            <m:fPr>
              <m:ctrlPr>
                <w:rPr>
                  <w:rFonts w:ascii="Cambria Math" w:hAnsi="Cambria Math"/>
                  <w:i/>
                </w:rPr>
              </m:ctrlPr>
            </m:fPr>
            <m:num>
              <m:r>
                <w:rPr>
                  <w:rFonts w:ascii="Cambria Math" w:hAnsi="Cambria Math"/>
                </w:rPr>
                <m:t>ϕ</m:t>
              </m:r>
            </m:num>
            <m:den>
              <m:r>
                <w:rPr>
                  <w:rFonts w:ascii="Cambria Math" w:hAnsi="Cambria Math"/>
                </w:rPr>
                <m:t>MSY I/V</m:t>
              </m:r>
            </m:den>
          </m:f>
          <m:r>
            <w:rPr>
              <w:rFonts w:ascii="Cambria Math" w:hAnsi="Cambria Math"/>
            </w:rPr>
            <m:t>=</m:t>
          </m:r>
          <m:f>
            <m:fPr>
              <m:ctrlPr>
                <w:rPr>
                  <w:rFonts w:ascii="Cambria Math" w:hAnsi="Cambria Math"/>
                  <w:i/>
                </w:rPr>
              </m:ctrlPr>
            </m:fPr>
            <m:num>
              <m:r>
                <w:rPr>
                  <w:rFonts w:ascii="Cambria Math" w:hAnsi="Cambria Math"/>
                </w:rPr>
                <m:t>ξ</m:t>
              </m:r>
            </m:num>
            <m:den>
              <m:r>
                <w:rPr>
                  <w:rFonts w:ascii="Cambria Math" w:hAnsi="Cambria Math"/>
                </w:rPr>
                <m:t>ln</m:t>
              </m:r>
              <m:d>
                <m:dPr>
                  <m:ctrlPr>
                    <w:rPr>
                      <w:rFonts w:ascii="Cambria Math" w:hAnsi="Cambria Math"/>
                      <w:i/>
                    </w:rPr>
                  </m:ctrlPr>
                </m:dPr>
                <m:e>
                  <m:acc>
                    <m:accPr>
                      <m:ctrlPr>
                        <w:rPr>
                          <w:rFonts w:ascii="Cambria Math" w:hAnsi="Cambria Math"/>
                          <w:i/>
                        </w:rPr>
                      </m:ctrlPr>
                    </m:accPr>
                    <m:e>
                      <m:r>
                        <w:rPr>
                          <w:rFonts w:ascii="Cambria Math" w:hAnsi="Cambria Math"/>
                        </w:rPr>
                        <m:t>ω</m:t>
                      </m:r>
                    </m:e>
                  </m:acc>
                  <m:r>
                    <w:rPr>
                      <w:rFonts w:ascii="Cambria Math" w:hAnsi="Cambria Math"/>
                    </w:rPr>
                    <m:t>MSY[kg]</m:t>
                  </m:r>
                </m:e>
              </m:d>
              <m:r>
                <w:rPr>
                  <w:rFonts w:ascii="Cambria Math" w:hAnsi="Cambria Math"/>
                </w:rPr>
                <m:t>γ</m:t>
              </m:r>
            </m:den>
          </m:f>
        </m:oMath>
      </m:oMathPara>
    </w:p>
    <w:p w14:paraId="0C3772B9" w14:textId="016F7CBD" w:rsidR="0053506C" w:rsidRDefault="00A6354E" w:rsidP="00CF52DF">
      <w:pPr>
        <w:outlineLvl w:val="0"/>
      </w:pPr>
      <w:r>
        <w:lastRenderedPageBreak/>
        <w:t xml:space="preserve">where </w:t>
      </w:r>
      <m:oMath>
        <m:acc>
          <m:accPr>
            <m:ctrlPr>
              <w:rPr>
                <w:rFonts w:ascii="Cambria Math" w:hAnsi="Cambria Math"/>
                <w:i/>
              </w:rPr>
            </m:ctrlPr>
          </m:accPr>
          <m:e>
            <m:r>
              <w:rPr>
                <w:rFonts w:ascii="Cambria Math" w:hAnsi="Cambria Math"/>
              </w:rPr>
              <m:t>ω</m:t>
            </m:r>
          </m:e>
        </m:acc>
      </m:oMath>
      <w:r w:rsidR="0053506C">
        <w:rPr>
          <w:rFonts w:eastAsiaTheme="minorEastAsia"/>
        </w:rPr>
        <w:t xml:space="preserve"> = </w:t>
      </w:r>
      <w:r w:rsidR="00FD010E" w:rsidRPr="00644855">
        <w:rPr>
          <w:i/>
        </w:rPr>
        <w:sym w:font="Symbol" w:char="F078"/>
      </w:r>
      <w:r w:rsidR="0053506C" w:rsidRPr="00ED5E6C">
        <w:rPr>
          <w:i/>
        </w:rPr>
        <w:sym w:font="Symbol" w:char="F077"/>
      </w:r>
      <w:r w:rsidR="0053506C">
        <w:t>, a multiplicative factor of MSY in</w:t>
      </w:r>
      <w:r w:rsidR="00F0674D">
        <w:t>side</w:t>
      </w:r>
      <w:r w:rsidR="0053506C">
        <w:t xml:space="preserve"> the </w:t>
      </w:r>
      <w:r w:rsidR="0053506C" w:rsidRPr="00E4484E">
        <w:rPr>
          <w:i/>
        </w:rPr>
        <w:t>ln</w:t>
      </w:r>
      <w:r w:rsidR="0053506C">
        <w:t xml:space="preserve"> function.</w:t>
      </w:r>
      <w:r w:rsidR="00230B94">
        <w:t xml:space="preserve">  The </w:t>
      </w:r>
      <w:proofErr w:type="gramStart"/>
      <w:r w:rsidR="00230B94">
        <w:t>right hand</w:t>
      </w:r>
      <w:proofErr w:type="gramEnd"/>
      <w:r w:rsidR="00230B94">
        <w:t xml:space="preserve"> side of the final expression in </w:t>
      </w:r>
      <w:r w:rsidR="00230B94">
        <w:fldChar w:fldCharType="begin"/>
      </w:r>
      <w:r w:rsidR="00230B94">
        <w:instrText xml:space="preserve"> REF _Ref483403720 \h </w:instrText>
      </w:r>
      <w:r w:rsidR="00230B94">
        <w:fldChar w:fldCharType="separate"/>
      </w:r>
      <w:r w:rsidR="00F44A84">
        <w:t xml:space="preserve">Equation </w:t>
      </w:r>
      <w:r w:rsidR="00F44A84">
        <w:rPr>
          <w:noProof/>
        </w:rPr>
        <w:t>8</w:t>
      </w:r>
      <w:r w:rsidR="00230B94">
        <w:fldChar w:fldCharType="end"/>
      </w:r>
      <w:r w:rsidR="00784570">
        <w:t xml:space="preserve"> directly plugs into </w:t>
      </w:r>
      <w:r w:rsidR="00784570">
        <w:fldChar w:fldCharType="begin"/>
      </w:r>
      <w:r w:rsidR="00784570">
        <w:instrText xml:space="preserve"> REF _Ref483403696 \h </w:instrText>
      </w:r>
      <w:r w:rsidR="00784570">
        <w:fldChar w:fldCharType="separate"/>
      </w:r>
      <w:r w:rsidR="00F44A84">
        <w:t xml:space="preserve">Equation </w:t>
      </w:r>
      <w:r w:rsidR="00F44A84">
        <w:rPr>
          <w:noProof/>
        </w:rPr>
        <w:t>7</w:t>
      </w:r>
      <w:r w:rsidR="00784570">
        <w:fldChar w:fldCharType="end"/>
      </w:r>
      <w:r w:rsidR="00C674D7">
        <w:t xml:space="preserve">, yielding </w:t>
      </w:r>
      <w:r w:rsidR="0053506C">
        <w:t>the model solutions that can be fitted to data:</w:t>
      </w:r>
    </w:p>
    <w:p w14:paraId="51436276" w14:textId="4B31F472" w:rsidR="001B3677" w:rsidRDefault="0053506C" w:rsidP="0053506C">
      <w:pPr>
        <w:outlineLvl w:val="0"/>
      </w:pPr>
      <w:r>
        <w:rPr>
          <w:rFonts w:eastAsiaTheme="minorEastAsia"/>
        </w:rPr>
        <w:tab/>
      </w:r>
    </w:p>
    <w:p w14:paraId="21253058" w14:textId="5972F7E7" w:rsidR="001B3677" w:rsidRDefault="001B3677" w:rsidP="001B3677">
      <w:pPr>
        <w:pStyle w:val="Caption"/>
        <w:keepNext/>
      </w:pPr>
      <w:bookmarkStart w:id="418" w:name="_Ref483403752"/>
      <w:r>
        <w:t xml:space="preserve">Equation </w:t>
      </w:r>
      <w:fldSimple w:instr=" SEQ Equation \* ARABIC ">
        <w:r w:rsidR="00F44A84">
          <w:rPr>
            <w:noProof/>
          </w:rPr>
          <w:t>9</w:t>
        </w:r>
      </w:fldSimple>
      <w:bookmarkEnd w:id="418"/>
    </w:p>
    <w:p w14:paraId="4638D303" w14:textId="043F0B64" w:rsidR="0053506C" w:rsidRPr="004F1F37" w:rsidRDefault="007A5F87" w:rsidP="0053506C">
      <w:pPr>
        <w:outlineLvl w:val="0"/>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ξ</m:t>
                      </m:r>
                    </m:num>
                    <m:den>
                      <m:r>
                        <m:rPr>
                          <m:sty m:val="p"/>
                        </m:rPr>
                        <w:rPr>
                          <w:rFonts w:ascii="Cambria Math" w:hAnsi="Cambria Math"/>
                        </w:rPr>
                        <m:t>ln⁡</m:t>
                      </m:r>
                      <m:r>
                        <w:rPr>
                          <w:rFonts w:ascii="Cambria Math" w:hAnsi="Cambria Math"/>
                        </w:rPr>
                        <m:t>(</m:t>
                      </m:r>
                      <m:acc>
                        <m:accPr>
                          <m:ctrlPr>
                            <w:rPr>
                              <w:rFonts w:ascii="Cambria Math" w:hAnsi="Cambria Math"/>
                              <w:i/>
                            </w:rPr>
                          </m:ctrlPr>
                        </m:accPr>
                        <m:e>
                          <m:r>
                            <w:rPr>
                              <w:rFonts w:ascii="Cambria Math" w:hAnsi="Cambria Math"/>
                            </w:rPr>
                            <m:t>ω</m:t>
                          </m:r>
                        </m:e>
                      </m:acc>
                      <m:r>
                        <w:rPr>
                          <w:rFonts w:ascii="Cambria Math" w:hAnsi="Cambria Math"/>
                        </w:rPr>
                        <m:t>MSY</m:t>
                      </m:r>
                      <m:d>
                        <m:dPr>
                          <m:begChr m:val="["/>
                          <m:endChr m:val="]"/>
                          <m:ctrlPr>
                            <w:rPr>
                              <w:rFonts w:ascii="Cambria Math" w:hAnsi="Cambria Math"/>
                              <w:i/>
                            </w:rPr>
                          </m:ctrlPr>
                        </m:dPr>
                        <m:e>
                          <m:r>
                            <w:rPr>
                              <w:rFonts w:ascii="Cambria Math" w:hAnsi="Cambria Math"/>
                            </w:rPr>
                            <m:t>kg</m:t>
                          </m:r>
                        </m:e>
                      </m:d>
                      <m:r>
                        <w:rPr>
                          <w:rFonts w:ascii="Cambria Math" w:hAnsi="Cambria Math"/>
                        </w:rPr>
                        <m:t>)γ</m:t>
                      </m:r>
                    </m:den>
                  </m:f>
                </m:e>
              </m:rad>
            </m:e>
          </m:d>
        </m:oMath>
      </m:oMathPara>
    </w:p>
    <w:p w14:paraId="0D03EF96" w14:textId="24D481F5" w:rsidR="0053506C" w:rsidRDefault="0053506C" w:rsidP="0053506C">
      <w:pPr>
        <w:outlineLvl w:val="0"/>
        <w:rPr>
          <w:rFonts w:eastAsiaTheme="minorEastAsia"/>
        </w:rPr>
      </w:pPr>
      <w:r>
        <w:t xml:space="preserve">To fit the model to data, we can estimate </w:t>
      </w:r>
      <w:r w:rsidRPr="00644855">
        <w:rPr>
          <w:i/>
        </w:rPr>
        <w:sym w:font="Symbol" w:char="F078"/>
      </w:r>
      <w:r>
        <w:t xml:space="preserve"> and </w:t>
      </w:r>
      <m:oMath>
        <m:acc>
          <m:accPr>
            <m:ctrlPr>
              <w:rPr>
                <w:rFonts w:ascii="Cambria Math" w:hAnsi="Cambria Math"/>
                <w:i/>
              </w:rPr>
            </m:ctrlPr>
          </m:accPr>
          <m:e>
            <m:r>
              <w:rPr>
                <w:rFonts w:ascii="Cambria Math" w:hAnsi="Cambria Math"/>
              </w:rPr>
              <m:t>ω</m:t>
            </m:r>
          </m:e>
        </m:acc>
      </m:oMath>
      <w:r>
        <w:rPr>
          <w:rFonts w:eastAsiaTheme="minorEastAsia"/>
        </w:rPr>
        <w:t xml:space="preserve"> as constant parameters using an iterative search procedure to minimize the non-linear least squares</w:t>
      </w:r>
      <w:r>
        <w:t>.  Since the model (</w:t>
      </w:r>
      <w:r w:rsidR="00E06A1B">
        <w:fldChar w:fldCharType="begin"/>
      </w:r>
      <w:r w:rsidR="00E06A1B">
        <w:instrText xml:space="preserve"> REF _Ref483403752 \h </w:instrText>
      </w:r>
      <w:r w:rsidR="00E06A1B">
        <w:fldChar w:fldCharType="separate"/>
      </w:r>
      <w:r w:rsidR="00F44A84">
        <w:t xml:space="preserve">Equation </w:t>
      </w:r>
      <w:r w:rsidR="00F44A84">
        <w:rPr>
          <w:noProof/>
        </w:rPr>
        <w:t>9</w:t>
      </w:r>
      <w:r w:rsidR="00E06A1B">
        <w:fldChar w:fldCharType="end"/>
      </w:r>
      <w:r>
        <w:t xml:space="preserve">) predicts two possible stable strategies for </w:t>
      </w:r>
      <w:r w:rsidRPr="00AB3E61">
        <w:rPr>
          <w:i/>
        </w:rPr>
        <w:sym w:font="Symbol" w:char="F067"/>
      </w:r>
      <w:r>
        <w:t xml:space="preserve"> &gt;</w:t>
      </w:r>
      <w:r w:rsidR="00EC2BDE" w:rsidRPr="00644855">
        <w:rPr>
          <w:i/>
        </w:rPr>
        <w:sym w:font="Symbol" w:char="F078"/>
      </w:r>
      <w:r>
        <w:t>/(</w:t>
      </w:r>
      <w:r>
        <w:rPr>
          <w:i/>
        </w:rPr>
        <w:t>ln</w:t>
      </w:r>
      <w:r>
        <w:t>(MSY)), the expected solution is chosen according to each fishery’s initial condition.  If a fishery’s first reported harvest rate</w:t>
      </w:r>
      <w:r w:rsidR="00232355">
        <w:t xml:space="preserve"> </w:t>
      </w:r>
      <w:proofErr w:type="spellStart"/>
      <w:r w:rsidR="00232355">
        <w:rPr>
          <w:i/>
        </w:rPr>
        <w:t>F</w:t>
      </w:r>
      <w:r w:rsidR="00232355">
        <w:rPr>
          <w:i/>
          <w:vertAlign w:val="subscript"/>
        </w:rPr>
        <w:t>init</w:t>
      </w:r>
      <w:proofErr w:type="spellEnd"/>
      <w:r>
        <w:t xml:space="preserve"> is below </w:t>
      </w:r>
      <w:r>
        <w:rPr>
          <w:i/>
        </w:rPr>
        <w:t>F</w:t>
      </w:r>
      <w:r>
        <w:rPr>
          <w:i/>
          <w:vertAlign w:val="subscript"/>
        </w:rPr>
        <w:t>MSY</w:t>
      </w:r>
      <w:r>
        <w:t xml:space="preserve"> (which is the unstable solution in the </w:t>
      </w:r>
      <w:proofErr w:type="spellStart"/>
      <w:r>
        <w:t>bistable</w:t>
      </w:r>
      <w:proofErr w:type="spellEnd"/>
      <w:r>
        <w:t xml:space="preserve"> region), then the model predicts that the fishery will subsequently converge to the smaller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  Conversely, if the initial harvest rate is above</w:t>
      </w:r>
      <w:r w:rsidRPr="00BC1686">
        <w:rPr>
          <w:i/>
        </w:rPr>
        <w:t xml:space="preserve"> </w:t>
      </w:r>
      <w:r>
        <w:rPr>
          <w:i/>
        </w:rPr>
        <w:t>F</w:t>
      </w:r>
      <w:r>
        <w:rPr>
          <w:i/>
          <w:vertAlign w:val="subscript"/>
        </w:rPr>
        <w:t>MSY</w:t>
      </w:r>
      <w:r>
        <w:t xml:space="preserve">, then the fishery is expected to converge to the larger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w:t>
      </w:r>
      <w:r w:rsidR="00B94717">
        <w:rPr>
          <w:rFonts w:eastAsiaTheme="minorEastAsia"/>
        </w:rPr>
        <w:t xml:space="preserve">  The initial condition is</w:t>
      </w:r>
      <w:r w:rsidR="004E504E">
        <w:rPr>
          <w:rFonts w:eastAsiaTheme="minorEastAsia"/>
        </w:rPr>
        <w:t xml:space="preserve"> thus</w:t>
      </w:r>
      <w:r w:rsidR="00B94717">
        <w:rPr>
          <w:rFonts w:eastAsiaTheme="minorEastAsia"/>
        </w:rPr>
        <w:t xml:space="preserve"> binary</w:t>
      </w:r>
      <w:r w:rsidR="004E504E">
        <w:rPr>
          <w:rFonts w:eastAsiaTheme="minorEastAsia"/>
        </w:rPr>
        <w:t xml:space="preserve"> (either above or below </w:t>
      </w:r>
      <w:r w:rsidR="004E504E">
        <w:rPr>
          <w:i/>
        </w:rPr>
        <w:t>F</w:t>
      </w:r>
      <w:r w:rsidR="004E504E">
        <w:rPr>
          <w:i/>
          <w:vertAlign w:val="subscript"/>
        </w:rPr>
        <w:t>MSY</w:t>
      </w:r>
      <w:r w:rsidR="004E504E">
        <w:t>).</w:t>
      </w:r>
      <w:r w:rsidR="004E504E">
        <w:rPr>
          <w:rFonts w:eastAsiaTheme="minorEastAsia"/>
        </w:rPr>
        <w:t xml:space="preserve"> </w:t>
      </w:r>
      <w:r>
        <w:rPr>
          <w:rFonts w:eastAsiaTheme="minorEastAsia"/>
        </w:rPr>
        <w:t xml:space="preserve"> For the model analysis, the dependent variable that we wish to predict is </w:t>
      </w:r>
      <w:r>
        <w:t xml:space="preserve">the average </w:t>
      </w:r>
      <w:r>
        <w:rPr>
          <w:i/>
        </w:rPr>
        <w:t>F</w:t>
      </w:r>
      <w:r>
        <w:rPr>
          <w:i/>
          <w:vertAlign w:val="superscript"/>
        </w:rPr>
        <w:t>*</w:t>
      </w:r>
      <w:r>
        <w:rPr>
          <w:i/>
        </w:rPr>
        <w:t>/F</w:t>
      </w:r>
      <w:r>
        <w:rPr>
          <w:i/>
          <w:vertAlign w:val="subscript"/>
        </w:rPr>
        <w:t>MSY</w:t>
      </w:r>
      <w:r>
        <w:t xml:space="preserve"> of each fishery over all available years between 1961 and 2009, excluding the first available year.</w:t>
      </w:r>
    </w:p>
    <w:p w14:paraId="6B0B0AA2" w14:textId="225E4D4C" w:rsidR="0053506C" w:rsidRDefault="0053506C" w:rsidP="0053506C">
      <w:pPr>
        <w:outlineLvl w:val="0"/>
        <w:rPr>
          <w:noProof/>
        </w:rPr>
      </w:pPr>
      <w:r>
        <w:rPr>
          <w:rFonts w:eastAsiaTheme="minorEastAsia"/>
        </w:rPr>
        <w:tab/>
        <w:t>While</w:t>
      </w:r>
      <m:oMath>
        <m:r>
          <w:rPr>
            <w:rFonts w:ascii="Cambria Math" w:hAnsi="Cambria Math"/>
          </w:rPr>
          <m:t xml:space="preserve"> </m:t>
        </m:r>
        <m:acc>
          <m:accPr>
            <m:ctrlPr>
              <w:rPr>
                <w:rFonts w:ascii="Cambria Math" w:hAnsi="Cambria Math"/>
                <w:i/>
              </w:rPr>
            </m:ctrlPr>
          </m:accPr>
          <m:e>
            <m:r>
              <w:rPr>
                <w:rFonts w:ascii="Cambria Math" w:hAnsi="Cambria Math"/>
              </w:rPr>
              <m:t>ω</m:t>
            </m:r>
          </m:e>
        </m:acc>
      </m:oMath>
      <w:r>
        <w:rPr>
          <w:rFonts w:eastAsiaTheme="minorEastAsia"/>
        </w:rPr>
        <w:t xml:space="preserve"> modifies the unit of MSY, it does not strongly affect the value of </w:t>
      </w:r>
      <w:r w:rsidRPr="00644855">
        <w:rPr>
          <w:i/>
        </w:rPr>
        <w:sym w:font="Symbol" w:char="F078"/>
      </w:r>
      <w:r w:rsidR="00AF07A1">
        <w:t>/</w:t>
      </w:r>
      <w:r>
        <w:rPr>
          <w:rFonts w:eastAsiaTheme="minorEastAsia"/>
          <w:i/>
        </w:rPr>
        <w:t>ln</w:t>
      </w:r>
      <w:r>
        <w:rPr>
          <w:rFonts w:eastAsiaTheme="minorEastAsia"/>
        </w:rPr>
        <w:t>(</w:t>
      </w:r>
      <m:oMath>
        <m:acc>
          <m:accPr>
            <m:ctrlPr>
              <w:rPr>
                <w:rFonts w:ascii="Cambria Math" w:hAnsi="Cambria Math"/>
                <w:i/>
              </w:rPr>
            </m:ctrlPr>
          </m:accPr>
          <m:e>
            <m:r>
              <w:rPr>
                <w:rFonts w:ascii="Cambria Math" w:hAnsi="Cambria Math"/>
              </w:rPr>
              <m:t>ω</m:t>
            </m:r>
          </m:e>
        </m:acc>
        <m:r>
          <w:rPr>
            <w:rFonts w:ascii="Cambria Math" w:hAnsi="Cambria Math"/>
          </w:rPr>
          <m:t>MSY[kg]</m:t>
        </m:r>
      </m:oMath>
      <w:r>
        <w:rPr>
          <w:rFonts w:eastAsiaTheme="minorEastAsia"/>
        </w:rPr>
        <w:t xml:space="preserve">), which is the quantity that determines the model predictions on harvest rates, when </w:t>
      </w:r>
      <w:r w:rsidRPr="00644855">
        <w:rPr>
          <w:i/>
        </w:rPr>
        <w:sym w:font="Symbol" w:char="F078"/>
      </w:r>
      <w:r>
        <w:t xml:space="preserve"> is fitted at the chosen unit.  This is shown as the sensitivity of the model </w:t>
      </w:r>
      <w:r>
        <w:rPr>
          <w:i/>
        </w:rPr>
        <w:t>R</w:t>
      </w:r>
      <w:r>
        <w:rPr>
          <w:i/>
          <w:vertAlign w:val="superscript"/>
        </w:rPr>
        <w:t>2</w:t>
      </w:r>
      <w:r>
        <w:t xml:space="preserve"> to the chosen unit of MSY</w:t>
      </w:r>
      <w:r w:rsidR="00565597">
        <w:t xml:space="preserve"> (</w:t>
      </w:r>
      <w:r w:rsidR="00565597">
        <w:fldChar w:fldCharType="begin"/>
      </w:r>
      <w:r w:rsidR="00565597">
        <w:instrText xml:space="preserve"> REF _Ref483402718 \h </w:instrText>
      </w:r>
      <w:r w:rsidR="00565597">
        <w:fldChar w:fldCharType="separate"/>
      </w:r>
      <w:r w:rsidR="00F44A84">
        <w:t xml:space="preserve">Figure </w:t>
      </w:r>
      <w:r w:rsidR="00F44A84">
        <w:rPr>
          <w:noProof/>
        </w:rPr>
        <w:t>4</w:t>
      </w:r>
      <w:r w:rsidR="00565597">
        <w:fldChar w:fldCharType="end"/>
      </w:r>
      <w:r>
        <w:t xml:space="preserve">).  For </w:t>
      </w:r>
      <w:r w:rsidR="00441EA6">
        <w:t>all tested units where</w:t>
      </w:r>
      <w:r>
        <w:t xml:space="preserve"> </w:t>
      </w:r>
      <w:r>
        <w:rPr>
          <w:rFonts w:eastAsiaTheme="minorEastAsia"/>
          <w:i/>
        </w:rPr>
        <w:t>ln</w:t>
      </w:r>
      <w:r>
        <w:rPr>
          <w:rFonts w:eastAsiaTheme="minorEastAsia"/>
        </w:rPr>
        <w:t xml:space="preserve">(MSY) is positive for all fisheries, </w:t>
      </w:r>
      <w:r w:rsidR="00140F47">
        <w:rPr>
          <w:rFonts w:eastAsiaTheme="minorEastAsia"/>
        </w:rPr>
        <w:t>the</w:t>
      </w:r>
      <w:r>
        <w:rPr>
          <w:rFonts w:eastAsiaTheme="minorEastAsia"/>
        </w:rPr>
        <w:t xml:space="preserve"> </w:t>
      </w:r>
      <w:r>
        <w:rPr>
          <w:i/>
        </w:rPr>
        <w:t>R</w:t>
      </w:r>
      <w:r>
        <w:rPr>
          <w:i/>
          <w:vertAlign w:val="superscript"/>
        </w:rPr>
        <w:t>2</w:t>
      </w:r>
      <w:r>
        <w:t xml:space="preserve"> </w:t>
      </w:r>
      <w:r w:rsidR="00140F47">
        <w:t xml:space="preserve">is </w:t>
      </w:r>
      <w:r>
        <w:t>close to the maximum.  We set the unit to kg (</w:t>
      </w:r>
      <m:oMath>
        <m:acc>
          <m:accPr>
            <m:ctrlPr>
              <w:rPr>
                <w:rFonts w:ascii="Cambria Math" w:hAnsi="Cambria Math"/>
                <w:i/>
              </w:rPr>
            </m:ctrlPr>
          </m:accPr>
          <m:e>
            <m:r>
              <w:rPr>
                <w:rFonts w:ascii="Cambria Math" w:hAnsi="Cambria Math"/>
              </w:rPr>
              <m:t>ω</m:t>
            </m:r>
          </m:e>
        </m:acc>
      </m:oMath>
      <w:r>
        <w:rPr>
          <w:rFonts w:eastAsiaTheme="minorEastAsia"/>
        </w:rPr>
        <w:t>=1)</w:t>
      </w:r>
      <w:r>
        <w:t xml:space="preserve">, which is very close to the best fitting unit of </w:t>
      </w:r>
      <w:r w:rsidR="00140F47">
        <w:t xml:space="preserve">0.581 </w:t>
      </w:r>
      <w:r>
        <w:t xml:space="preserve">kg.  In the main results, the model essentially contains a single parameter </w:t>
      </w:r>
      <w:r w:rsidRPr="00644855">
        <w:rPr>
          <w:i/>
        </w:rPr>
        <w:sym w:font="Symbol" w:char="F078"/>
      </w:r>
      <w:r>
        <w:t>, with MSY being understood to have the unit of kg.</w:t>
      </w:r>
    </w:p>
    <w:p w14:paraId="21A3CB16" w14:textId="77777777" w:rsidR="0053506C" w:rsidRDefault="0053506C" w:rsidP="0053506C">
      <w:pPr>
        <w:outlineLvl w:val="0"/>
        <w:rPr>
          <w:noProof/>
        </w:rPr>
      </w:pPr>
    </w:p>
    <w:p w14:paraId="23B2C391" w14:textId="32DB24FA" w:rsidR="0053506C" w:rsidRDefault="006C3E87" w:rsidP="0053506C">
      <w:pPr>
        <w:keepNext/>
        <w:jc w:val="center"/>
        <w:outlineLvl w:val="0"/>
      </w:pPr>
      <w:r>
        <w:rPr>
          <w:noProof/>
        </w:rPr>
        <w:drawing>
          <wp:inline distT="0" distB="0" distL="0" distR="0" wp14:anchorId="57D22E88" wp14:editId="69A67B75">
            <wp:extent cx="5934710" cy="2393315"/>
            <wp:effectExtent l="0" t="0" r="8890" b="0"/>
            <wp:docPr id="14" name="Picture 14" descr="RAManalysis%20model%20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analysis%20model%20sensitivit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393315"/>
                    </a:xfrm>
                    <a:prstGeom prst="rect">
                      <a:avLst/>
                    </a:prstGeom>
                    <a:noFill/>
                    <a:ln>
                      <a:noFill/>
                    </a:ln>
                  </pic:spPr>
                </pic:pic>
              </a:graphicData>
            </a:graphic>
          </wp:inline>
        </w:drawing>
      </w:r>
    </w:p>
    <w:p w14:paraId="1C054A79" w14:textId="0FFD040B" w:rsidR="0053506C" w:rsidRPr="00480BA5" w:rsidRDefault="0053506C" w:rsidP="0053506C">
      <w:pPr>
        <w:pStyle w:val="Caption"/>
        <w:rPr>
          <w:i w:val="0"/>
        </w:rPr>
      </w:pPr>
      <w:bookmarkStart w:id="419" w:name="_Ref483402718"/>
      <w:r>
        <w:t xml:space="preserve">Figure </w:t>
      </w:r>
      <w:fldSimple w:instr=" SEQ Figure \* ARABIC ">
        <w:r w:rsidR="00F44A84">
          <w:rPr>
            <w:noProof/>
          </w:rPr>
          <w:t>4</w:t>
        </w:r>
      </w:fldSimple>
      <w:bookmarkEnd w:id="419"/>
      <w:r w:rsidR="00D31A94">
        <w:t>. a</w:t>
      </w:r>
      <w:r>
        <w:t>. Sensitivity of model, as evaluated by R</w:t>
      </w:r>
      <w:r>
        <w:rPr>
          <w:vertAlign w:val="superscript"/>
        </w:rPr>
        <w:t>2</w:t>
      </w:r>
      <w:r w:rsidR="00D31A94">
        <w:t>, to MSY unit. b</w:t>
      </w:r>
      <w:r>
        <w:t>. Model R</w:t>
      </w:r>
      <w:r>
        <w:rPr>
          <w:vertAlign w:val="superscript"/>
        </w:rPr>
        <w:t>2</w:t>
      </w:r>
      <w:r>
        <w:rPr>
          <w:i w:val="0"/>
        </w:rPr>
        <w:t xml:space="preserve"> as a function of the parameter </w:t>
      </w:r>
      <w:r w:rsidRPr="00480BA5">
        <w:sym w:font="Symbol" w:char="F078"/>
      </w:r>
      <w:r>
        <w:rPr>
          <w:i w:val="0"/>
        </w:rPr>
        <w:t xml:space="preserve"> with MSY in kg.</w:t>
      </w:r>
    </w:p>
    <w:p w14:paraId="1206D1A9" w14:textId="7D10B306" w:rsidR="0053506C" w:rsidRPr="00307AF8" w:rsidRDefault="0053506C" w:rsidP="0053506C">
      <w:pPr>
        <w:outlineLvl w:val="0"/>
      </w:pPr>
      <w:r>
        <w:tab/>
        <w:t>The significance of the model fit and parameter estimate are evaluated using a permutation test</w:t>
      </w:r>
      <w:r>
        <w:fldChar w:fldCharType="begin" w:fldLock="1"/>
      </w:r>
      <w:r w:rsidR="00BF4D94">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"&lt;sup&gt;37\u201339&lt;/sup&gt;", "plainTextFormattedCitation" : "37\u201339", "previouslyFormattedCitation" : "&lt;sup&gt;39\u201341&lt;/sup&gt;" }, "properties" : { "noteIndex" : 0 }, "schema" : "https://github.com/citation-style-language/schema/raw/master/csl-citation.json" }</w:instrText>
      </w:r>
      <w:r>
        <w:fldChar w:fldCharType="separate"/>
      </w:r>
      <w:r w:rsidR="00BF4D94" w:rsidRPr="00BF4D94">
        <w:rPr>
          <w:noProof/>
          <w:vertAlign w:val="superscript"/>
        </w:rPr>
        <w:t>37–39</w:t>
      </w:r>
      <w:r>
        <w:fldChar w:fldCharType="end"/>
      </w:r>
      <w:r>
        <w:t xml:space="preserve">.  We permute, without replacement, the mean harvest rate </w:t>
      </w:r>
      <w:r>
        <w:rPr>
          <w:i/>
        </w:rPr>
        <w:t>F</w:t>
      </w:r>
      <w:r>
        <w:t xml:space="preserve">, which is </w:t>
      </w:r>
      <w:r>
        <w:lastRenderedPageBreak/>
        <w:t xml:space="preserve">what the model attempts to explain.  To keep the time series of each fishery intact, the initial harvest rate remains paired with the mean harvest rate (which excludes the first year) through the permutation.  The cost/benefit ratio </w:t>
      </w:r>
      <w:r w:rsidRPr="00AB3E61">
        <w:rPr>
          <w:i/>
        </w:rPr>
        <w:sym w:font="Symbol" w:char="F067"/>
      </w:r>
      <w:r>
        <w:t xml:space="preserve">  and MSY remain as original pairs to retain the fishery data structure.  The model is fitted to the permuted data, which generates an </w:t>
      </w:r>
      <w:r>
        <w:rPr>
          <w:i/>
        </w:rPr>
        <w:t>R</w:t>
      </w:r>
      <w:r>
        <w:rPr>
          <w:i/>
          <w:vertAlign w:val="superscript"/>
        </w:rPr>
        <w:t>2</w:t>
      </w:r>
      <w:r>
        <w:t xml:space="preserve"> and </w:t>
      </w:r>
      <w:proofErr w:type="spellStart"/>
      <w:r>
        <w:t>a</w:t>
      </w:r>
      <w:proofErr w:type="spellEnd"/>
      <w:r>
        <w:t xml:space="preserve"> </w:t>
      </w:r>
      <w:r w:rsidRPr="00644855">
        <w:rPr>
          <w:i/>
        </w:rPr>
        <w:sym w:font="Symbol" w:char="F078"/>
      </w:r>
      <w:r>
        <w:t xml:space="preserve"> estimate.  By performing the permutation 10000</w:t>
      </w:r>
      <w:r w:rsidR="00D80AB6">
        <w:t>0</w:t>
      </w:r>
      <w:r>
        <w:t xml:space="preserve"> times, we generate null distributions of </w:t>
      </w:r>
      <w:r>
        <w:rPr>
          <w:i/>
        </w:rPr>
        <w:t>R</w:t>
      </w:r>
      <w:r>
        <w:rPr>
          <w:i/>
          <w:vertAlign w:val="superscript"/>
        </w:rPr>
        <w:t>2</w:t>
      </w:r>
      <w:r>
        <w:t xml:space="preserve"> and </w:t>
      </w:r>
      <w:r w:rsidRPr="00644855">
        <w:rPr>
          <w:i/>
        </w:rPr>
        <w:sym w:font="Symbol" w:char="F078"/>
      </w:r>
      <w:r>
        <w:t xml:space="preserve"> for the model, with the null hypothesis being that there is no relationship between harvest rate and the predictor variables (</w:t>
      </w:r>
      <w:r w:rsidRPr="00AB3E61">
        <w:rPr>
          <w:i/>
        </w:rPr>
        <w:sym w:font="Symbol" w:char="F067"/>
      </w:r>
      <w:r>
        <w:t xml:space="preserve">  and MSY) in our model.  The one-sided </w:t>
      </w:r>
      <w:r>
        <w:rPr>
          <w:i/>
        </w:rPr>
        <w:t>p</w:t>
      </w:r>
      <w:r>
        <w:t>-value of the original</w:t>
      </w:r>
      <w:r w:rsidRPr="00E53E1A">
        <w:rPr>
          <w:i/>
        </w:rPr>
        <w:t xml:space="preserve"> </w:t>
      </w:r>
      <w:r>
        <w:rPr>
          <w:i/>
        </w:rPr>
        <w:t>R</w:t>
      </w:r>
      <w:r>
        <w:rPr>
          <w:i/>
          <w:vertAlign w:val="superscript"/>
        </w:rPr>
        <w:t>2</w:t>
      </w:r>
      <w:r>
        <w:t xml:space="preserve">, fitted to the original data, is the fraction of the permuted fits whose </w:t>
      </w:r>
      <w:r>
        <w:rPr>
          <w:i/>
        </w:rPr>
        <w:t>R</w:t>
      </w:r>
      <w:r>
        <w:rPr>
          <w:i/>
          <w:vertAlign w:val="superscript"/>
        </w:rPr>
        <w:t>2</w:t>
      </w:r>
      <w:r>
        <w:t xml:space="preserve"> are larger.</w:t>
      </w:r>
      <w:r w:rsidR="00060E38">
        <w:t xml:space="preserve">  This is the significance of the model.  The one-sided </w:t>
      </w:r>
      <w:r w:rsidR="00060E38">
        <w:rPr>
          <w:i/>
        </w:rPr>
        <w:t>p</w:t>
      </w:r>
      <w:r w:rsidR="00060E38">
        <w:t xml:space="preserve">-value of the model fit to permuted harvest rate is the fraction of </w:t>
      </w:r>
      <w:r w:rsidR="00060E38">
        <w:rPr>
          <w:i/>
        </w:rPr>
        <w:t>R</w:t>
      </w:r>
      <w:r w:rsidR="00060E38">
        <w:rPr>
          <w:i/>
          <w:vertAlign w:val="superscript"/>
        </w:rPr>
        <w:t>2</w:t>
      </w:r>
      <w:r w:rsidR="00060E38">
        <w:rPr>
          <w:i/>
        </w:rPr>
        <w:t xml:space="preserve"> </w:t>
      </w:r>
      <w:r w:rsidR="00060E38">
        <w:t xml:space="preserve">greater than 0 in the permuted set, and indicates the model’s fit to the pure harvest rate distribution without regard to </w:t>
      </w:r>
      <w:r w:rsidR="00060E38" w:rsidRPr="00AB3E61">
        <w:rPr>
          <w:i/>
        </w:rPr>
        <w:sym w:font="Symbol" w:char="F067"/>
      </w:r>
      <w:r w:rsidR="00060E38">
        <w:t xml:space="preserve">  and MSY. </w:t>
      </w:r>
      <w:r>
        <w:t xml:space="preserve"> The two-sided </w:t>
      </w:r>
      <w:r>
        <w:rPr>
          <w:i/>
        </w:rPr>
        <w:t>p</w:t>
      </w:r>
      <w:r>
        <w:t xml:space="preserve">-value of the original </w:t>
      </w:r>
      <w:r w:rsidRPr="00644855">
        <w:rPr>
          <w:i/>
        </w:rPr>
        <w:sym w:font="Symbol" w:char="F078"/>
      </w:r>
      <w:r>
        <w:t xml:space="preserve"> estimate is 2x the smaller of the fractions of permuted </w:t>
      </w:r>
      <w:r w:rsidRPr="00644855">
        <w:rPr>
          <w:i/>
        </w:rPr>
        <w:sym w:font="Symbol" w:char="F078"/>
      </w:r>
      <w:r>
        <w:t xml:space="preserve"> estimates that are either larger or smaller.</w:t>
      </w:r>
      <w:r w:rsidR="00D71CE7">
        <w:t xml:space="preserve">  The result </w:t>
      </w:r>
      <w:r w:rsidR="00022907">
        <w:t xml:space="preserve">is </w:t>
      </w:r>
      <w:r w:rsidR="00D71CE7">
        <w:t xml:space="preserve">shown in </w:t>
      </w:r>
      <w:r w:rsidR="00D71CE7">
        <w:fldChar w:fldCharType="begin"/>
      </w:r>
      <w:r w:rsidR="00D71CE7">
        <w:instrText xml:space="preserve"> REF _Ref484180302 \h </w:instrText>
      </w:r>
      <w:r w:rsidR="00D71CE7">
        <w:fldChar w:fldCharType="separate"/>
      </w:r>
      <w:r w:rsidR="00F44A84">
        <w:t xml:space="preserve">Figure </w:t>
      </w:r>
      <w:r w:rsidR="00F44A84">
        <w:rPr>
          <w:noProof/>
        </w:rPr>
        <w:t>5</w:t>
      </w:r>
      <w:r w:rsidR="00D71CE7">
        <w:fldChar w:fldCharType="end"/>
      </w:r>
      <w:r w:rsidR="00D71CE7">
        <w:t>.</w:t>
      </w:r>
      <w:r w:rsidR="00307AF8">
        <w:t xml:space="preserve">  The insignificance of the estimate indicates that </w:t>
      </w:r>
      <w:r w:rsidR="00307AF8" w:rsidRPr="00644855">
        <w:rPr>
          <w:i/>
        </w:rPr>
        <w:sym w:font="Symbol" w:char="F078"/>
      </w:r>
      <w:r w:rsidR="00307AF8">
        <w:t xml:space="preserve"> fits to the pure harvest rate distribution, and that any additional variations explained by the full model </w:t>
      </w:r>
      <w:r w:rsidR="00C37CEE">
        <w:t>comes from part of t</w:t>
      </w:r>
      <w:r w:rsidR="00811A51">
        <w:t>he model that is parameter-independent.</w:t>
      </w:r>
      <w:r w:rsidR="00307AF8">
        <w:t xml:space="preserve"> </w:t>
      </w:r>
    </w:p>
    <w:p w14:paraId="35AD830E" w14:textId="77777777" w:rsidR="00D71CE7" w:rsidRDefault="00D71CE7" w:rsidP="0053506C">
      <w:pPr>
        <w:outlineLvl w:val="0"/>
      </w:pPr>
    </w:p>
    <w:p w14:paraId="496DB437" w14:textId="7B4A4213" w:rsidR="00BC0EC0" w:rsidRDefault="00151CEC" w:rsidP="00BC0EC0">
      <w:pPr>
        <w:jc w:val="center"/>
        <w:outlineLvl w:val="0"/>
      </w:pPr>
      <w:r>
        <w:rPr>
          <w:noProof/>
        </w:rPr>
        <w:drawing>
          <wp:inline distT="0" distB="0" distL="0" distR="0" wp14:anchorId="67209A3D" wp14:editId="6DE86E71">
            <wp:extent cx="1928300" cy="1747520"/>
            <wp:effectExtent l="0" t="0" r="2540" b="5080"/>
            <wp:docPr id="8" name="Picture 8" descr="../BacteriaSim/RAManalysis%20fit%20100000%20permutations%20null%20distributions%20vs%20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teriaSim/RAManalysis%20fit%20100000%20permutations%20null%20distributions%20vs%20model.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2396"/>
                    <a:stretch/>
                  </pic:blipFill>
                  <pic:spPr bwMode="auto">
                    <a:xfrm>
                      <a:off x="0" y="0"/>
                      <a:ext cx="1934770" cy="175338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A0D083D" w14:textId="69682A7D" w:rsidR="0053506C" w:rsidRPr="00D80AB6" w:rsidRDefault="00BC0EC0" w:rsidP="00D80AB6">
      <w:pPr>
        <w:pStyle w:val="Caption"/>
        <w:rPr>
          <w:i w:val="0"/>
        </w:rPr>
      </w:pPr>
      <w:bookmarkStart w:id="420" w:name="_Ref484180302"/>
      <w:r>
        <w:t xml:space="preserve">Figure </w:t>
      </w:r>
      <w:fldSimple w:instr=" SEQ Figure \* ARABIC ">
        <w:r w:rsidR="00F44A84">
          <w:rPr>
            <w:noProof/>
          </w:rPr>
          <w:t>5</w:t>
        </w:r>
      </w:fldSimple>
      <w:bookmarkEnd w:id="420"/>
      <w:r>
        <w:t xml:space="preserve">. </w:t>
      </w:r>
      <w:r w:rsidR="00495E7C">
        <w:t>E</w:t>
      </w:r>
      <w:r>
        <w:t xml:space="preserve">stimated parameter </w:t>
      </w:r>
      <w:r w:rsidRPr="00644855">
        <w:sym w:font="Symbol" w:char="F078"/>
      </w:r>
      <w:r w:rsidR="00495E7C">
        <w:t xml:space="preserve"> (</w:t>
      </w:r>
      <w:r w:rsidR="00C23170">
        <w:t>black vertical line)</w:t>
      </w:r>
      <w:r>
        <w:t xml:space="preserve"> compared to null distributions g</w:t>
      </w:r>
      <w:r w:rsidR="00337FF3">
        <w:t>enerated from permutation tests.</w:t>
      </w:r>
      <w:r w:rsidR="0053506C">
        <w:br w:type="page"/>
      </w:r>
    </w:p>
    <w:p w14:paraId="7C9E9483" w14:textId="227EB36E" w:rsidR="00585CEB" w:rsidRDefault="0053506C" w:rsidP="0053506C">
      <w:pPr>
        <w:outlineLvl w:val="0"/>
        <w:rPr>
          <w:b/>
        </w:rPr>
      </w:pPr>
      <w:r>
        <w:rPr>
          <w:b/>
        </w:rPr>
        <w:lastRenderedPageBreak/>
        <w:t>References</w:t>
      </w:r>
    </w:p>
    <w:p w14:paraId="03544398" w14:textId="77777777" w:rsidR="00AB0702" w:rsidRDefault="00AB0702" w:rsidP="0053506C">
      <w:pPr>
        <w:outlineLvl w:val="0"/>
        <w:rPr>
          <w:b/>
        </w:rPr>
      </w:pPr>
    </w:p>
    <w:p w14:paraId="0B20BEAC" w14:textId="1E243A82" w:rsidR="00BF4D94" w:rsidRPr="00BF4D94" w:rsidRDefault="0053506C" w:rsidP="00BF4D94">
      <w:pPr>
        <w:widowControl w:val="0"/>
        <w:autoSpaceDE w:val="0"/>
        <w:autoSpaceDN w:val="0"/>
        <w:adjustRightInd w:val="0"/>
        <w:ind w:left="640" w:hanging="640"/>
        <w:rPr>
          <w:rFonts w:ascii="Calibri" w:eastAsia="Times New Roman" w:hAnsi="Calibri" w:cs="Times New Roman"/>
          <w:noProof/>
        </w:rPr>
      </w:pPr>
      <w:r>
        <w:rPr>
          <w:b/>
        </w:rPr>
        <w:fldChar w:fldCharType="begin" w:fldLock="1"/>
      </w:r>
      <w:r>
        <w:rPr>
          <w:b/>
        </w:rPr>
        <w:instrText xml:space="preserve">ADDIN Mendeley Bibliography CSL_BIBLIOGRAPHY </w:instrText>
      </w:r>
      <w:r>
        <w:rPr>
          <w:b/>
        </w:rPr>
        <w:fldChar w:fldCharType="separate"/>
      </w:r>
      <w:r w:rsidR="00BF4D94" w:rsidRPr="00BF4D94">
        <w:rPr>
          <w:rFonts w:ascii="Calibri" w:eastAsia="Times New Roman" w:hAnsi="Calibri" w:cs="Times New Roman"/>
          <w:noProof/>
        </w:rPr>
        <w:t>1.</w:t>
      </w:r>
      <w:r w:rsidR="00BF4D94" w:rsidRPr="00BF4D94">
        <w:rPr>
          <w:rFonts w:ascii="Calibri" w:eastAsia="Times New Roman" w:hAnsi="Calibri" w:cs="Times New Roman"/>
          <w:noProof/>
        </w:rPr>
        <w:tab/>
        <w:t>UN. Sustainable Development Goals. (2015). at &lt;http://www.un.org/sustainabledevelopment/&gt;</w:t>
      </w:r>
    </w:p>
    <w:p w14:paraId="023F8B0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w:t>
      </w:r>
      <w:r w:rsidRPr="00BF4D94">
        <w:rPr>
          <w:rFonts w:ascii="Calibri" w:eastAsia="Times New Roman" w:hAnsi="Calibri" w:cs="Times New Roman"/>
          <w:noProof/>
        </w:rPr>
        <w:tab/>
        <w:t xml:space="preserve">Levin, S.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Social-ecological systems as complex adaptive systems: modeling and policy implications. </w:t>
      </w:r>
      <w:r w:rsidRPr="00BF4D94">
        <w:rPr>
          <w:rFonts w:ascii="Calibri" w:eastAsia="Times New Roman" w:hAnsi="Calibri" w:cs="Times New Roman"/>
          <w:i/>
          <w:iCs/>
          <w:noProof/>
        </w:rPr>
        <w:t>Environ. Dev. Econ.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18,</w:t>
      </w:r>
      <w:r w:rsidRPr="00BF4D94">
        <w:rPr>
          <w:rFonts w:ascii="Calibri" w:eastAsia="Times New Roman" w:hAnsi="Calibri" w:cs="Times New Roman"/>
          <w:noProof/>
        </w:rPr>
        <w:t xml:space="preserve"> 111–132 (2013).</w:t>
      </w:r>
    </w:p>
    <w:p w14:paraId="5AC63EE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w:t>
      </w:r>
      <w:r w:rsidRPr="00BF4D94">
        <w:rPr>
          <w:rFonts w:ascii="Calibri" w:eastAsia="Times New Roman" w:hAnsi="Calibri" w:cs="Times New Roman"/>
          <w:noProof/>
        </w:rPr>
        <w:tab/>
        <w:t xml:space="preserve">Horan, R. D., Fenichel, E. P., Drury, K. L. S. &amp; Lodge, D. M. Managing ecological thresholds in coupled environmental-human systems.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108,</w:t>
      </w:r>
      <w:r w:rsidRPr="00BF4D94">
        <w:rPr>
          <w:rFonts w:ascii="Calibri" w:eastAsia="Times New Roman" w:hAnsi="Calibri" w:cs="Times New Roman"/>
          <w:noProof/>
        </w:rPr>
        <w:t xml:space="preserve"> 7333–7338 (2011).</w:t>
      </w:r>
    </w:p>
    <w:p w14:paraId="0267DAD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w:t>
      </w:r>
      <w:r w:rsidRPr="00BF4D94">
        <w:rPr>
          <w:rFonts w:ascii="Calibri" w:eastAsia="Times New Roman" w:hAnsi="Calibri" w:cs="Times New Roman"/>
          <w:noProof/>
        </w:rPr>
        <w:tab/>
        <w:t xml:space="preserve">Fenichel, E. P. &amp; Horan, R. D. Tinbergen and tipping points: Could some thresholds be policy-induced? </w:t>
      </w:r>
      <w:r w:rsidRPr="00BF4D94">
        <w:rPr>
          <w:rFonts w:ascii="Calibri" w:eastAsia="Times New Roman" w:hAnsi="Calibri" w:cs="Times New Roman"/>
          <w:i/>
          <w:iCs/>
          <w:noProof/>
        </w:rPr>
        <w:t>J. Econ. Behav. Organ.</w:t>
      </w:r>
      <w:r w:rsidRPr="00BF4D94">
        <w:rPr>
          <w:rFonts w:ascii="Calibri" w:eastAsia="Times New Roman" w:hAnsi="Calibri" w:cs="Times New Roman"/>
          <w:noProof/>
        </w:rPr>
        <w:t xml:space="preserve"> (2016). doi:10.1016/j.jebo.2016.06.014</w:t>
      </w:r>
    </w:p>
    <w:p w14:paraId="6543606A"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w:t>
      </w:r>
      <w:r w:rsidRPr="00BF4D94">
        <w:rPr>
          <w:rFonts w:ascii="Calibri" w:eastAsia="Times New Roman" w:hAnsi="Calibri" w:cs="Times New Roman"/>
          <w:noProof/>
        </w:rPr>
        <w:tab/>
        <w:t xml:space="preserve">Jacob, F. Evolution and tinkering.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196,</w:t>
      </w:r>
      <w:r w:rsidRPr="00BF4D94">
        <w:rPr>
          <w:rFonts w:ascii="Calibri" w:eastAsia="Times New Roman" w:hAnsi="Calibri" w:cs="Times New Roman"/>
          <w:noProof/>
        </w:rPr>
        <w:t xml:space="preserve"> 1161–1166 (1977).</w:t>
      </w:r>
    </w:p>
    <w:p w14:paraId="64D6BB71"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6.</w:t>
      </w:r>
      <w:r w:rsidRPr="00BF4D94">
        <w:rPr>
          <w:rFonts w:ascii="Calibri" w:eastAsia="Times New Roman" w:hAnsi="Calibri" w:cs="Times New Roman"/>
          <w:noProof/>
        </w:rPr>
        <w:tab/>
        <w:t xml:space="preserve">Gould, S. J. The evolution of life on the earth. </w:t>
      </w:r>
      <w:r w:rsidRPr="00BF4D94">
        <w:rPr>
          <w:rFonts w:ascii="Calibri" w:eastAsia="Times New Roman" w:hAnsi="Calibri" w:cs="Times New Roman"/>
          <w:i/>
          <w:iCs/>
          <w:noProof/>
        </w:rPr>
        <w:t>Sci. Am.</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271,</w:t>
      </w:r>
      <w:r w:rsidRPr="00BF4D94">
        <w:rPr>
          <w:rFonts w:ascii="Calibri" w:eastAsia="Times New Roman" w:hAnsi="Calibri" w:cs="Times New Roman"/>
          <w:noProof/>
        </w:rPr>
        <w:t xml:space="preserve"> 84–91 (1994).</w:t>
      </w:r>
    </w:p>
    <w:p w14:paraId="1CE1D557"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7.</w:t>
      </w:r>
      <w:r w:rsidRPr="00BF4D94">
        <w:rPr>
          <w:rFonts w:ascii="Calibri" w:eastAsia="Times New Roman" w:hAnsi="Calibri" w:cs="Times New Roman"/>
          <w:noProof/>
        </w:rPr>
        <w:tab/>
        <w:t xml:space="preserve">Waddington, C. H. Canalization of development and the inheritance of acquired characters. </w:t>
      </w:r>
      <w:r w:rsidRPr="00BF4D94">
        <w:rPr>
          <w:rFonts w:ascii="Calibri" w:eastAsia="Times New Roman" w:hAnsi="Calibri" w:cs="Times New Roman"/>
          <w:i/>
          <w:iCs/>
          <w:noProof/>
        </w:rPr>
        <w:t>Nature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150,</w:t>
      </w:r>
      <w:r w:rsidRPr="00BF4D94">
        <w:rPr>
          <w:rFonts w:ascii="Calibri" w:eastAsia="Times New Roman" w:hAnsi="Calibri" w:cs="Times New Roman"/>
          <w:noProof/>
        </w:rPr>
        <w:t xml:space="preserve"> 563–565 (1942).</w:t>
      </w:r>
    </w:p>
    <w:p w14:paraId="1EC224AD"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8.</w:t>
      </w:r>
      <w:r w:rsidRPr="00BF4D94">
        <w:rPr>
          <w:rFonts w:ascii="Calibri" w:eastAsia="Times New Roman" w:hAnsi="Calibri" w:cs="Times New Roman"/>
          <w:noProof/>
        </w:rPr>
        <w:tab/>
        <w:t xml:space="preserve">Ferrell, J. E. Self-perpetuating states in signal transduction: Positive feedback, double-negative feedback and bistability. </w:t>
      </w:r>
      <w:r w:rsidRPr="00BF4D94">
        <w:rPr>
          <w:rFonts w:ascii="Calibri" w:eastAsia="Times New Roman" w:hAnsi="Calibri" w:cs="Times New Roman"/>
          <w:i/>
          <w:iCs/>
          <w:noProof/>
        </w:rPr>
        <w:t>Curr. Opin. Cell Biol.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14,</w:t>
      </w:r>
      <w:r w:rsidRPr="00BF4D94">
        <w:rPr>
          <w:rFonts w:ascii="Calibri" w:eastAsia="Times New Roman" w:hAnsi="Calibri" w:cs="Times New Roman"/>
          <w:noProof/>
        </w:rPr>
        <w:t xml:space="preserve"> 140–148 (2002).</w:t>
      </w:r>
    </w:p>
    <w:p w14:paraId="1905D1E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9.</w:t>
      </w:r>
      <w:r w:rsidRPr="00BF4D94">
        <w:rPr>
          <w:rFonts w:ascii="Calibri" w:eastAsia="Times New Roman" w:hAnsi="Calibri" w:cs="Times New Roman"/>
          <w:noProof/>
        </w:rPr>
        <w:tab/>
        <w:t xml:space="preserve">Wilhelm, T. The smallest chemical reaction system with bistability. </w:t>
      </w:r>
      <w:r w:rsidRPr="00BF4D94">
        <w:rPr>
          <w:rFonts w:ascii="Calibri" w:eastAsia="Times New Roman" w:hAnsi="Calibri" w:cs="Times New Roman"/>
          <w:i/>
          <w:iCs/>
          <w:noProof/>
        </w:rPr>
        <w:t>BMC Syst. Biol.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w:t>
      </w:r>
      <w:r w:rsidRPr="00BF4D94">
        <w:rPr>
          <w:rFonts w:ascii="Calibri" w:eastAsia="Times New Roman" w:hAnsi="Calibri" w:cs="Times New Roman"/>
          <w:noProof/>
        </w:rPr>
        <w:t xml:space="preserve"> 90 (2009).</w:t>
      </w:r>
    </w:p>
    <w:p w14:paraId="0F5312B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10.</w:t>
      </w:r>
      <w:r w:rsidRPr="00BF4D94">
        <w:rPr>
          <w:rFonts w:ascii="Calibri" w:eastAsia="Times New Roman" w:hAnsi="Calibri" w:cs="Times New Roman"/>
          <w:noProof/>
        </w:rPr>
        <w:tab/>
        <w:t xml:space="preserve">Ives, A. R., Einarsson, A., Jansen, V. a a &amp; Gardarsson, A. High-amplitude fluctuations and alternative dynamical states of midges in Lake Myvatn. </w:t>
      </w:r>
      <w:r w:rsidRPr="00BF4D94">
        <w:rPr>
          <w:rFonts w:ascii="Calibri" w:eastAsia="Times New Roman" w:hAnsi="Calibri" w:cs="Times New Roman"/>
          <w:i/>
          <w:iCs/>
          <w:noProof/>
        </w:rPr>
        <w:t>Nature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452,</w:t>
      </w:r>
      <w:r w:rsidRPr="00BF4D94">
        <w:rPr>
          <w:rFonts w:ascii="Calibri" w:eastAsia="Times New Roman" w:hAnsi="Calibri" w:cs="Times New Roman"/>
          <w:noProof/>
        </w:rPr>
        <w:t xml:space="preserve"> 84–87 (2008).</w:t>
      </w:r>
    </w:p>
    <w:p w14:paraId="0102CBD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11.</w:t>
      </w:r>
      <w:r w:rsidRPr="00BF4D94">
        <w:rPr>
          <w:rFonts w:ascii="Calibri" w:eastAsia="Times New Roman" w:hAnsi="Calibri" w:cs="Times New Roman"/>
          <w:noProof/>
        </w:rPr>
        <w:tab/>
        <w:t xml:space="preserve">Beisner, B. E., Haydon, D. T. &amp; Cuddington, K. Alternative stable states in ecology. </w:t>
      </w:r>
      <w:r w:rsidRPr="00BF4D94">
        <w:rPr>
          <w:rFonts w:ascii="Calibri" w:eastAsia="Times New Roman" w:hAnsi="Calibri" w:cs="Times New Roman"/>
          <w:i/>
          <w:iCs/>
          <w:noProof/>
        </w:rPr>
        <w:t>Front. Ecol. Environ.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w:t>
      </w:r>
      <w:r w:rsidRPr="00BF4D94">
        <w:rPr>
          <w:rFonts w:ascii="Calibri" w:eastAsia="Times New Roman" w:hAnsi="Calibri" w:cs="Times New Roman"/>
          <w:noProof/>
        </w:rPr>
        <w:t xml:space="preserve"> 376–382 (2003).</w:t>
      </w:r>
    </w:p>
    <w:p w14:paraId="6353595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12.</w:t>
      </w:r>
      <w:r w:rsidRPr="00BF4D94">
        <w:rPr>
          <w:rFonts w:ascii="Calibri" w:eastAsia="Times New Roman" w:hAnsi="Calibri" w:cs="Times New Roman"/>
          <w:noProof/>
        </w:rPr>
        <w:tab/>
        <w:t xml:space="preserve">Hartman, A. L.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Human gut microbiome adopts an alternative state following small bowel transplantation. </w:t>
      </w:r>
      <w:r w:rsidRPr="00BF4D94">
        <w:rPr>
          <w:rFonts w:ascii="Calibri" w:eastAsia="Times New Roman" w:hAnsi="Calibri" w:cs="Times New Roman"/>
          <w:i/>
          <w:iCs/>
          <w:noProof/>
        </w:rPr>
        <w:t>Proc. Natl. Acad. Sci.</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106,</w:t>
      </w:r>
      <w:r w:rsidRPr="00BF4D94">
        <w:rPr>
          <w:rFonts w:ascii="Calibri" w:eastAsia="Times New Roman" w:hAnsi="Calibri" w:cs="Times New Roman"/>
          <w:noProof/>
        </w:rPr>
        <w:t xml:space="preserve"> 17187–17192 (2009).</w:t>
      </w:r>
    </w:p>
    <w:p w14:paraId="0F963A3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13.</w:t>
      </w:r>
      <w:r w:rsidRPr="00BF4D94">
        <w:rPr>
          <w:rFonts w:ascii="Calibri" w:eastAsia="Times New Roman" w:hAnsi="Calibri" w:cs="Times New Roman"/>
          <w:noProof/>
        </w:rPr>
        <w:tab/>
        <w:t xml:space="preserve">Staver, A. C., Archibald, S. &amp; Levin, S. The global extent and determinants of savanna and forest as alternative biome states.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334,</w:t>
      </w:r>
      <w:r w:rsidRPr="00BF4D94">
        <w:rPr>
          <w:rFonts w:ascii="Calibri" w:eastAsia="Times New Roman" w:hAnsi="Calibri" w:cs="Times New Roman"/>
          <w:noProof/>
        </w:rPr>
        <w:t xml:space="preserve"> 230–232 (2011).</w:t>
      </w:r>
    </w:p>
    <w:p w14:paraId="1144215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14.</w:t>
      </w:r>
      <w:r w:rsidRPr="00BF4D94">
        <w:rPr>
          <w:rFonts w:ascii="Calibri" w:eastAsia="Times New Roman" w:hAnsi="Calibri" w:cs="Times New Roman"/>
          <w:noProof/>
        </w:rPr>
        <w:tab/>
        <w:t xml:space="preserve">Scheffer, M., Hirota, M., Holmgren, M., Van Nes, E. H. &amp; Chapin, F. S. Thresholds for boreal biome transitions.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109,</w:t>
      </w:r>
      <w:r w:rsidRPr="00BF4D94">
        <w:rPr>
          <w:rFonts w:ascii="Calibri" w:eastAsia="Times New Roman" w:hAnsi="Calibri" w:cs="Times New Roman"/>
          <w:noProof/>
        </w:rPr>
        <w:t xml:space="preserve"> 21384–9 (2012).</w:t>
      </w:r>
    </w:p>
    <w:p w14:paraId="7DC05D92"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15.</w:t>
      </w:r>
      <w:r w:rsidRPr="00BF4D94">
        <w:rPr>
          <w:rFonts w:ascii="Calibri" w:eastAsia="Times New Roman" w:hAnsi="Calibri" w:cs="Times New Roman"/>
          <w:noProof/>
        </w:rPr>
        <w:tab/>
        <w:t xml:space="preserve">Ling, S. D.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Global regime shift dynamics of catastrophic sea urchin overgrazing. </w:t>
      </w:r>
      <w:r w:rsidRPr="00BF4D94">
        <w:rPr>
          <w:rFonts w:ascii="Calibri" w:eastAsia="Times New Roman" w:hAnsi="Calibri" w:cs="Times New Roman"/>
          <w:i/>
          <w:iCs/>
          <w:noProof/>
        </w:rPr>
        <w:t>Philos. Trans. R. Soc. B Biol. Sci.</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370,</w:t>
      </w:r>
      <w:r w:rsidRPr="00BF4D94">
        <w:rPr>
          <w:rFonts w:ascii="Calibri" w:eastAsia="Times New Roman" w:hAnsi="Calibri" w:cs="Times New Roman"/>
          <w:noProof/>
        </w:rPr>
        <w:t xml:space="preserve"> 20130269 (2015).</w:t>
      </w:r>
    </w:p>
    <w:p w14:paraId="57D2AF1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16.</w:t>
      </w:r>
      <w:r w:rsidRPr="00BF4D94">
        <w:rPr>
          <w:rFonts w:ascii="Calibri" w:eastAsia="Times New Roman" w:hAnsi="Calibri" w:cs="Times New Roman"/>
          <w:noProof/>
        </w:rPr>
        <w:tab/>
        <w:t xml:space="preserve">David, P. a. in </w:t>
      </w:r>
      <w:r w:rsidRPr="00BF4D94">
        <w:rPr>
          <w:rFonts w:ascii="Calibri" w:eastAsia="Times New Roman" w:hAnsi="Calibri" w:cs="Times New Roman"/>
          <w:i/>
          <w:iCs/>
          <w:noProof/>
        </w:rPr>
        <w:t>Evolution and Path Dependence in Economic Ideas: Past and Present</w:t>
      </w:r>
      <w:r w:rsidRPr="00BF4D94">
        <w:rPr>
          <w:rFonts w:ascii="Calibri" w:eastAsia="Times New Roman" w:hAnsi="Calibri" w:cs="Times New Roman"/>
          <w:noProof/>
        </w:rPr>
        <w:t xml:space="preserve"> (eds. Garrouste, P. &amp; Ioannides, S.) 15–36 (Edward Elgar, 2000). doi:DOI:</w:t>
      </w:r>
    </w:p>
    <w:p w14:paraId="4894B5CA"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17.</w:t>
      </w:r>
      <w:r w:rsidRPr="00BF4D94">
        <w:rPr>
          <w:rFonts w:ascii="Calibri" w:eastAsia="Times New Roman" w:hAnsi="Calibri" w:cs="Times New Roman"/>
          <w:noProof/>
        </w:rPr>
        <w:tab/>
        <w:t xml:space="preserve">North, D. C. </w:t>
      </w:r>
      <w:r w:rsidRPr="00BF4D94">
        <w:rPr>
          <w:rFonts w:ascii="Calibri" w:eastAsia="Times New Roman" w:hAnsi="Calibri" w:cs="Times New Roman"/>
          <w:i/>
          <w:iCs/>
          <w:noProof/>
        </w:rPr>
        <w:t>Institutions, institutional change and economic performance</w:t>
      </w:r>
      <w:r w:rsidRPr="00BF4D94">
        <w:rPr>
          <w:rFonts w:ascii="Calibri" w:eastAsia="Times New Roman" w:hAnsi="Calibri" w:cs="Times New Roman"/>
          <w:noProof/>
        </w:rPr>
        <w:t>. (Cambridge University Press, 1990).</w:t>
      </w:r>
    </w:p>
    <w:p w14:paraId="0C0EE07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18.</w:t>
      </w:r>
      <w:r w:rsidRPr="00BF4D94">
        <w:rPr>
          <w:rFonts w:ascii="Calibri" w:eastAsia="Times New Roman" w:hAnsi="Calibri" w:cs="Times New Roman"/>
          <w:noProof/>
        </w:rPr>
        <w:tab/>
        <w:t xml:space="preserve">Pierson, P. Increasing returns, path dependence, and the study of politics. </w:t>
      </w:r>
      <w:r w:rsidRPr="00BF4D94">
        <w:rPr>
          <w:rFonts w:ascii="Calibri" w:eastAsia="Times New Roman" w:hAnsi="Calibri" w:cs="Times New Roman"/>
          <w:i/>
          <w:iCs/>
          <w:noProof/>
        </w:rPr>
        <w:t>Am. Polit. Sci. Rev.</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94,</w:t>
      </w:r>
      <w:r w:rsidRPr="00BF4D94">
        <w:rPr>
          <w:rFonts w:ascii="Calibri" w:eastAsia="Times New Roman" w:hAnsi="Calibri" w:cs="Times New Roman"/>
          <w:noProof/>
        </w:rPr>
        <w:t xml:space="preserve"> 251–267 (2000).</w:t>
      </w:r>
    </w:p>
    <w:p w14:paraId="31C55BF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19.</w:t>
      </w:r>
      <w:r w:rsidRPr="00BF4D94">
        <w:rPr>
          <w:rFonts w:ascii="Calibri" w:eastAsia="Times New Roman" w:hAnsi="Calibri" w:cs="Times New Roman"/>
          <w:noProof/>
        </w:rPr>
        <w:tab/>
        <w:t xml:space="preserve">Ricard, D., Minto, C., Jensen, O. P. &amp; Baum, J. K. Examining the knowledge base and status of commercially exploited marine species with the RAM Legacy Stock Assessment Database. </w:t>
      </w:r>
      <w:r w:rsidRPr="00BF4D94">
        <w:rPr>
          <w:rFonts w:ascii="Calibri" w:eastAsia="Times New Roman" w:hAnsi="Calibri" w:cs="Times New Roman"/>
          <w:i/>
          <w:iCs/>
          <w:noProof/>
        </w:rPr>
        <w:t>Fish Fish.</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13,</w:t>
      </w:r>
      <w:r w:rsidRPr="00BF4D94">
        <w:rPr>
          <w:rFonts w:ascii="Calibri" w:eastAsia="Times New Roman" w:hAnsi="Calibri" w:cs="Times New Roman"/>
          <w:noProof/>
        </w:rPr>
        <w:t xml:space="preserve"> 380–398 (2012).</w:t>
      </w:r>
    </w:p>
    <w:p w14:paraId="7B66EC4C"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20.</w:t>
      </w:r>
      <w:r w:rsidRPr="00BF4D94">
        <w:rPr>
          <w:rFonts w:ascii="Calibri" w:eastAsia="Times New Roman" w:hAnsi="Calibri" w:cs="Times New Roman"/>
          <w:noProof/>
        </w:rPr>
        <w:tab/>
        <w:t xml:space="preserve">Sumaila, U. R.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Benefits of rebuilding global marine fisheries outweigh costs. </w:t>
      </w:r>
      <w:r w:rsidRPr="00BF4D94">
        <w:rPr>
          <w:rFonts w:ascii="Calibri" w:eastAsia="Times New Roman" w:hAnsi="Calibri" w:cs="Times New Roman"/>
          <w:i/>
          <w:iCs/>
          <w:noProof/>
        </w:rPr>
        <w:t>PLoS One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7,</w:t>
      </w:r>
      <w:r w:rsidRPr="00BF4D94">
        <w:rPr>
          <w:rFonts w:ascii="Calibri" w:eastAsia="Times New Roman" w:hAnsi="Calibri" w:cs="Times New Roman"/>
          <w:noProof/>
        </w:rPr>
        <w:t xml:space="preserve"> (2012).</w:t>
      </w:r>
    </w:p>
    <w:p w14:paraId="3684155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21.</w:t>
      </w:r>
      <w:r w:rsidRPr="00BF4D94">
        <w:rPr>
          <w:rFonts w:ascii="Calibri" w:eastAsia="Times New Roman" w:hAnsi="Calibri" w:cs="Times New Roman"/>
          <w:noProof/>
        </w:rPr>
        <w:tab/>
        <w:t xml:space="preserve">Deroba, J. J. &amp; Bence, J. R. A review of harvest policies: Understanding relative performance of control rules. </w:t>
      </w:r>
      <w:r w:rsidRPr="00BF4D94">
        <w:rPr>
          <w:rFonts w:ascii="Calibri" w:eastAsia="Times New Roman" w:hAnsi="Calibri" w:cs="Times New Roman"/>
          <w:i/>
          <w:iCs/>
          <w:noProof/>
        </w:rPr>
        <w:t>Fish. Res.</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94,</w:t>
      </w:r>
      <w:r w:rsidRPr="00BF4D94">
        <w:rPr>
          <w:rFonts w:ascii="Calibri" w:eastAsia="Times New Roman" w:hAnsi="Calibri" w:cs="Times New Roman"/>
          <w:noProof/>
        </w:rPr>
        <w:t xml:space="preserve"> 210–223 (2008).</w:t>
      </w:r>
    </w:p>
    <w:p w14:paraId="0432D26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lastRenderedPageBreak/>
        <w:t>22.</w:t>
      </w:r>
      <w:r w:rsidRPr="00BF4D94">
        <w:rPr>
          <w:rFonts w:ascii="Calibri" w:eastAsia="Times New Roman" w:hAnsi="Calibri" w:cs="Times New Roman"/>
          <w:noProof/>
        </w:rPr>
        <w:tab/>
        <w:t xml:space="preserve">FAO. Code of Conduct for Responsible Fisheries. </w:t>
      </w:r>
      <w:r w:rsidRPr="00BF4D94">
        <w:rPr>
          <w:rFonts w:ascii="Calibri" w:eastAsia="Times New Roman" w:hAnsi="Calibri" w:cs="Times New Roman"/>
          <w:i/>
          <w:iCs/>
          <w:noProof/>
        </w:rPr>
        <w:t>Food Agric. Organ. United Nations</w:t>
      </w:r>
      <w:r w:rsidRPr="00BF4D94">
        <w:rPr>
          <w:rFonts w:ascii="Calibri" w:eastAsia="Times New Roman" w:hAnsi="Calibri" w:cs="Times New Roman"/>
          <w:noProof/>
        </w:rPr>
        <w:t xml:space="preserve"> (1995). doi:ISBN 92-5-103834-5</w:t>
      </w:r>
    </w:p>
    <w:p w14:paraId="2CBF0E5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23.</w:t>
      </w:r>
      <w:r w:rsidRPr="00BF4D94">
        <w:rPr>
          <w:rFonts w:ascii="Calibri" w:eastAsia="Times New Roman" w:hAnsi="Calibri" w:cs="Times New Roman"/>
          <w:noProof/>
        </w:rPr>
        <w:tab/>
        <w:t xml:space="preserve">Botsford, L. W., Castilla, J. C. &amp; Peterson, C. H. The Management of Fisheries and Marine Ecosystems.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277,</w:t>
      </w:r>
      <w:r w:rsidRPr="00BF4D94">
        <w:rPr>
          <w:rFonts w:ascii="Calibri" w:eastAsia="Times New Roman" w:hAnsi="Calibri" w:cs="Times New Roman"/>
          <w:noProof/>
        </w:rPr>
        <w:t xml:space="preserve"> 509–515 (1997).</w:t>
      </w:r>
    </w:p>
    <w:p w14:paraId="3896E82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24.</w:t>
      </w:r>
      <w:r w:rsidRPr="00BF4D94">
        <w:rPr>
          <w:rFonts w:ascii="Calibri" w:eastAsia="Times New Roman" w:hAnsi="Calibri" w:cs="Times New Roman"/>
          <w:noProof/>
        </w:rPr>
        <w:tab/>
        <w:t xml:space="preserve">FAO. </w:t>
      </w:r>
      <w:r w:rsidRPr="00BF4D94">
        <w:rPr>
          <w:rFonts w:ascii="Calibri" w:eastAsia="Times New Roman" w:hAnsi="Calibri" w:cs="Times New Roman"/>
          <w:i/>
          <w:iCs/>
          <w:noProof/>
        </w:rPr>
        <w:t>The State of World Fisheries and Aquaculture</w:t>
      </w:r>
      <w:r w:rsidRPr="00BF4D94">
        <w:rPr>
          <w:rFonts w:ascii="Calibri" w:eastAsia="Times New Roman" w:hAnsi="Calibri" w:cs="Times New Roman"/>
          <w:noProof/>
        </w:rPr>
        <w:t>. (2016).</w:t>
      </w:r>
    </w:p>
    <w:p w14:paraId="1055800F"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25.</w:t>
      </w:r>
      <w:r w:rsidRPr="00BF4D94">
        <w:rPr>
          <w:rFonts w:ascii="Calibri" w:eastAsia="Times New Roman" w:hAnsi="Calibri" w:cs="Times New Roman"/>
          <w:noProof/>
        </w:rPr>
        <w:tab/>
        <w:t xml:space="preserve">Steele, J. H. Regime shifts in the ocean: Reconciling observations and theory. </w:t>
      </w:r>
      <w:r w:rsidRPr="00BF4D94">
        <w:rPr>
          <w:rFonts w:ascii="Calibri" w:eastAsia="Times New Roman" w:hAnsi="Calibri" w:cs="Times New Roman"/>
          <w:i/>
          <w:iCs/>
          <w:noProof/>
        </w:rPr>
        <w:t>Prog. Oceanogr.</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60,</w:t>
      </w:r>
      <w:r w:rsidRPr="00BF4D94">
        <w:rPr>
          <w:rFonts w:ascii="Calibri" w:eastAsia="Times New Roman" w:hAnsi="Calibri" w:cs="Times New Roman"/>
          <w:noProof/>
        </w:rPr>
        <w:t xml:space="preserve"> 135–141 (2004).</w:t>
      </w:r>
    </w:p>
    <w:p w14:paraId="3B1E690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26.</w:t>
      </w:r>
      <w:r w:rsidRPr="00BF4D94">
        <w:rPr>
          <w:rFonts w:ascii="Calibri" w:eastAsia="Times New Roman" w:hAnsi="Calibri" w:cs="Times New Roman"/>
          <w:noProof/>
        </w:rPr>
        <w:tab/>
        <w:t xml:space="preserve">Hicks, C. C., Crowder, L. B., Graham, N. A. J., Kittinger, J. N. &amp; Le Cornu, E. Social drivers forewarn of marine regime shifts. </w:t>
      </w:r>
      <w:r w:rsidRPr="00BF4D94">
        <w:rPr>
          <w:rFonts w:ascii="Calibri" w:eastAsia="Times New Roman" w:hAnsi="Calibri" w:cs="Times New Roman"/>
          <w:i/>
          <w:iCs/>
          <w:noProof/>
        </w:rPr>
        <w:t>Front. Ecol. Environ.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14,</w:t>
      </w:r>
      <w:r w:rsidRPr="00BF4D94">
        <w:rPr>
          <w:rFonts w:ascii="Calibri" w:eastAsia="Times New Roman" w:hAnsi="Calibri" w:cs="Times New Roman"/>
          <w:noProof/>
        </w:rPr>
        <w:t xml:space="preserve"> 252–260 (2016).</w:t>
      </w:r>
    </w:p>
    <w:p w14:paraId="18B050D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27.</w:t>
      </w:r>
      <w:r w:rsidRPr="00BF4D94">
        <w:rPr>
          <w:rFonts w:ascii="Calibri" w:eastAsia="Times New Roman" w:hAnsi="Calibri" w:cs="Times New Roman"/>
          <w:noProof/>
        </w:rPr>
        <w:tab/>
        <w:t xml:space="preserve">Lade, S. J.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An empirical model of the Baltic Sea reveals the importance of social dynamics for ecological regime shifts.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112,</w:t>
      </w:r>
      <w:r w:rsidRPr="00BF4D94">
        <w:rPr>
          <w:rFonts w:ascii="Calibri" w:eastAsia="Times New Roman" w:hAnsi="Calibri" w:cs="Times New Roman"/>
          <w:noProof/>
        </w:rPr>
        <w:t xml:space="preserve"> 11120–5 (2015).</w:t>
      </w:r>
    </w:p>
    <w:p w14:paraId="3F1A2864"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28.</w:t>
      </w:r>
      <w:r w:rsidRPr="00BF4D94">
        <w:rPr>
          <w:rFonts w:ascii="Calibri" w:eastAsia="Times New Roman" w:hAnsi="Calibri" w:cs="Times New Roman"/>
          <w:noProof/>
        </w:rPr>
        <w:tab/>
        <w:t xml:space="preserve">Collie, J. S., Richardson, K. &amp; Steele, J. H. Regime shifts: Can ecological theory illuminate the mechanisms? </w:t>
      </w:r>
      <w:r w:rsidRPr="00BF4D94">
        <w:rPr>
          <w:rFonts w:ascii="Calibri" w:eastAsia="Times New Roman" w:hAnsi="Calibri" w:cs="Times New Roman"/>
          <w:i/>
          <w:iCs/>
          <w:noProof/>
        </w:rPr>
        <w:t>Prog. Oceanogr.</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60,</w:t>
      </w:r>
      <w:r w:rsidRPr="00BF4D94">
        <w:rPr>
          <w:rFonts w:ascii="Calibri" w:eastAsia="Times New Roman" w:hAnsi="Calibri" w:cs="Times New Roman"/>
          <w:noProof/>
        </w:rPr>
        <w:t xml:space="preserve"> 281–302 (2004).</w:t>
      </w:r>
    </w:p>
    <w:p w14:paraId="698C477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29.</w:t>
      </w:r>
      <w:r w:rsidRPr="00BF4D94">
        <w:rPr>
          <w:rFonts w:ascii="Calibri" w:eastAsia="Times New Roman" w:hAnsi="Calibri" w:cs="Times New Roman"/>
          <w:noProof/>
        </w:rPr>
        <w:tab/>
        <w:t xml:space="preserve">Roughgarden, J. &amp; Smith, F. Why fisheries collapse and what to do about it.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93,</w:t>
      </w:r>
      <w:r w:rsidRPr="00BF4D94">
        <w:rPr>
          <w:rFonts w:ascii="Calibri" w:eastAsia="Times New Roman" w:hAnsi="Calibri" w:cs="Times New Roman"/>
          <w:noProof/>
        </w:rPr>
        <w:t xml:space="preserve"> 5078–5083 (1996).</w:t>
      </w:r>
    </w:p>
    <w:p w14:paraId="459E707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30.</w:t>
      </w:r>
      <w:r w:rsidRPr="00BF4D94">
        <w:rPr>
          <w:rFonts w:ascii="Calibri" w:eastAsia="Times New Roman" w:hAnsi="Calibri" w:cs="Times New Roman"/>
          <w:noProof/>
        </w:rPr>
        <w:tab/>
        <w:t xml:space="preserve">Ostrom, E. </w:t>
      </w:r>
      <w:r w:rsidRPr="00BF4D94">
        <w:rPr>
          <w:rFonts w:ascii="Calibri" w:eastAsia="Times New Roman" w:hAnsi="Calibri" w:cs="Times New Roman"/>
          <w:i/>
          <w:iCs/>
          <w:noProof/>
        </w:rPr>
        <w:t>Governing the Commons: The Evolution of Institutions for Collective Action</w:t>
      </w:r>
      <w:r w:rsidRPr="00BF4D94">
        <w:rPr>
          <w:rFonts w:ascii="Calibri" w:eastAsia="Times New Roman" w:hAnsi="Calibri" w:cs="Times New Roman"/>
          <w:noProof/>
        </w:rPr>
        <w:t>. (Cambridge University Press, 1990).</w:t>
      </w:r>
    </w:p>
    <w:p w14:paraId="6A4DE6C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31.</w:t>
      </w:r>
      <w:r w:rsidRPr="00BF4D94">
        <w:rPr>
          <w:rFonts w:ascii="Calibri" w:eastAsia="Times New Roman" w:hAnsi="Calibri" w:cs="Times New Roman"/>
          <w:noProof/>
        </w:rPr>
        <w:tab/>
        <w:t xml:space="preserve">Clark, C. W. The economics of overexploitation. </w:t>
      </w:r>
      <w:r w:rsidRPr="00BF4D94">
        <w:rPr>
          <w:rFonts w:ascii="Calibri" w:eastAsia="Times New Roman" w:hAnsi="Calibri" w:cs="Times New Roman"/>
          <w:i/>
          <w:iCs/>
          <w:noProof/>
        </w:rPr>
        <w:t>Science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181,</w:t>
      </w:r>
      <w:r w:rsidRPr="00BF4D94">
        <w:rPr>
          <w:rFonts w:ascii="Calibri" w:eastAsia="Times New Roman" w:hAnsi="Calibri" w:cs="Times New Roman"/>
          <w:noProof/>
        </w:rPr>
        <w:t xml:space="preserve"> 630–634 (1973).</w:t>
      </w:r>
    </w:p>
    <w:p w14:paraId="499ABD0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32.</w:t>
      </w:r>
      <w:r w:rsidRPr="00BF4D94">
        <w:rPr>
          <w:rFonts w:ascii="Calibri" w:eastAsia="Times New Roman" w:hAnsi="Calibri" w:cs="Times New Roman"/>
          <w:noProof/>
        </w:rPr>
        <w:tab/>
        <w:t xml:space="preserve">Pauly, D. Anecdotes and the shifting baseline syndrome of fisheries. </w:t>
      </w:r>
      <w:r w:rsidRPr="00BF4D94">
        <w:rPr>
          <w:rFonts w:ascii="Calibri" w:eastAsia="Times New Roman" w:hAnsi="Calibri" w:cs="Times New Roman"/>
          <w:i/>
          <w:iCs/>
          <w:noProof/>
        </w:rPr>
        <w:t>Trends Ecol. Evol.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w:t>
      </w:r>
      <w:r w:rsidRPr="00BF4D94">
        <w:rPr>
          <w:rFonts w:ascii="Calibri" w:eastAsia="Times New Roman" w:hAnsi="Calibri" w:cs="Times New Roman"/>
          <w:noProof/>
        </w:rPr>
        <w:t xml:space="preserve"> 430 (1995).</w:t>
      </w:r>
    </w:p>
    <w:p w14:paraId="505193FF"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33.</w:t>
      </w:r>
      <w:r w:rsidRPr="00BF4D94">
        <w:rPr>
          <w:rFonts w:ascii="Calibri" w:eastAsia="Times New Roman" w:hAnsi="Calibri" w:cs="Times New Roman"/>
          <w:noProof/>
        </w:rPr>
        <w:tab/>
        <w:t xml:space="preserve">Heal, G. M. </w:t>
      </w:r>
      <w:r w:rsidRPr="00BF4D94">
        <w:rPr>
          <w:rFonts w:ascii="Calibri" w:eastAsia="Times New Roman" w:hAnsi="Calibri" w:cs="Times New Roman"/>
          <w:i/>
          <w:iCs/>
          <w:noProof/>
        </w:rPr>
        <w:t>Economic Theory and Sustainability</w:t>
      </w:r>
      <w:r w:rsidRPr="00BF4D94">
        <w:rPr>
          <w:rFonts w:ascii="Calibri" w:eastAsia="Times New Roman" w:hAnsi="Calibri" w:cs="Times New Roman"/>
          <w:noProof/>
        </w:rPr>
        <w:t>. (Columbia University Press, 1998).</w:t>
      </w:r>
    </w:p>
    <w:p w14:paraId="64A7862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34.</w:t>
      </w:r>
      <w:r w:rsidRPr="00BF4D94">
        <w:rPr>
          <w:rFonts w:ascii="Calibri" w:eastAsia="Times New Roman" w:hAnsi="Calibri" w:cs="Times New Roman"/>
          <w:noProof/>
        </w:rPr>
        <w:tab/>
        <w:t xml:space="preserve">Smith, V. L. Economics of production from natural resources. </w:t>
      </w:r>
      <w:r w:rsidRPr="00BF4D94">
        <w:rPr>
          <w:rFonts w:ascii="Calibri" w:eastAsia="Times New Roman" w:hAnsi="Calibri" w:cs="Times New Roman"/>
          <w:i/>
          <w:iCs/>
          <w:noProof/>
        </w:rPr>
        <w:t>Am. Econ. Rev.</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58,</w:t>
      </w:r>
      <w:r w:rsidRPr="00BF4D94">
        <w:rPr>
          <w:rFonts w:ascii="Calibri" w:eastAsia="Times New Roman" w:hAnsi="Calibri" w:cs="Times New Roman"/>
          <w:noProof/>
        </w:rPr>
        <w:t xml:space="preserve"> 409–431 (1968).</w:t>
      </w:r>
    </w:p>
    <w:p w14:paraId="09D2BBA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35.</w:t>
      </w:r>
      <w:r w:rsidRPr="00BF4D94">
        <w:rPr>
          <w:rFonts w:ascii="Calibri" w:eastAsia="Times New Roman" w:hAnsi="Calibri" w:cs="Times New Roman"/>
          <w:noProof/>
        </w:rPr>
        <w:tab/>
        <w:t xml:space="preserve">Clark, C. &amp; Munro, G. The economics of ﬁshing and modern capital theory: a simpliﬁed approach. </w:t>
      </w:r>
      <w:r w:rsidRPr="00BF4D94">
        <w:rPr>
          <w:rFonts w:ascii="Calibri" w:eastAsia="Times New Roman" w:hAnsi="Calibri" w:cs="Times New Roman"/>
          <w:i/>
          <w:iCs/>
          <w:noProof/>
        </w:rPr>
        <w:t>J. Environ. Econ. Manage.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2,</w:t>
      </w:r>
      <w:r w:rsidRPr="00BF4D94">
        <w:rPr>
          <w:rFonts w:ascii="Calibri" w:eastAsia="Times New Roman" w:hAnsi="Calibri" w:cs="Times New Roman"/>
          <w:noProof/>
        </w:rPr>
        <w:t xml:space="preserve"> 92–106 (1975).</w:t>
      </w:r>
    </w:p>
    <w:p w14:paraId="7475803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36.</w:t>
      </w:r>
      <w:r w:rsidRPr="00BF4D94">
        <w:rPr>
          <w:rFonts w:ascii="Calibri" w:eastAsia="Times New Roman" w:hAnsi="Calibri" w:cs="Times New Roman"/>
          <w:noProof/>
        </w:rPr>
        <w:tab/>
        <w:t>Dasgupta, P., Mitra, T. &amp; Sorger, G. Harvesting the Commons. 1–36 (2016).</w:t>
      </w:r>
    </w:p>
    <w:p w14:paraId="5AC548B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37.</w:t>
      </w:r>
      <w:r w:rsidRPr="00BF4D94">
        <w:rPr>
          <w:rFonts w:ascii="Calibri" w:eastAsia="Times New Roman" w:hAnsi="Calibri" w:cs="Times New Roman"/>
          <w:noProof/>
        </w:rPr>
        <w:tab/>
        <w:t xml:space="preserve">Neyman, J. S. On the application of probability theory to agricultural experiments: principles. </w:t>
      </w:r>
      <w:r w:rsidRPr="00BF4D94">
        <w:rPr>
          <w:rFonts w:ascii="Calibri" w:eastAsia="Times New Roman" w:hAnsi="Calibri" w:cs="Times New Roman"/>
          <w:i/>
          <w:iCs/>
          <w:noProof/>
        </w:rPr>
        <w:t>Rocz. Nauk Rol.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10,</w:t>
      </w:r>
      <w:r w:rsidRPr="00BF4D94">
        <w:rPr>
          <w:rFonts w:ascii="Calibri" w:eastAsia="Times New Roman" w:hAnsi="Calibri" w:cs="Times New Roman"/>
          <w:noProof/>
        </w:rPr>
        <w:t xml:space="preserve"> 1–51 (1923).</w:t>
      </w:r>
    </w:p>
    <w:p w14:paraId="5D83D39F"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38.</w:t>
      </w:r>
      <w:r w:rsidRPr="00BF4D94">
        <w:rPr>
          <w:rFonts w:ascii="Calibri" w:eastAsia="Times New Roman" w:hAnsi="Calibri" w:cs="Times New Roman"/>
          <w:noProof/>
        </w:rPr>
        <w:tab/>
        <w:t xml:space="preserve">Fisher, R. Statistical Methods and Scientific Induction. </w:t>
      </w:r>
      <w:r w:rsidRPr="00BF4D94">
        <w:rPr>
          <w:rFonts w:ascii="Calibri" w:eastAsia="Times New Roman" w:hAnsi="Calibri" w:cs="Times New Roman"/>
          <w:i/>
          <w:iCs/>
          <w:noProof/>
        </w:rPr>
        <w:t>J. R. Stat. Soc. Ser. B</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17,</w:t>
      </w:r>
      <w:r w:rsidRPr="00BF4D94">
        <w:rPr>
          <w:rFonts w:ascii="Calibri" w:eastAsia="Times New Roman" w:hAnsi="Calibri" w:cs="Times New Roman"/>
          <w:noProof/>
        </w:rPr>
        <w:t xml:space="preserve"> 69–78 (1955).</w:t>
      </w:r>
    </w:p>
    <w:p w14:paraId="255A629D"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39.</w:t>
      </w:r>
      <w:r w:rsidRPr="00BF4D94">
        <w:rPr>
          <w:rFonts w:ascii="Calibri" w:eastAsia="Times New Roman" w:hAnsi="Calibri" w:cs="Times New Roman"/>
          <w:noProof/>
        </w:rPr>
        <w:tab/>
        <w:t xml:space="preserve">Anderson, M. J. Permutation tests for univariate or multivariate analysis of variance and regression. </w:t>
      </w:r>
      <w:r w:rsidRPr="00BF4D94">
        <w:rPr>
          <w:rFonts w:ascii="Calibri" w:eastAsia="Times New Roman" w:hAnsi="Calibri" w:cs="Times New Roman"/>
          <w:i/>
          <w:iCs/>
          <w:noProof/>
        </w:rPr>
        <w:t>Can. J. Fish. Aquat. Sci.</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58,</w:t>
      </w:r>
      <w:r w:rsidRPr="00BF4D94">
        <w:rPr>
          <w:rFonts w:ascii="Calibri" w:eastAsia="Times New Roman" w:hAnsi="Calibri" w:cs="Times New Roman"/>
          <w:noProof/>
        </w:rPr>
        <w:t xml:space="preserve"> 626–639 (2001).</w:t>
      </w:r>
    </w:p>
    <w:p w14:paraId="1785F17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40.</w:t>
      </w:r>
      <w:r w:rsidRPr="00BF4D94">
        <w:rPr>
          <w:rFonts w:ascii="Calibri" w:eastAsia="Times New Roman" w:hAnsi="Calibri" w:cs="Times New Roman"/>
          <w:noProof/>
        </w:rPr>
        <w:tab/>
        <w:t>Lubchenco, J., Cerny-chipman, E. B., Reimer, J. N. &amp; Levin, S. A. The right incentives enable ocean sustainability successes and provide hope for the future. (2016). doi:10.1073/pnas.1604982113</w:t>
      </w:r>
    </w:p>
    <w:p w14:paraId="088C055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41.</w:t>
      </w:r>
      <w:r w:rsidRPr="00BF4D94">
        <w:rPr>
          <w:rFonts w:ascii="Calibri" w:eastAsia="Times New Roman" w:hAnsi="Calibri" w:cs="Times New Roman"/>
          <w:noProof/>
        </w:rPr>
        <w:tab/>
        <w:t xml:space="preserve">Dasgupta, P. Discounting climate change. </w:t>
      </w:r>
      <w:r w:rsidRPr="00BF4D94">
        <w:rPr>
          <w:rFonts w:ascii="Calibri" w:eastAsia="Times New Roman" w:hAnsi="Calibri" w:cs="Times New Roman"/>
          <w:i/>
          <w:iCs/>
          <w:noProof/>
        </w:rPr>
        <w:t>J. Risk Uncertain.</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37,</w:t>
      </w:r>
      <w:r w:rsidRPr="00BF4D94">
        <w:rPr>
          <w:rFonts w:ascii="Calibri" w:eastAsia="Times New Roman" w:hAnsi="Calibri" w:cs="Times New Roman"/>
          <w:noProof/>
        </w:rPr>
        <w:t xml:space="preserve"> 141–169 (2008).</w:t>
      </w:r>
    </w:p>
    <w:p w14:paraId="7EB5C88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42.</w:t>
      </w:r>
      <w:r w:rsidRPr="00BF4D94">
        <w:rPr>
          <w:rFonts w:ascii="Calibri" w:eastAsia="Times New Roman" w:hAnsi="Calibri" w:cs="Times New Roman"/>
          <w:noProof/>
        </w:rPr>
        <w:tab/>
        <w:t xml:space="preserve">Fenichel, E. P.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Wealth reallocation and sustainability under climate change. </w:t>
      </w:r>
      <w:r w:rsidRPr="00BF4D94">
        <w:rPr>
          <w:rFonts w:ascii="Calibri" w:eastAsia="Times New Roman" w:hAnsi="Calibri" w:cs="Times New Roman"/>
          <w:i/>
          <w:iCs/>
          <w:noProof/>
        </w:rPr>
        <w:t>Nat. Clim. Chang.</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6,</w:t>
      </w:r>
      <w:r w:rsidRPr="00BF4D94">
        <w:rPr>
          <w:rFonts w:ascii="Calibri" w:eastAsia="Times New Roman" w:hAnsi="Calibri" w:cs="Times New Roman"/>
          <w:noProof/>
        </w:rPr>
        <w:t xml:space="preserve"> 237–244 (2016).</w:t>
      </w:r>
    </w:p>
    <w:p w14:paraId="1EDAA86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43.</w:t>
      </w:r>
      <w:r w:rsidRPr="00BF4D94">
        <w:rPr>
          <w:rFonts w:ascii="Calibri" w:eastAsia="Times New Roman" w:hAnsi="Calibri" w:cs="Times New Roman"/>
          <w:noProof/>
        </w:rPr>
        <w:tab/>
        <w:t xml:space="preserve">Turchin, P. </w:t>
      </w:r>
      <w:r w:rsidRPr="00BF4D94">
        <w:rPr>
          <w:rFonts w:ascii="Calibri" w:eastAsia="Times New Roman" w:hAnsi="Calibri" w:cs="Times New Roman"/>
          <w:i/>
          <w:iCs/>
          <w:noProof/>
        </w:rPr>
        <w:t>Complex Population Dynamics: A Theoretical/Empirical Synthesis</w:t>
      </w:r>
      <w:r w:rsidRPr="00BF4D94">
        <w:rPr>
          <w:rFonts w:ascii="Calibri" w:eastAsia="Times New Roman" w:hAnsi="Calibri" w:cs="Times New Roman"/>
          <w:noProof/>
        </w:rPr>
        <w:t>. (Princeton University Press, 2003).</w:t>
      </w:r>
    </w:p>
    <w:p w14:paraId="457C3F3B"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44.</w:t>
      </w:r>
      <w:r w:rsidRPr="00BF4D94">
        <w:rPr>
          <w:rFonts w:ascii="Calibri" w:eastAsia="Times New Roman" w:hAnsi="Calibri" w:cs="Times New Roman"/>
          <w:noProof/>
        </w:rPr>
        <w:tab/>
        <w:t xml:space="preserve">Ludwig, D., Walker, B. &amp; Holling, C. S. Sustainability, stability, and resilience. </w:t>
      </w:r>
      <w:r w:rsidRPr="00BF4D94">
        <w:rPr>
          <w:rFonts w:ascii="Calibri" w:eastAsia="Times New Roman" w:hAnsi="Calibri" w:cs="Times New Roman"/>
          <w:i/>
          <w:iCs/>
          <w:noProof/>
        </w:rPr>
        <w:t>Conserv. Ecol.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w:t>
      </w:r>
      <w:r w:rsidRPr="00BF4D94">
        <w:rPr>
          <w:rFonts w:ascii="Calibri" w:eastAsia="Times New Roman" w:hAnsi="Calibri" w:cs="Times New Roman"/>
          <w:noProof/>
        </w:rPr>
        <w:t xml:space="preserve"> (1997).</w:t>
      </w:r>
    </w:p>
    <w:p w14:paraId="4A9287E9"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45.</w:t>
      </w:r>
      <w:r w:rsidRPr="00BF4D94">
        <w:rPr>
          <w:rFonts w:ascii="Calibri" w:eastAsia="Times New Roman" w:hAnsi="Calibri" w:cs="Times New Roman"/>
          <w:noProof/>
        </w:rPr>
        <w:tab/>
        <w:t xml:space="preserve">Costello, C.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Global fishery futures under contrasting management regimes. </w:t>
      </w:r>
      <w:r w:rsidRPr="00BF4D94">
        <w:rPr>
          <w:rFonts w:ascii="Calibri" w:eastAsia="Times New Roman" w:hAnsi="Calibri" w:cs="Times New Roman"/>
          <w:i/>
          <w:iCs/>
          <w:noProof/>
        </w:rPr>
        <w:t>Proc. Natl. Acad. Sci. U. S. A.</w:t>
      </w:r>
      <w:r w:rsidRPr="00BF4D94">
        <w:rPr>
          <w:rFonts w:ascii="Calibri" w:eastAsia="Times New Roman" w:hAnsi="Calibri" w:cs="Times New Roman"/>
          <w:noProof/>
        </w:rPr>
        <w:t xml:space="preserve"> in review (2016). doi:10.1073/pnas.0709640104</w:t>
      </w:r>
    </w:p>
    <w:p w14:paraId="7274C870"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lastRenderedPageBreak/>
        <w:t>46.</w:t>
      </w:r>
      <w:r w:rsidRPr="00BF4D94">
        <w:rPr>
          <w:rFonts w:ascii="Calibri" w:eastAsia="Times New Roman" w:hAnsi="Calibri" w:cs="Times New Roman"/>
          <w:noProof/>
        </w:rPr>
        <w:tab/>
        <w:t xml:space="preserve">Halpern, B. S. </w:t>
      </w:r>
      <w:r w:rsidRPr="00BF4D94">
        <w:rPr>
          <w:rFonts w:ascii="Calibri" w:eastAsia="Times New Roman" w:hAnsi="Calibri" w:cs="Times New Roman"/>
          <w:i/>
          <w:iCs/>
          <w:noProof/>
        </w:rPr>
        <w:t>et al.</w:t>
      </w:r>
      <w:r w:rsidRPr="00BF4D94">
        <w:rPr>
          <w:rFonts w:ascii="Calibri" w:eastAsia="Times New Roman" w:hAnsi="Calibri" w:cs="Times New Roman"/>
          <w:noProof/>
        </w:rPr>
        <w:t xml:space="preserve"> An index to assess the health and benefits of the global ocean. </w:t>
      </w:r>
      <w:r w:rsidRPr="00BF4D94">
        <w:rPr>
          <w:rFonts w:ascii="Calibri" w:eastAsia="Times New Roman" w:hAnsi="Calibri" w:cs="Times New Roman"/>
          <w:i/>
          <w:iCs/>
          <w:noProof/>
        </w:rPr>
        <w:t>Nature</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488,</w:t>
      </w:r>
      <w:r w:rsidRPr="00BF4D94">
        <w:rPr>
          <w:rFonts w:ascii="Calibri" w:eastAsia="Times New Roman" w:hAnsi="Calibri" w:cs="Times New Roman"/>
          <w:noProof/>
        </w:rPr>
        <w:t xml:space="preserve"> 615–620 (2012).</w:t>
      </w:r>
    </w:p>
    <w:p w14:paraId="053A65E1"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47.</w:t>
      </w:r>
      <w:r w:rsidRPr="00BF4D94">
        <w:rPr>
          <w:rFonts w:ascii="Calibri" w:eastAsia="Times New Roman" w:hAnsi="Calibri" w:cs="Times New Roman"/>
          <w:noProof/>
        </w:rPr>
        <w:tab/>
        <w:t xml:space="preserve">Ghosh, A. </w:t>
      </w:r>
      <w:r w:rsidRPr="00BF4D94">
        <w:rPr>
          <w:rFonts w:ascii="Calibri" w:eastAsia="Times New Roman" w:hAnsi="Calibri" w:cs="Times New Roman"/>
          <w:i/>
          <w:iCs/>
          <w:noProof/>
        </w:rPr>
        <w:t>The Great Derangement</w:t>
      </w:r>
      <w:r w:rsidRPr="00BF4D94">
        <w:rPr>
          <w:rFonts w:ascii="Calibri" w:eastAsia="Times New Roman" w:hAnsi="Calibri" w:cs="Times New Roman"/>
          <w:noProof/>
        </w:rPr>
        <w:t>. (The University of Chicago Press, 2016).</w:t>
      </w:r>
    </w:p>
    <w:p w14:paraId="2C631F83"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48.</w:t>
      </w:r>
      <w:r w:rsidRPr="00BF4D94">
        <w:rPr>
          <w:rFonts w:ascii="Calibri" w:eastAsia="Times New Roman" w:hAnsi="Calibri" w:cs="Times New Roman"/>
          <w:noProof/>
        </w:rPr>
        <w:tab/>
        <w:t xml:space="preserve">Matta, C. F., Massa, L., Gubskaya, A. V. &amp; Knoll, E. Can one take the logarithm or the sine of a dimensioned quantity or a unit? Dimensional analysis involving transcendental functions. </w:t>
      </w:r>
      <w:r w:rsidRPr="00BF4D94">
        <w:rPr>
          <w:rFonts w:ascii="Calibri" w:eastAsia="Times New Roman" w:hAnsi="Calibri" w:cs="Times New Roman"/>
          <w:i/>
          <w:iCs/>
          <w:noProof/>
        </w:rPr>
        <w:t>J. Chem. Educ.</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88,</w:t>
      </w:r>
      <w:r w:rsidRPr="00BF4D94">
        <w:rPr>
          <w:rFonts w:ascii="Calibri" w:eastAsia="Times New Roman" w:hAnsi="Calibri" w:cs="Times New Roman"/>
          <w:noProof/>
        </w:rPr>
        <w:t xml:space="preserve"> 67–70 (2011).</w:t>
      </w:r>
    </w:p>
    <w:p w14:paraId="71BCB5F6"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49.</w:t>
      </w:r>
      <w:r w:rsidRPr="00BF4D94">
        <w:rPr>
          <w:rFonts w:ascii="Calibri" w:eastAsia="Times New Roman" w:hAnsi="Calibri" w:cs="Times New Roman"/>
          <w:noProof/>
        </w:rPr>
        <w:tab/>
        <w:t xml:space="preserve">Wright, S. The roles of mutation, inbreeding, crossbreading and selection in evolution. </w:t>
      </w:r>
      <w:r w:rsidRPr="00BF4D94">
        <w:rPr>
          <w:rFonts w:ascii="Calibri" w:eastAsia="Times New Roman" w:hAnsi="Calibri" w:cs="Times New Roman"/>
          <w:i/>
          <w:iCs/>
          <w:noProof/>
        </w:rPr>
        <w:t>Proc. Sixth Int. Congr. Genet.</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1,</w:t>
      </w:r>
      <w:r w:rsidRPr="00BF4D94">
        <w:rPr>
          <w:rFonts w:ascii="Calibri" w:eastAsia="Times New Roman" w:hAnsi="Calibri" w:cs="Times New Roman"/>
          <w:noProof/>
        </w:rPr>
        <w:t xml:space="preserve"> 356–366 (1932).</w:t>
      </w:r>
    </w:p>
    <w:p w14:paraId="6F9D823E"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50.</w:t>
      </w:r>
      <w:r w:rsidRPr="00BF4D94">
        <w:rPr>
          <w:rFonts w:ascii="Calibri" w:eastAsia="Times New Roman" w:hAnsi="Calibri" w:cs="Times New Roman"/>
          <w:noProof/>
        </w:rPr>
        <w:tab/>
        <w:t xml:space="preserve">Metz, J. A. J., Geritz, S. A. H., Meszéna, G., Jacobs, F. J. A. J. A. &amp; van Heerwaarden, J. S. S. in </w:t>
      </w:r>
      <w:r w:rsidRPr="00BF4D94">
        <w:rPr>
          <w:rFonts w:ascii="Calibri" w:eastAsia="Times New Roman" w:hAnsi="Calibri" w:cs="Times New Roman"/>
          <w:i/>
          <w:iCs/>
          <w:noProof/>
        </w:rPr>
        <w:t>Stochastic and Spatial Structures of Dynamical Systems</w:t>
      </w:r>
      <w:r w:rsidRPr="00BF4D94">
        <w:rPr>
          <w:rFonts w:ascii="Calibri" w:eastAsia="Times New Roman" w:hAnsi="Calibri" w:cs="Times New Roman"/>
          <w:noProof/>
        </w:rPr>
        <w:t xml:space="preserve"> (eds. van Strien, S. J. &amp; Verduyn Lunel, S. M.) </w:t>
      </w:r>
      <w:r w:rsidRPr="00BF4D94">
        <w:rPr>
          <w:rFonts w:ascii="Calibri" w:eastAsia="Times New Roman" w:hAnsi="Calibri" w:cs="Times New Roman"/>
          <w:b/>
          <w:bCs/>
          <w:noProof/>
        </w:rPr>
        <w:t>45,</w:t>
      </w:r>
      <w:r w:rsidRPr="00BF4D94">
        <w:rPr>
          <w:rFonts w:ascii="Calibri" w:eastAsia="Times New Roman" w:hAnsi="Calibri" w:cs="Times New Roman"/>
          <w:noProof/>
        </w:rPr>
        <w:t xml:space="preserve"> 183–231 (North Holland, 1996).</w:t>
      </w:r>
    </w:p>
    <w:p w14:paraId="089A89AD"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51.</w:t>
      </w:r>
      <w:r w:rsidRPr="00BF4D94">
        <w:rPr>
          <w:rFonts w:ascii="Calibri" w:eastAsia="Times New Roman" w:hAnsi="Calibri" w:cs="Times New Roman"/>
          <w:noProof/>
        </w:rPr>
        <w:tab/>
        <w:t xml:space="preserve">Dieckmann, U. &amp; Law, R. The dynamical theory of coevolution: a derivation from stochastic ecological processes. </w:t>
      </w:r>
      <w:r w:rsidRPr="00BF4D94">
        <w:rPr>
          <w:rFonts w:ascii="Calibri" w:eastAsia="Times New Roman" w:hAnsi="Calibri" w:cs="Times New Roman"/>
          <w:i/>
          <w:iCs/>
          <w:noProof/>
        </w:rPr>
        <w:t>J. Math. Biol.</w:t>
      </w:r>
      <w:r w:rsidRPr="00BF4D94">
        <w:rPr>
          <w:rFonts w:ascii="Calibri" w:eastAsia="Times New Roman" w:hAnsi="Calibri" w:cs="Times New Roman"/>
          <w:noProof/>
        </w:rPr>
        <w:t xml:space="preserve"> </w:t>
      </w:r>
      <w:r w:rsidRPr="00BF4D94">
        <w:rPr>
          <w:rFonts w:ascii="Calibri" w:eastAsia="Times New Roman" w:hAnsi="Calibri" w:cs="Times New Roman"/>
          <w:b/>
          <w:bCs/>
          <w:noProof/>
        </w:rPr>
        <w:t>34,</w:t>
      </w:r>
      <w:r w:rsidRPr="00BF4D94">
        <w:rPr>
          <w:rFonts w:ascii="Calibri" w:eastAsia="Times New Roman" w:hAnsi="Calibri" w:cs="Times New Roman"/>
          <w:noProof/>
        </w:rPr>
        <w:t xml:space="preserve"> 579–612 (1996).</w:t>
      </w:r>
    </w:p>
    <w:p w14:paraId="2BA05CC8" w14:textId="77777777" w:rsidR="00BF4D94" w:rsidRPr="00BF4D94" w:rsidRDefault="00BF4D94" w:rsidP="00BF4D94">
      <w:pPr>
        <w:widowControl w:val="0"/>
        <w:autoSpaceDE w:val="0"/>
        <w:autoSpaceDN w:val="0"/>
        <w:adjustRightInd w:val="0"/>
        <w:ind w:left="640" w:hanging="640"/>
        <w:rPr>
          <w:rFonts w:ascii="Calibri" w:eastAsia="Times New Roman" w:hAnsi="Calibri" w:cs="Times New Roman"/>
          <w:noProof/>
        </w:rPr>
      </w:pPr>
      <w:r w:rsidRPr="00BF4D94">
        <w:rPr>
          <w:rFonts w:ascii="Calibri" w:eastAsia="Times New Roman" w:hAnsi="Calibri" w:cs="Times New Roman"/>
          <w:noProof/>
        </w:rPr>
        <w:t>52.</w:t>
      </w:r>
      <w:r w:rsidRPr="00BF4D94">
        <w:rPr>
          <w:rFonts w:ascii="Calibri" w:eastAsia="Times New Roman" w:hAnsi="Calibri" w:cs="Times New Roman"/>
          <w:noProof/>
        </w:rPr>
        <w:tab/>
        <w:t xml:space="preserve">Rice, S. H. </w:t>
      </w:r>
      <w:r w:rsidRPr="00BF4D94">
        <w:rPr>
          <w:rFonts w:ascii="Calibri" w:eastAsia="Times New Roman" w:hAnsi="Calibri" w:cs="Times New Roman"/>
          <w:i/>
          <w:iCs/>
          <w:noProof/>
        </w:rPr>
        <w:t>Evolutionary Theory</w:t>
      </w:r>
      <w:r w:rsidRPr="00BF4D94">
        <w:rPr>
          <w:rFonts w:ascii="Calibri" w:eastAsia="Times New Roman" w:hAnsi="Calibri" w:cs="Times New Roman"/>
          <w:noProof/>
        </w:rPr>
        <w:t>. (Sinauer, 2004).</w:t>
      </w:r>
    </w:p>
    <w:p w14:paraId="42144191" w14:textId="77777777" w:rsidR="00BF4D94" w:rsidRPr="00BF4D94" w:rsidRDefault="00BF4D94" w:rsidP="00BF4D94">
      <w:pPr>
        <w:widowControl w:val="0"/>
        <w:autoSpaceDE w:val="0"/>
        <w:autoSpaceDN w:val="0"/>
        <w:adjustRightInd w:val="0"/>
        <w:ind w:left="640" w:hanging="640"/>
        <w:rPr>
          <w:rFonts w:ascii="Calibri" w:hAnsi="Calibri"/>
          <w:noProof/>
        </w:rPr>
      </w:pPr>
      <w:r w:rsidRPr="00BF4D94">
        <w:rPr>
          <w:rFonts w:ascii="Calibri" w:eastAsia="Times New Roman" w:hAnsi="Calibri" w:cs="Times New Roman"/>
          <w:noProof/>
        </w:rPr>
        <w:t>53.</w:t>
      </w:r>
      <w:r w:rsidRPr="00BF4D94">
        <w:rPr>
          <w:rFonts w:ascii="Calibri" w:eastAsia="Times New Roman" w:hAnsi="Calibri" w:cs="Times New Roman"/>
          <w:noProof/>
        </w:rPr>
        <w:tab/>
        <w:t xml:space="preserve">Dasgupta, P., Mitra, T. &amp; Sorger, G. Harvesting the Commons. </w:t>
      </w:r>
      <w:r w:rsidRPr="00BF4D94">
        <w:rPr>
          <w:rFonts w:ascii="Calibri" w:eastAsia="Times New Roman" w:hAnsi="Calibri" w:cs="Times New Roman"/>
          <w:i/>
          <w:iCs/>
          <w:noProof/>
        </w:rPr>
        <w:t>Vienna Econ. Pap. Univ. Vienna, Dep. Econ.</w:t>
      </w:r>
      <w:r w:rsidRPr="00BF4D94">
        <w:rPr>
          <w:rFonts w:ascii="Calibri" w:eastAsia="Times New Roman" w:hAnsi="Calibri" w:cs="Times New Roman"/>
          <w:noProof/>
        </w:rPr>
        <w:t xml:space="preserve"> (2016). at &lt;http://econpapers.repec.org/RePEc:vie:viennp:1608&gt;</w:t>
      </w:r>
    </w:p>
    <w:p w14:paraId="6AB4506F" w14:textId="04B0E0A4" w:rsidR="0053506C" w:rsidRPr="0053506C" w:rsidRDefault="0053506C" w:rsidP="00BF4D94">
      <w:pPr>
        <w:widowControl w:val="0"/>
        <w:autoSpaceDE w:val="0"/>
        <w:autoSpaceDN w:val="0"/>
        <w:adjustRightInd w:val="0"/>
        <w:ind w:left="640" w:hanging="640"/>
        <w:rPr>
          <w:b/>
        </w:rPr>
      </w:pPr>
      <w:r>
        <w:rPr>
          <w:b/>
        </w:rPr>
        <w:fldChar w:fldCharType="end"/>
      </w:r>
      <w:r w:rsidR="00D163E4" w:rsidRPr="0053506C">
        <w:rPr>
          <w:b/>
        </w:rPr>
        <w:t xml:space="preserve"> </w:t>
      </w:r>
    </w:p>
    <w:sectPr w:rsidR="0053506C" w:rsidRPr="0053506C" w:rsidSect="00675F4E">
      <w:footerReference w:type="even" r:id="rId15"/>
      <w:footerReference w:type="default" r:id="rId16"/>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2" w:author="Fenichel, Eli" w:date="2017-07-16T12:49:00Z" w:initials="FE">
    <w:p w14:paraId="1447767F" w14:textId="13C66142" w:rsidR="007A5F87" w:rsidRDefault="007A5F87">
      <w:pPr>
        <w:pStyle w:val="CommentText"/>
      </w:pPr>
      <w:r>
        <w:rPr>
          <w:rStyle w:val="CommentReference"/>
        </w:rPr>
        <w:annotationRef/>
      </w:r>
      <w:r>
        <w:t xml:space="preserve">This is an awkward sentence, and frankly not very accurate for US fisheries. </w:t>
      </w:r>
    </w:p>
    <w:p w14:paraId="04492050" w14:textId="77777777" w:rsidR="007A5F87" w:rsidRDefault="007A5F87">
      <w:pPr>
        <w:pStyle w:val="CommentText"/>
      </w:pPr>
    </w:p>
    <w:p w14:paraId="738005EA" w14:textId="2E965C6B" w:rsidR="007A5F87" w:rsidRDefault="007A5F87">
      <w:pPr>
        <w:pStyle w:val="CommentText"/>
      </w:pPr>
      <w:r>
        <w:t xml:space="preserve">The sentence also seems out of place. </w:t>
      </w:r>
    </w:p>
  </w:comment>
  <w:comment w:id="151" w:author="Fenichel, Eli" w:date="2017-07-16T12:51:00Z" w:initials="FE">
    <w:p w14:paraId="2C0D0975" w14:textId="6F2E227C" w:rsidR="007A5F87" w:rsidRDefault="007A5F87">
      <w:pPr>
        <w:pStyle w:val="CommentText"/>
      </w:pPr>
      <w:r>
        <w:rPr>
          <w:rStyle w:val="CommentReference"/>
        </w:rPr>
        <w:annotationRef/>
      </w:r>
      <w:r>
        <w:t xml:space="preserve">There is a lot in this sentence and it seems to back a lot of assumptions.  Not sure how to simplify this yet, but it needs to be simplified. </w:t>
      </w:r>
    </w:p>
  </w:comment>
  <w:comment w:id="168" w:author="Fenichel, Eli" w:date="2017-07-16T12:52:00Z" w:initials="FE">
    <w:p w14:paraId="5B4DCCAF" w14:textId="12C5A71D" w:rsidR="007A5F87" w:rsidRDefault="007A5F87">
      <w:pPr>
        <w:pStyle w:val="CommentText"/>
      </w:pPr>
      <w:r>
        <w:rPr>
          <w:rStyle w:val="CommentReference"/>
        </w:rPr>
        <w:annotationRef/>
      </w:r>
      <w:r>
        <w:t xml:space="preserve">This paragraph still needs work. </w:t>
      </w:r>
    </w:p>
  </w:comment>
  <w:comment w:id="174" w:author="Fenichel, Eli" w:date="2017-07-16T12:54:00Z" w:initials="FE">
    <w:p w14:paraId="34C4FD68" w14:textId="77C2D362" w:rsidR="007A5F87" w:rsidRDefault="007A5F87">
      <w:pPr>
        <w:pStyle w:val="CommentText"/>
      </w:pPr>
      <w:r>
        <w:rPr>
          <w:rStyle w:val="CommentReference"/>
        </w:rPr>
        <w:annotationRef/>
      </w:r>
      <w:r>
        <w:t xml:space="preserve">I think you can make the first paragraph all about path dependency, theory and measurement. Then use this paragraph to talk about the application to fisheries. </w:t>
      </w:r>
    </w:p>
  </w:comment>
  <w:comment w:id="178" w:author="Fenichel, Eli" w:date="2017-07-16T12:55:00Z" w:initials="FE">
    <w:p w14:paraId="6CFC5FE5" w14:textId="24684377" w:rsidR="007A5F87" w:rsidRDefault="007A5F87">
      <w:pPr>
        <w:pStyle w:val="CommentText"/>
      </w:pPr>
      <w:r>
        <w:rPr>
          <w:rStyle w:val="CommentReference"/>
        </w:rPr>
        <w:annotationRef/>
      </w:r>
      <w:r>
        <w:t xml:space="preserve">Do we need to talk about sustainability? </w:t>
      </w:r>
    </w:p>
  </w:comment>
  <w:comment w:id="217" w:author="Fenichel, Eli" w:date="2017-07-16T12:55:00Z" w:initials="FE">
    <w:p w14:paraId="43275C8F" w14:textId="7C741E01" w:rsidR="007A5F87" w:rsidRDefault="007A5F87">
      <w:pPr>
        <w:pStyle w:val="CommentText"/>
      </w:pPr>
      <w:r>
        <w:rPr>
          <w:rStyle w:val="CommentReference"/>
        </w:rPr>
        <w:annotationRef/>
      </w:r>
      <w:proofErr w:type="gramStart"/>
      <w:r>
        <w:t>Yes</w:t>
      </w:r>
      <w:proofErr w:type="gramEnd"/>
      <w:r>
        <w:t xml:space="preserve"> high discounting gives the same results as open access, but I would not lead with high discounting. </w:t>
      </w:r>
    </w:p>
  </w:comment>
  <w:comment w:id="220" w:author="Fenichel, Eli" w:date="2017-07-16T12:56:00Z" w:initials="FE">
    <w:p w14:paraId="564E2C3B" w14:textId="0716465A" w:rsidR="007A5F87" w:rsidRDefault="007A5F87">
      <w:pPr>
        <w:pStyle w:val="CommentText"/>
      </w:pPr>
      <w:r>
        <w:rPr>
          <w:rStyle w:val="CommentReference"/>
        </w:rPr>
        <w:annotationRef/>
      </w:r>
      <w:r>
        <w:t>This needs to be phrased more on institutions. Failure to develop institutions that lead to forward looking behavior and forbearance lead…</w:t>
      </w:r>
    </w:p>
  </w:comment>
  <w:comment w:id="239" w:author="Fenichel, Eli" w:date="2017-07-16T12:58:00Z" w:initials="FE">
    <w:p w14:paraId="66D86FEC" w14:textId="3BF907D0" w:rsidR="007A5F87" w:rsidRDefault="007A5F87">
      <w:pPr>
        <w:pStyle w:val="CommentText"/>
      </w:pPr>
      <w:r>
        <w:rPr>
          <w:rStyle w:val="CommentReference"/>
        </w:rPr>
        <w:annotationRef/>
      </w:r>
      <w:r>
        <w:t xml:space="preserve">This assumption often violated. </w:t>
      </w:r>
    </w:p>
  </w:comment>
  <w:comment w:id="247" w:author="simon levin" w:date="2017-07-16T20:12:00Z" w:initials="SAL">
    <w:p w14:paraId="2C8D1166" w14:textId="0192F768" w:rsidR="007A5F87" w:rsidRDefault="007A5F87">
      <w:pPr>
        <w:pStyle w:val="CommentText"/>
      </w:pPr>
      <w:r>
        <w:rPr>
          <w:rStyle w:val="CommentReference"/>
        </w:rPr>
        <w:annotationRef/>
      </w:r>
      <w:r>
        <w:t>Why not use natural logs?</w:t>
      </w:r>
    </w:p>
  </w:comment>
  <w:comment w:id="268" w:author="Fenichel, Eli" w:date="2017-07-16T12:59:00Z" w:initials="FE">
    <w:p w14:paraId="0A6AFF0B" w14:textId="77777777" w:rsidR="007A5F87" w:rsidRDefault="007A5F87">
      <w:pPr>
        <w:pStyle w:val="CommentText"/>
      </w:pPr>
      <w:r>
        <w:rPr>
          <w:rStyle w:val="CommentReference"/>
        </w:rPr>
        <w:annotationRef/>
      </w:r>
      <w:r>
        <w:t>It seems strange to have different log bases in here.</w:t>
      </w:r>
    </w:p>
    <w:p w14:paraId="255B753A" w14:textId="77777777" w:rsidR="007A5F87" w:rsidRDefault="007A5F87">
      <w:pPr>
        <w:pStyle w:val="CommentText"/>
      </w:pPr>
    </w:p>
    <w:p w14:paraId="22EA1BF9" w14:textId="72312234" w:rsidR="007A5F87" w:rsidRDefault="007A5F87">
      <w:pPr>
        <w:pStyle w:val="CommentText"/>
      </w:pPr>
      <w:r>
        <w:t xml:space="preserve">Stopped here </w:t>
      </w:r>
    </w:p>
  </w:comment>
  <w:comment w:id="269" w:author="simon levin" w:date="2017-07-16T20:16:00Z" w:initials="SAL">
    <w:p w14:paraId="0A9561D7" w14:textId="5BD38B64" w:rsidR="007A5F87" w:rsidRDefault="007A5F87">
      <w:pPr>
        <w:pStyle w:val="CommentText"/>
      </w:pPr>
      <w:r>
        <w:rPr>
          <w:rStyle w:val="CommentReference"/>
        </w:rPr>
        <w:annotationRef/>
      </w:r>
      <w:r>
        <w:t xml:space="preserve">Do you mean the larger of 0 and this expression?   And where does this equation come from?   </w:t>
      </w:r>
      <w:proofErr w:type="spellStart"/>
      <w:r>
        <w:t>Supp</w:t>
      </w:r>
      <w:proofErr w:type="spellEnd"/>
      <w:r>
        <w:t xml:space="preserve"> Material?  Point to it.</w:t>
      </w:r>
    </w:p>
  </w:comment>
  <w:comment w:id="325" w:author="simon levin" w:date="2017-07-16T20:20:00Z" w:initials="SAL">
    <w:p w14:paraId="40252BEF" w14:textId="210FEA01" w:rsidR="007A5F87" w:rsidRDefault="007A5F87">
      <w:pPr>
        <w:pStyle w:val="CommentText"/>
      </w:pPr>
      <w:r>
        <w:rPr>
          <w:rStyle w:val="CommentReference"/>
        </w:rPr>
        <w:annotationRef/>
      </w:r>
      <w:r>
        <w:t>What is the biological interpretation of gamma?</w:t>
      </w:r>
    </w:p>
  </w:comment>
  <w:comment w:id="331" w:author="simon levin" w:date="2017-07-16T20:22:00Z" w:initials="SAL">
    <w:p w14:paraId="579627BB" w14:textId="77777777" w:rsidR="007A5F87" w:rsidRPr="00285F17" w:rsidRDefault="007A5F87" w:rsidP="00285F17">
      <w:pPr>
        <w:rPr>
          <w:rFonts w:ascii="Times" w:eastAsia="Times New Roman" w:hAnsi="Times" w:cs="Times New Roman"/>
          <w:sz w:val="20"/>
          <w:szCs w:val="20"/>
        </w:rPr>
      </w:pPr>
      <w:r>
        <w:rPr>
          <w:rStyle w:val="CommentReference"/>
        </w:rPr>
        <w:annotationRef/>
      </w:r>
      <w:r>
        <w:t xml:space="preserve">In practice, could some of the effect be a continued estimation bias?  See </w:t>
      </w:r>
      <w:r w:rsidRPr="00285F17">
        <w:rPr>
          <w:rFonts w:ascii="Times" w:eastAsia="Times New Roman" w:hAnsi="Times" w:cs="Times New Roman"/>
          <w:sz w:val="20"/>
          <w:szCs w:val="20"/>
        </w:rPr>
        <w:t xml:space="preserve">Walters, Carl J., and Donald Ludwig. "Effects of measurement errors on the assessment of stock–recruitment relationships." </w:t>
      </w:r>
      <w:r w:rsidRPr="00285F17">
        <w:rPr>
          <w:rFonts w:ascii="Times" w:eastAsia="Times New Roman" w:hAnsi="Times" w:cs="Times New Roman"/>
          <w:i/>
          <w:iCs/>
          <w:sz w:val="20"/>
          <w:szCs w:val="20"/>
        </w:rPr>
        <w:t>Canadian Journal of Fisheries and Aquatic Sciences</w:t>
      </w:r>
      <w:r w:rsidRPr="00285F17">
        <w:rPr>
          <w:rFonts w:ascii="Times" w:eastAsia="Times New Roman" w:hAnsi="Times" w:cs="Times New Roman"/>
          <w:sz w:val="20"/>
          <w:szCs w:val="20"/>
        </w:rPr>
        <w:t xml:space="preserve"> 38.6 (1981): 704-710.</w:t>
      </w:r>
    </w:p>
    <w:p w14:paraId="5152E5F7" w14:textId="365951D7" w:rsidR="007A5F87" w:rsidRDefault="007A5F87">
      <w:pPr>
        <w:pStyle w:val="CommentText"/>
      </w:pPr>
    </w:p>
  </w:comment>
  <w:comment w:id="404" w:author="Edward Tekwa" w:date="2017-07-14T16:53:00Z" w:initials="EWT">
    <w:p w14:paraId="7D1E0906" w14:textId="2736D59E" w:rsidR="007A5F87" w:rsidRDefault="007A5F87">
      <w:pPr>
        <w:pStyle w:val="CommentText"/>
      </w:pPr>
      <w:r>
        <w:rPr>
          <w:rStyle w:val="CommentReference"/>
        </w:rPr>
        <w:annotationRef/>
      </w:r>
      <w:r>
        <w:t xml:space="preserve">This is exactly the case of non-excludable resource in earlier versions of the manuscript, where there is no time scale separation between institution and resource dynamics.  The result is that at the high cost/benefit, high MSY region, the basin of attraction toward the low harvest rate (F*-) is actually bigger (extending up to F*+, which is now unstable) than in the current excludable resource case.  The flip side is that if the fishery is below the bifurcation point in cost/benefit and MSY, or stochasticity carries it above F*+, then it will veer off to infinite harvest quickly.  It’s probably too complicated to elaborate in this paper, but perhaps another </w:t>
      </w:r>
      <w:proofErr w:type="spellStart"/>
      <w:r>
        <w:t>writeup</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005EA" w15:done="0"/>
  <w15:commentEx w15:paraId="2C0D0975" w15:done="0"/>
  <w15:commentEx w15:paraId="5B4DCCAF" w15:done="0"/>
  <w15:commentEx w15:paraId="34C4FD68" w15:done="0"/>
  <w15:commentEx w15:paraId="6CFC5FE5" w15:done="0"/>
  <w15:commentEx w15:paraId="43275C8F" w15:done="0"/>
  <w15:commentEx w15:paraId="564E2C3B" w15:done="0"/>
  <w15:commentEx w15:paraId="66D86FEC" w15:done="0"/>
  <w15:commentEx w15:paraId="2C8D1166" w15:done="0"/>
  <w15:commentEx w15:paraId="22EA1BF9" w15:done="0"/>
  <w15:commentEx w15:paraId="0A9561D7" w15:done="0"/>
  <w15:commentEx w15:paraId="40252BEF" w15:done="0"/>
  <w15:commentEx w15:paraId="5152E5F7" w15:done="0"/>
  <w15:commentEx w15:paraId="7D1E09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CD09E" w14:textId="77777777" w:rsidR="00AC319B" w:rsidRDefault="00AC319B" w:rsidP="00675F4E">
      <w:r>
        <w:separator/>
      </w:r>
    </w:p>
  </w:endnote>
  <w:endnote w:type="continuationSeparator" w:id="0">
    <w:p w14:paraId="44ED9855" w14:textId="77777777" w:rsidR="00AC319B" w:rsidRDefault="00AC319B" w:rsidP="00675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E187E" w14:textId="77777777" w:rsidR="007A5F87" w:rsidRDefault="007A5F87"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952309" w14:textId="77777777" w:rsidR="007A5F87" w:rsidRDefault="007A5F87" w:rsidP="00675F4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F6F97" w14:textId="77777777" w:rsidR="007A5F87" w:rsidRDefault="007A5F87"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A4725">
      <w:rPr>
        <w:rStyle w:val="PageNumber"/>
        <w:noProof/>
      </w:rPr>
      <w:t>1</w:t>
    </w:r>
    <w:r>
      <w:rPr>
        <w:rStyle w:val="PageNumber"/>
      </w:rPr>
      <w:fldChar w:fldCharType="end"/>
    </w:r>
  </w:p>
  <w:p w14:paraId="3C23D2EC" w14:textId="77777777" w:rsidR="007A5F87" w:rsidRDefault="007A5F87" w:rsidP="00675F4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D8B9E" w14:textId="77777777" w:rsidR="00AC319B" w:rsidRDefault="00AC319B" w:rsidP="00675F4E">
      <w:r>
        <w:separator/>
      </w:r>
    </w:p>
  </w:footnote>
  <w:footnote w:type="continuationSeparator" w:id="0">
    <w:p w14:paraId="619FC69A" w14:textId="77777777" w:rsidR="00AC319B" w:rsidRDefault="00AC319B" w:rsidP="00675F4E">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Tekwa">
    <w15:presenceInfo w15:providerId="None" w15:userId="Edward Tekwa"/>
  </w15:person>
  <w15:person w15:author="Fenichel, Eli">
    <w15:presenceInfo w15:providerId="AD" w15:userId="S-1-5-21-505881439-82067924-1220176271-2979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A54"/>
    <w:rsid w:val="00000895"/>
    <w:rsid w:val="00000964"/>
    <w:rsid w:val="00001A8D"/>
    <w:rsid w:val="000026AD"/>
    <w:rsid w:val="00003141"/>
    <w:rsid w:val="00004ADC"/>
    <w:rsid w:val="000054F6"/>
    <w:rsid w:val="000072DD"/>
    <w:rsid w:val="000103AA"/>
    <w:rsid w:val="00010E1E"/>
    <w:rsid w:val="00013057"/>
    <w:rsid w:val="0001384C"/>
    <w:rsid w:val="00013A2B"/>
    <w:rsid w:val="00017A57"/>
    <w:rsid w:val="00022263"/>
    <w:rsid w:val="00022907"/>
    <w:rsid w:val="0002299C"/>
    <w:rsid w:val="00022B89"/>
    <w:rsid w:val="0002348A"/>
    <w:rsid w:val="000241E6"/>
    <w:rsid w:val="00025B48"/>
    <w:rsid w:val="00027ADA"/>
    <w:rsid w:val="0003183A"/>
    <w:rsid w:val="000324E9"/>
    <w:rsid w:val="00033C96"/>
    <w:rsid w:val="00033CBD"/>
    <w:rsid w:val="000342DD"/>
    <w:rsid w:val="000342F2"/>
    <w:rsid w:val="0003499E"/>
    <w:rsid w:val="000376BE"/>
    <w:rsid w:val="00037CF9"/>
    <w:rsid w:val="000411C5"/>
    <w:rsid w:val="000426DD"/>
    <w:rsid w:val="00042794"/>
    <w:rsid w:val="000430F7"/>
    <w:rsid w:val="00043355"/>
    <w:rsid w:val="00043A3A"/>
    <w:rsid w:val="00044738"/>
    <w:rsid w:val="00047B4D"/>
    <w:rsid w:val="000531BF"/>
    <w:rsid w:val="0005367C"/>
    <w:rsid w:val="00053BAD"/>
    <w:rsid w:val="0005478E"/>
    <w:rsid w:val="000559FA"/>
    <w:rsid w:val="000560A9"/>
    <w:rsid w:val="00060E38"/>
    <w:rsid w:val="000610F8"/>
    <w:rsid w:val="0006446D"/>
    <w:rsid w:val="00064969"/>
    <w:rsid w:val="00064A8F"/>
    <w:rsid w:val="00066DF4"/>
    <w:rsid w:val="0006753F"/>
    <w:rsid w:val="00070B07"/>
    <w:rsid w:val="00073088"/>
    <w:rsid w:val="0007614F"/>
    <w:rsid w:val="0007641F"/>
    <w:rsid w:val="0007745E"/>
    <w:rsid w:val="00077F73"/>
    <w:rsid w:val="0008065E"/>
    <w:rsid w:val="00080E39"/>
    <w:rsid w:val="0008274E"/>
    <w:rsid w:val="00082CA0"/>
    <w:rsid w:val="00090FBF"/>
    <w:rsid w:val="00094517"/>
    <w:rsid w:val="00094A05"/>
    <w:rsid w:val="000954D3"/>
    <w:rsid w:val="000961B4"/>
    <w:rsid w:val="000968B1"/>
    <w:rsid w:val="00096FB3"/>
    <w:rsid w:val="000A0331"/>
    <w:rsid w:val="000A1D2E"/>
    <w:rsid w:val="000A225A"/>
    <w:rsid w:val="000A392F"/>
    <w:rsid w:val="000A447F"/>
    <w:rsid w:val="000A61C3"/>
    <w:rsid w:val="000A78CE"/>
    <w:rsid w:val="000A7AB4"/>
    <w:rsid w:val="000B0C8C"/>
    <w:rsid w:val="000B2110"/>
    <w:rsid w:val="000B3AC5"/>
    <w:rsid w:val="000B4719"/>
    <w:rsid w:val="000B483E"/>
    <w:rsid w:val="000B60A5"/>
    <w:rsid w:val="000B611C"/>
    <w:rsid w:val="000B65DC"/>
    <w:rsid w:val="000B6605"/>
    <w:rsid w:val="000C0A14"/>
    <w:rsid w:val="000C0B79"/>
    <w:rsid w:val="000C19F2"/>
    <w:rsid w:val="000C26E6"/>
    <w:rsid w:val="000C2AAC"/>
    <w:rsid w:val="000C3DE6"/>
    <w:rsid w:val="000C3EF9"/>
    <w:rsid w:val="000C5E64"/>
    <w:rsid w:val="000C68B1"/>
    <w:rsid w:val="000C7467"/>
    <w:rsid w:val="000C78D6"/>
    <w:rsid w:val="000D0B52"/>
    <w:rsid w:val="000D13A1"/>
    <w:rsid w:val="000D18EE"/>
    <w:rsid w:val="000D1A84"/>
    <w:rsid w:val="000D2152"/>
    <w:rsid w:val="000D2CEF"/>
    <w:rsid w:val="000D4433"/>
    <w:rsid w:val="000D4879"/>
    <w:rsid w:val="000D5CBC"/>
    <w:rsid w:val="000D63C3"/>
    <w:rsid w:val="000D6F10"/>
    <w:rsid w:val="000D6F12"/>
    <w:rsid w:val="000D7D11"/>
    <w:rsid w:val="000D7E82"/>
    <w:rsid w:val="000E1131"/>
    <w:rsid w:val="000E2398"/>
    <w:rsid w:val="000E466B"/>
    <w:rsid w:val="000E4949"/>
    <w:rsid w:val="000E742B"/>
    <w:rsid w:val="000F0209"/>
    <w:rsid w:val="000F22CE"/>
    <w:rsid w:val="000F3603"/>
    <w:rsid w:val="000F3A3E"/>
    <w:rsid w:val="000F45DB"/>
    <w:rsid w:val="000F47DD"/>
    <w:rsid w:val="000F52A1"/>
    <w:rsid w:val="000F5D32"/>
    <w:rsid w:val="000F67EB"/>
    <w:rsid w:val="000F6895"/>
    <w:rsid w:val="00100962"/>
    <w:rsid w:val="0010120F"/>
    <w:rsid w:val="0010504B"/>
    <w:rsid w:val="00105506"/>
    <w:rsid w:val="00106D1A"/>
    <w:rsid w:val="00107ACD"/>
    <w:rsid w:val="00107E91"/>
    <w:rsid w:val="001109D0"/>
    <w:rsid w:val="001110F7"/>
    <w:rsid w:val="00111B24"/>
    <w:rsid w:val="00112433"/>
    <w:rsid w:val="00112603"/>
    <w:rsid w:val="00113516"/>
    <w:rsid w:val="00113E3C"/>
    <w:rsid w:val="00116AA9"/>
    <w:rsid w:val="0011722E"/>
    <w:rsid w:val="001205B6"/>
    <w:rsid w:val="00120BBD"/>
    <w:rsid w:val="00121071"/>
    <w:rsid w:val="00122138"/>
    <w:rsid w:val="00124C17"/>
    <w:rsid w:val="00125461"/>
    <w:rsid w:val="00125C0B"/>
    <w:rsid w:val="00127098"/>
    <w:rsid w:val="0013155F"/>
    <w:rsid w:val="00131BDA"/>
    <w:rsid w:val="00133C18"/>
    <w:rsid w:val="00134397"/>
    <w:rsid w:val="001349E0"/>
    <w:rsid w:val="00134BCC"/>
    <w:rsid w:val="0013741D"/>
    <w:rsid w:val="00140F47"/>
    <w:rsid w:val="001419A2"/>
    <w:rsid w:val="00143332"/>
    <w:rsid w:val="00143C65"/>
    <w:rsid w:val="00144765"/>
    <w:rsid w:val="00144AD0"/>
    <w:rsid w:val="00144BB8"/>
    <w:rsid w:val="0014510F"/>
    <w:rsid w:val="001455BB"/>
    <w:rsid w:val="001464C6"/>
    <w:rsid w:val="00146A7E"/>
    <w:rsid w:val="00147A41"/>
    <w:rsid w:val="00147E0F"/>
    <w:rsid w:val="00151C3C"/>
    <w:rsid w:val="00151CEC"/>
    <w:rsid w:val="0015250A"/>
    <w:rsid w:val="00152B4E"/>
    <w:rsid w:val="00154700"/>
    <w:rsid w:val="00156A40"/>
    <w:rsid w:val="0015755A"/>
    <w:rsid w:val="00157D25"/>
    <w:rsid w:val="0016017D"/>
    <w:rsid w:val="0016349B"/>
    <w:rsid w:val="001636E5"/>
    <w:rsid w:val="00164325"/>
    <w:rsid w:val="00166091"/>
    <w:rsid w:val="001664F9"/>
    <w:rsid w:val="0016677A"/>
    <w:rsid w:val="00166C48"/>
    <w:rsid w:val="001679C5"/>
    <w:rsid w:val="001722B7"/>
    <w:rsid w:val="0017418B"/>
    <w:rsid w:val="00174FDC"/>
    <w:rsid w:val="00175721"/>
    <w:rsid w:val="00175BA1"/>
    <w:rsid w:val="00176B59"/>
    <w:rsid w:val="00177E5E"/>
    <w:rsid w:val="001802B5"/>
    <w:rsid w:val="0018051B"/>
    <w:rsid w:val="00181426"/>
    <w:rsid w:val="001831B4"/>
    <w:rsid w:val="0018432C"/>
    <w:rsid w:val="00184723"/>
    <w:rsid w:val="001847ED"/>
    <w:rsid w:val="00184FC3"/>
    <w:rsid w:val="00185200"/>
    <w:rsid w:val="001864EA"/>
    <w:rsid w:val="00186882"/>
    <w:rsid w:val="0018722A"/>
    <w:rsid w:val="00187CB5"/>
    <w:rsid w:val="00190422"/>
    <w:rsid w:val="00190569"/>
    <w:rsid w:val="00192A69"/>
    <w:rsid w:val="00193CD7"/>
    <w:rsid w:val="00194E84"/>
    <w:rsid w:val="00195994"/>
    <w:rsid w:val="0019789C"/>
    <w:rsid w:val="001A12E8"/>
    <w:rsid w:val="001A153B"/>
    <w:rsid w:val="001A16A6"/>
    <w:rsid w:val="001A2F20"/>
    <w:rsid w:val="001A3A3A"/>
    <w:rsid w:val="001A5298"/>
    <w:rsid w:val="001A55BF"/>
    <w:rsid w:val="001A5EF3"/>
    <w:rsid w:val="001A685B"/>
    <w:rsid w:val="001A6AEE"/>
    <w:rsid w:val="001A7675"/>
    <w:rsid w:val="001A7DEA"/>
    <w:rsid w:val="001B02D9"/>
    <w:rsid w:val="001B3677"/>
    <w:rsid w:val="001B4006"/>
    <w:rsid w:val="001B5181"/>
    <w:rsid w:val="001B576A"/>
    <w:rsid w:val="001B5C1E"/>
    <w:rsid w:val="001B7899"/>
    <w:rsid w:val="001C501A"/>
    <w:rsid w:val="001C5745"/>
    <w:rsid w:val="001C61C8"/>
    <w:rsid w:val="001C6E7F"/>
    <w:rsid w:val="001C6FC3"/>
    <w:rsid w:val="001C708F"/>
    <w:rsid w:val="001C7663"/>
    <w:rsid w:val="001D09B4"/>
    <w:rsid w:val="001D51DB"/>
    <w:rsid w:val="001D527E"/>
    <w:rsid w:val="001E185C"/>
    <w:rsid w:val="001E1884"/>
    <w:rsid w:val="001E1A5E"/>
    <w:rsid w:val="001E1B4C"/>
    <w:rsid w:val="001E2163"/>
    <w:rsid w:val="001E28A9"/>
    <w:rsid w:val="001E32F3"/>
    <w:rsid w:val="001E377A"/>
    <w:rsid w:val="001E58FC"/>
    <w:rsid w:val="001E59A3"/>
    <w:rsid w:val="001E68FA"/>
    <w:rsid w:val="001F0BA2"/>
    <w:rsid w:val="001F4CFA"/>
    <w:rsid w:val="001F6306"/>
    <w:rsid w:val="001F6F38"/>
    <w:rsid w:val="001F746C"/>
    <w:rsid w:val="002001AE"/>
    <w:rsid w:val="00201516"/>
    <w:rsid w:val="002020CD"/>
    <w:rsid w:val="00204EE7"/>
    <w:rsid w:val="00205035"/>
    <w:rsid w:val="00205B93"/>
    <w:rsid w:val="00206C72"/>
    <w:rsid w:val="002077C2"/>
    <w:rsid w:val="00210B71"/>
    <w:rsid w:val="00212829"/>
    <w:rsid w:val="00212A8D"/>
    <w:rsid w:val="00212EAF"/>
    <w:rsid w:val="002132A3"/>
    <w:rsid w:val="00214260"/>
    <w:rsid w:val="0021796A"/>
    <w:rsid w:val="00220B62"/>
    <w:rsid w:val="002220FF"/>
    <w:rsid w:val="0022778D"/>
    <w:rsid w:val="00227BBB"/>
    <w:rsid w:val="00230B94"/>
    <w:rsid w:val="0023178F"/>
    <w:rsid w:val="00231EC7"/>
    <w:rsid w:val="00232355"/>
    <w:rsid w:val="00232C85"/>
    <w:rsid w:val="0024008E"/>
    <w:rsid w:val="002407A6"/>
    <w:rsid w:val="002412E5"/>
    <w:rsid w:val="002423F0"/>
    <w:rsid w:val="002424A6"/>
    <w:rsid w:val="002430ED"/>
    <w:rsid w:val="002431F0"/>
    <w:rsid w:val="00244927"/>
    <w:rsid w:val="00246539"/>
    <w:rsid w:val="00246543"/>
    <w:rsid w:val="00250232"/>
    <w:rsid w:val="00251C7C"/>
    <w:rsid w:val="00252436"/>
    <w:rsid w:val="00253ADD"/>
    <w:rsid w:val="002546E0"/>
    <w:rsid w:val="002628AC"/>
    <w:rsid w:val="002632D9"/>
    <w:rsid w:val="00263744"/>
    <w:rsid w:val="00263D6F"/>
    <w:rsid w:val="002645C5"/>
    <w:rsid w:val="002671AB"/>
    <w:rsid w:val="00267EC1"/>
    <w:rsid w:val="0027029B"/>
    <w:rsid w:val="00272FFA"/>
    <w:rsid w:val="0027442B"/>
    <w:rsid w:val="00275668"/>
    <w:rsid w:val="00276998"/>
    <w:rsid w:val="00277F1F"/>
    <w:rsid w:val="002803E2"/>
    <w:rsid w:val="002810E8"/>
    <w:rsid w:val="002833DE"/>
    <w:rsid w:val="00284998"/>
    <w:rsid w:val="002857CB"/>
    <w:rsid w:val="00285F17"/>
    <w:rsid w:val="00286943"/>
    <w:rsid w:val="0029007B"/>
    <w:rsid w:val="00291AB1"/>
    <w:rsid w:val="00291B44"/>
    <w:rsid w:val="00292EB2"/>
    <w:rsid w:val="00293C15"/>
    <w:rsid w:val="0029784A"/>
    <w:rsid w:val="0029797E"/>
    <w:rsid w:val="002A1A03"/>
    <w:rsid w:val="002A281C"/>
    <w:rsid w:val="002A3E14"/>
    <w:rsid w:val="002A6473"/>
    <w:rsid w:val="002A7030"/>
    <w:rsid w:val="002B1BC6"/>
    <w:rsid w:val="002B1E0E"/>
    <w:rsid w:val="002B366A"/>
    <w:rsid w:val="002B3FD9"/>
    <w:rsid w:val="002B40CB"/>
    <w:rsid w:val="002B519F"/>
    <w:rsid w:val="002B53B6"/>
    <w:rsid w:val="002B5AC7"/>
    <w:rsid w:val="002B5C16"/>
    <w:rsid w:val="002B68B4"/>
    <w:rsid w:val="002B7736"/>
    <w:rsid w:val="002C0F17"/>
    <w:rsid w:val="002C3E86"/>
    <w:rsid w:val="002C5E71"/>
    <w:rsid w:val="002C6B2D"/>
    <w:rsid w:val="002D16BF"/>
    <w:rsid w:val="002D32A5"/>
    <w:rsid w:val="002D4404"/>
    <w:rsid w:val="002D5035"/>
    <w:rsid w:val="002D5F51"/>
    <w:rsid w:val="002D7438"/>
    <w:rsid w:val="002D7DA6"/>
    <w:rsid w:val="002E0468"/>
    <w:rsid w:val="002E1F51"/>
    <w:rsid w:val="002E3736"/>
    <w:rsid w:val="002E3E46"/>
    <w:rsid w:val="002E44C1"/>
    <w:rsid w:val="002E4FF6"/>
    <w:rsid w:val="002E69C5"/>
    <w:rsid w:val="002E6B80"/>
    <w:rsid w:val="002E74A9"/>
    <w:rsid w:val="002E7E39"/>
    <w:rsid w:val="002E7FFC"/>
    <w:rsid w:val="002F00BA"/>
    <w:rsid w:val="002F070E"/>
    <w:rsid w:val="002F12CE"/>
    <w:rsid w:val="002F138C"/>
    <w:rsid w:val="002F1937"/>
    <w:rsid w:val="002F26E7"/>
    <w:rsid w:val="002F3BAA"/>
    <w:rsid w:val="002F52BC"/>
    <w:rsid w:val="002F7227"/>
    <w:rsid w:val="002F7DFA"/>
    <w:rsid w:val="003001A8"/>
    <w:rsid w:val="00300BD4"/>
    <w:rsid w:val="00301C92"/>
    <w:rsid w:val="00307AF8"/>
    <w:rsid w:val="00307C3F"/>
    <w:rsid w:val="003107FA"/>
    <w:rsid w:val="00310B4C"/>
    <w:rsid w:val="003112E5"/>
    <w:rsid w:val="003124DE"/>
    <w:rsid w:val="00312B9B"/>
    <w:rsid w:val="00312E2A"/>
    <w:rsid w:val="003131B1"/>
    <w:rsid w:val="0031368F"/>
    <w:rsid w:val="00313C51"/>
    <w:rsid w:val="00314714"/>
    <w:rsid w:val="00315270"/>
    <w:rsid w:val="00315DF4"/>
    <w:rsid w:val="00316B28"/>
    <w:rsid w:val="0031764F"/>
    <w:rsid w:val="00320059"/>
    <w:rsid w:val="00320166"/>
    <w:rsid w:val="003228BE"/>
    <w:rsid w:val="00325800"/>
    <w:rsid w:val="003267A9"/>
    <w:rsid w:val="003268D6"/>
    <w:rsid w:val="00326FDF"/>
    <w:rsid w:val="0032709B"/>
    <w:rsid w:val="00327445"/>
    <w:rsid w:val="003276CC"/>
    <w:rsid w:val="003300B8"/>
    <w:rsid w:val="003332F9"/>
    <w:rsid w:val="00335210"/>
    <w:rsid w:val="003355D1"/>
    <w:rsid w:val="0033753F"/>
    <w:rsid w:val="00337977"/>
    <w:rsid w:val="00337FF3"/>
    <w:rsid w:val="00340FEF"/>
    <w:rsid w:val="00341D24"/>
    <w:rsid w:val="00342774"/>
    <w:rsid w:val="00342B1E"/>
    <w:rsid w:val="00343DAE"/>
    <w:rsid w:val="00343F15"/>
    <w:rsid w:val="00344746"/>
    <w:rsid w:val="00345440"/>
    <w:rsid w:val="00345D17"/>
    <w:rsid w:val="00346312"/>
    <w:rsid w:val="0034722A"/>
    <w:rsid w:val="0035136C"/>
    <w:rsid w:val="00351B34"/>
    <w:rsid w:val="003536A9"/>
    <w:rsid w:val="00353B50"/>
    <w:rsid w:val="00354E43"/>
    <w:rsid w:val="00355B30"/>
    <w:rsid w:val="003564AB"/>
    <w:rsid w:val="0036065A"/>
    <w:rsid w:val="003616EA"/>
    <w:rsid w:val="0036258C"/>
    <w:rsid w:val="003634AC"/>
    <w:rsid w:val="00363BB8"/>
    <w:rsid w:val="00363FFE"/>
    <w:rsid w:val="00364882"/>
    <w:rsid w:val="00367B5F"/>
    <w:rsid w:val="00370B59"/>
    <w:rsid w:val="00370E66"/>
    <w:rsid w:val="0037255B"/>
    <w:rsid w:val="0037308E"/>
    <w:rsid w:val="00373ECA"/>
    <w:rsid w:val="003760EB"/>
    <w:rsid w:val="00377E8A"/>
    <w:rsid w:val="00380988"/>
    <w:rsid w:val="003809B4"/>
    <w:rsid w:val="0038144D"/>
    <w:rsid w:val="00381D50"/>
    <w:rsid w:val="0038241E"/>
    <w:rsid w:val="003831C4"/>
    <w:rsid w:val="003831D4"/>
    <w:rsid w:val="00383306"/>
    <w:rsid w:val="00384070"/>
    <w:rsid w:val="00384146"/>
    <w:rsid w:val="003856D0"/>
    <w:rsid w:val="00385863"/>
    <w:rsid w:val="00385F09"/>
    <w:rsid w:val="003863CA"/>
    <w:rsid w:val="0038693C"/>
    <w:rsid w:val="00386E73"/>
    <w:rsid w:val="00387FB0"/>
    <w:rsid w:val="0039024B"/>
    <w:rsid w:val="00392B79"/>
    <w:rsid w:val="003938E2"/>
    <w:rsid w:val="00393E78"/>
    <w:rsid w:val="00397459"/>
    <w:rsid w:val="00397902"/>
    <w:rsid w:val="00397FE6"/>
    <w:rsid w:val="003A06BF"/>
    <w:rsid w:val="003A13AE"/>
    <w:rsid w:val="003A196E"/>
    <w:rsid w:val="003A3F95"/>
    <w:rsid w:val="003A416D"/>
    <w:rsid w:val="003A48AF"/>
    <w:rsid w:val="003A4C19"/>
    <w:rsid w:val="003A570A"/>
    <w:rsid w:val="003A77EB"/>
    <w:rsid w:val="003B0FE0"/>
    <w:rsid w:val="003B1E66"/>
    <w:rsid w:val="003B3060"/>
    <w:rsid w:val="003B36BB"/>
    <w:rsid w:val="003B3CA2"/>
    <w:rsid w:val="003B4FE9"/>
    <w:rsid w:val="003B56CA"/>
    <w:rsid w:val="003B5BB3"/>
    <w:rsid w:val="003C214A"/>
    <w:rsid w:val="003C4C7D"/>
    <w:rsid w:val="003C759E"/>
    <w:rsid w:val="003D0B59"/>
    <w:rsid w:val="003D1B55"/>
    <w:rsid w:val="003D51A3"/>
    <w:rsid w:val="003D5591"/>
    <w:rsid w:val="003D5C82"/>
    <w:rsid w:val="003D64E0"/>
    <w:rsid w:val="003D726D"/>
    <w:rsid w:val="003D7278"/>
    <w:rsid w:val="003D76B1"/>
    <w:rsid w:val="003E2162"/>
    <w:rsid w:val="003E2378"/>
    <w:rsid w:val="003E36E4"/>
    <w:rsid w:val="003E4DCE"/>
    <w:rsid w:val="003E546C"/>
    <w:rsid w:val="003E5AC0"/>
    <w:rsid w:val="003E6C5E"/>
    <w:rsid w:val="003F1A54"/>
    <w:rsid w:val="003F1FE9"/>
    <w:rsid w:val="003F5579"/>
    <w:rsid w:val="003F7BD4"/>
    <w:rsid w:val="003F7C1B"/>
    <w:rsid w:val="00400815"/>
    <w:rsid w:val="00400A94"/>
    <w:rsid w:val="00400BCB"/>
    <w:rsid w:val="00401DE6"/>
    <w:rsid w:val="00401E22"/>
    <w:rsid w:val="004028D0"/>
    <w:rsid w:val="0040344D"/>
    <w:rsid w:val="00403D16"/>
    <w:rsid w:val="004051E2"/>
    <w:rsid w:val="00410609"/>
    <w:rsid w:val="00416535"/>
    <w:rsid w:val="004173A2"/>
    <w:rsid w:val="00417B86"/>
    <w:rsid w:val="00421FCE"/>
    <w:rsid w:val="00422262"/>
    <w:rsid w:val="00422464"/>
    <w:rsid w:val="00423B35"/>
    <w:rsid w:val="00424AAC"/>
    <w:rsid w:val="00424CF3"/>
    <w:rsid w:val="00424F5C"/>
    <w:rsid w:val="00426563"/>
    <w:rsid w:val="00426CBD"/>
    <w:rsid w:val="004278B8"/>
    <w:rsid w:val="00430DC6"/>
    <w:rsid w:val="0043144D"/>
    <w:rsid w:val="00433409"/>
    <w:rsid w:val="00433F03"/>
    <w:rsid w:val="00434817"/>
    <w:rsid w:val="00440F4B"/>
    <w:rsid w:val="00441EA6"/>
    <w:rsid w:val="004427B7"/>
    <w:rsid w:val="004439C5"/>
    <w:rsid w:val="00443C58"/>
    <w:rsid w:val="00443D84"/>
    <w:rsid w:val="004444EC"/>
    <w:rsid w:val="00444620"/>
    <w:rsid w:val="004448DC"/>
    <w:rsid w:val="00446CBD"/>
    <w:rsid w:val="00447995"/>
    <w:rsid w:val="0045093C"/>
    <w:rsid w:val="00450C71"/>
    <w:rsid w:val="00451236"/>
    <w:rsid w:val="004533DC"/>
    <w:rsid w:val="00453427"/>
    <w:rsid w:val="00454A82"/>
    <w:rsid w:val="00454E5C"/>
    <w:rsid w:val="00455F3D"/>
    <w:rsid w:val="004571F1"/>
    <w:rsid w:val="00463946"/>
    <w:rsid w:val="00463AB3"/>
    <w:rsid w:val="004642B5"/>
    <w:rsid w:val="004655EC"/>
    <w:rsid w:val="0046646E"/>
    <w:rsid w:val="00467DEE"/>
    <w:rsid w:val="00470769"/>
    <w:rsid w:val="00470AD1"/>
    <w:rsid w:val="004717B0"/>
    <w:rsid w:val="00471C36"/>
    <w:rsid w:val="004725B2"/>
    <w:rsid w:val="0047372E"/>
    <w:rsid w:val="00473B93"/>
    <w:rsid w:val="0047402C"/>
    <w:rsid w:val="0047489C"/>
    <w:rsid w:val="00474C83"/>
    <w:rsid w:val="004777AF"/>
    <w:rsid w:val="00480BA5"/>
    <w:rsid w:val="00482903"/>
    <w:rsid w:val="00484247"/>
    <w:rsid w:val="0048452D"/>
    <w:rsid w:val="00484AC6"/>
    <w:rsid w:val="0048502F"/>
    <w:rsid w:val="004863F8"/>
    <w:rsid w:val="00487FD1"/>
    <w:rsid w:val="00490A43"/>
    <w:rsid w:val="00491346"/>
    <w:rsid w:val="00491870"/>
    <w:rsid w:val="004924F3"/>
    <w:rsid w:val="00492E1F"/>
    <w:rsid w:val="004932B1"/>
    <w:rsid w:val="00493CC3"/>
    <w:rsid w:val="004948EB"/>
    <w:rsid w:val="00494B7E"/>
    <w:rsid w:val="004951B1"/>
    <w:rsid w:val="004952AD"/>
    <w:rsid w:val="00495B00"/>
    <w:rsid w:val="00495E7C"/>
    <w:rsid w:val="004967BC"/>
    <w:rsid w:val="00497863"/>
    <w:rsid w:val="004979C5"/>
    <w:rsid w:val="00497C78"/>
    <w:rsid w:val="004A076A"/>
    <w:rsid w:val="004A087B"/>
    <w:rsid w:val="004A0918"/>
    <w:rsid w:val="004A1330"/>
    <w:rsid w:val="004A26BF"/>
    <w:rsid w:val="004A2CDA"/>
    <w:rsid w:val="004A3CB5"/>
    <w:rsid w:val="004A3D24"/>
    <w:rsid w:val="004A5170"/>
    <w:rsid w:val="004A7458"/>
    <w:rsid w:val="004A78CF"/>
    <w:rsid w:val="004A797D"/>
    <w:rsid w:val="004A79FC"/>
    <w:rsid w:val="004A7B32"/>
    <w:rsid w:val="004B1641"/>
    <w:rsid w:val="004B18EB"/>
    <w:rsid w:val="004B22D4"/>
    <w:rsid w:val="004B2897"/>
    <w:rsid w:val="004B299F"/>
    <w:rsid w:val="004B41C4"/>
    <w:rsid w:val="004B7EF0"/>
    <w:rsid w:val="004C0C8D"/>
    <w:rsid w:val="004C2283"/>
    <w:rsid w:val="004C2F32"/>
    <w:rsid w:val="004C39B9"/>
    <w:rsid w:val="004C642F"/>
    <w:rsid w:val="004C6737"/>
    <w:rsid w:val="004C674C"/>
    <w:rsid w:val="004C6CE5"/>
    <w:rsid w:val="004C7119"/>
    <w:rsid w:val="004C77E4"/>
    <w:rsid w:val="004D04D8"/>
    <w:rsid w:val="004D0AB6"/>
    <w:rsid w:val="004D2B9A"/>
    <w:rsid w:val="004D3485"/>
    <w:rsid w:val="004D3E35"/>
    <w:rsid w:val="004D5EF8"/>
    <w:rsid w:val="004D6088"/>
    <w:rsid w:val="004D7BC6"/>
    <w:rsid w:val="004E05B5"/>
    <w:rsid w:val="004E1354"/>
    <w:rsid w:val="004E4068"/>
    <w:rsid w:val="004E4B38"/>
    <w:rsid w:val="004E504E"/>
    <w:rsid w:val="004E71E3"/>
    <w:rsid w:val="004F1AE5"/>
    <w:rsid w:val="004F1F37"/>
    <w:rsid w:val="004F4DC0"/>
    <w:rsid w:val="004F518A"/>
    <w:rsid w:val="004F5E26"/>
    <w:rsid w:val="004F7337"/>
    <w:rsid w:val="004F765A"/>
    <w:rsid w:val="004F782D"/>
    <w:rsid w:val="00500836"/>
    <w:rsid w:val="0050331A"/>
    <w:rsid w:val="005046BD"/>
    <w:rsid w:val="005049B3"/>
    <w:rsid w:val="00506093"/>
    <w:rsid w:val="0050790A"/>
    <w:rsid w:val="005122C3"/>
    <w:rsid w:val="00512F2B"/>
    <w:rsid w:val="0051359E"/>
    <w:rsid w:val="00513984"/>
    <w:rsid w:val="00513F94"/>
    <w:rsid w:val="00514028"/>
    <w:rsid w:val="005147EC"/>
    <w:rsid w:val="00516BB2"/>
    <w:rsid w:val="00516ED5"/>
    <w:rsid w:val="00520B16"/>
    <w:rsid w:val="00520C2B"/>
    <w:rsid w:val="00521039"/>
    <w:rsid w:val="00521B36"/>
    <w:rsid w:val="005239EF"/>
    <w:rsid w:val="005245BD"/>
    <w:rsid w:val="0052519C"/>
    <w:rsid w:val="0052580C"/>
    <w:rsid w:val="005259B0"/>
    <w:rsid w:val="00525BB7"/>
    <w:rsid w:val="00525F91"/>
    <w:rsid w:val="005267D9"/>
    <w:rsid w:val="00526AEC"/>
    <w:rsid w:val="00527C13"/>
    <w:rsid w:val="005305CC"/>
    <w:rsid w:val="005310D1"/>
    <w:rsid w:val="00531763"/>
    <w:rsid w:val="00531CD4"/>
    <w:rsid w:val="005323CE"/>
    <w:rsid w:val="005324B9"/>
    <w:rsid w:val="00532E1D"/>
    <w:rsid w:val="00532FAA"/>
    <w:rsid w:val="0053318C"/>
    <w:rsid w:val="00533393"/>
    <w:rsid w:val="00534C0E"/>
    <w:rsid w:val="0053506C"/>
    <w:rsid w:val="005407ED"/>
    <w:rsid w:val="005412DC"/>
    <w:rsid w:val="00541543"/>
    <w:rsid w:val="00544308"/>
    <w:rsid w:val="00544603"/>
    <w:rsid w:val="0054508F"/>
    <w:rsid w:val="00545278"/>
    <w:rsid w:val="00545988"/>
    <w:rsid w:val="00545AFD"/>
    <w:rsid w:val="00545ED8"/>
    <w:rsid w:val="005469C1"/>
    <w:rsid w:val="0054794C"/>
    <w:rsid w:val="00551658"/>
    <w:rsid w:val="0055318F"/>
    <w:rsid w:val="00553542"/>
    <w:rsid w:val="00553862"/>
    <w:rsid w:val="005555AF"/>
    <w:rsid w:val="00556034"/>
    <w:rsid w:val="0055668A"/>
    <w:rsid w:val="00556B10"/>
    <w:rsid w:val="005575F1"/>
    <w:rsid w:val="00557F95"/>
    <w:rsid w:val="00561BDA"/>
    <w:rsid w:val="00561BF0"/>
    <w:rsid w:val="0056552C"/>
    <w:rsid w:val="00565597"/>
    <w:rsid w:val="005677A4"/>
    <w:rsid w:val="00567F1F"/>
    <w:rsid w:val="00570475"/>
    <w:rsid w:val="005709AE"/>
    <w:rsid w:val="00573CF3"/>
    <w:rsid w:val="00574DCE"/>
    <w:rsid w:val="00576AB6"/>
    <w:rsid w:val="00577805"/>
    <w:rsid w:val="00582192"/>
    <w:rsid w:val="00583527"/>
    <w:rsid w:val="00583ECD"/>
    <w:rsid w:val="0058410E"/>
    <w:rsid w:val="00584968"/>
    <w:rsid w:val="00585CEB"/>
    <w:rsid w:val="00586A3C"/>
    <w:rsid w:val="00590DA0"/>
    <w:rsid w:val="005946F8"/>
    <w:rsid w:val="00594B1B"/>
    <w:rsid w:val="005958EF"/>
    <w:rsid w:val="00596132"/>
    <w:rsid w:val="00596649"/>
    <w:rsid w:val="00597AA3"/>
    <w:rsid w:val="005A219E"/>
    <w:rsid w:val="005A4708"/>
    <w:rsid w:val="005A58FB"/>
    <w:rsid w:val="005B0012"/>
    <w:rsid w:val="005B0854"/>
    <w:rsid w:val="005B2627"/>
    <w:rsid w:val="005B375E"/>
    <w:rsid w:val="005B3783"/>
    <w:rsid w:val="005B3BC0"/>
    <w:rsid w:val="005B65D6"/>
    <w:rsid w:val="005B72B1"/>
    <w:rsid w:val="005C08C7"/>
    <w:rsid w:val="005C1A6A"/>
    <w:rsid w:val="005C1C01"/>
    <w:rsid w:val="005C35A6"/>
    <w:rsid w:val="005C3CAD"/>
    <w:rsid w:val="005C3E04"/>
    <w:rsid w:val="005C3F07"/>
    <w:rsid w:val="005C45C7"/>
    <w:rsid w:val="005C5F73"/>
    <w:rsid w:val="005C6392"/>
    <w:rsid w:val="005C6C67"/>
    <w:rsid w:val="005D1C7A"/>
    <w:rsid w:val="005D6BEA"/>
    <w:rsid w:val="005D78F5"/>
    <w:rsid w:val="005E0520"/>
    <w:rsid w:val="005E2AA3"/>
    <w:rsid w:val="005E5D1F"/>
    <w:rsid w:val="005E71A0"/>
    <w:rsid w:val="005E7260"/>
    <w:rsid w:val="005F307E"/>
    <w:rsid w:val="005F5BEC"/>
    <w:rsid w:val="005F5EEA"/>
    <w:rsid w:val="005F67E8"/>
    <w:rsid w:val="0060127B"/>
    <w:rsid w:val="00602138"/>
    <w:rsid w:val="0060237C"/>
    <w:rsid w:val="0060280E"/>
    <w:rsid w:val="00602D1F"/>
    <w:rsid w:val="00602FE9"/>
    <w:rsid w:val="00604065"/>
    <w:rsid w:val="0060460E"/>
    <w:rsid w:val="00605224"/>
    <w:rsid w:val="00605C57"/>
    <w:rsid w:val="00605C83"/>
    <w:rsid w:val="00607DFC"/>
    <w:rsid w:val="00607FC3"/>
    <w:rsid w:val="00610699"/>
    <w:rsid w:val="00610C41"/>
    <w:rsid w:val="0061157D"/>
    <w:rsid w:val="00613198"/>
    <w:rsid w:val="00614F34"/>
    <w:rsid w:val="00614FC1"/>
    <w:rsid w:val="006159D7"/>
    <w:rsid w:val="006159F0"/>
    <w:rsid w:val="00617086"/>
    <w:rsid w:val="006205D0"/>
    <w:rsid w:val="006227AC"/>
    <w:rsid w:val="00623B40"/>
    <w:rsid w:val="00625B64"/>
    <w:rsid w:val="00625F0D"/>
    <w:rsid w:val="0062649A"/>
    <w:rsid w:val="00626A3D"/>
    <w:rsid w:val="0063073C"/>
    <w:rsid w:val="00631061"/>
    <w:rsid w:val="006339D9"/>
    <w:rsid w:val="00634981"/>
    <w:rsid w:val="00637315"/>
    <w:rsid w:val="00637336"/>
    <w:rsid w:val="00637F90"/>
    <w:rsid w:val="00640725"/>
    <w:rsid w:val="0064360F"/>
    <w:rsid w:val="00643C1B"/>
    <w:rsid w:val="00643C88"/>
    <w:rsid w:val="00644855"/>
    <w:rsid w:val="00644EA8"/>
    <w:rsid w:val="006464E3"/>
    <w:rsid w:val="006467FF"/>
    <w:rsid w:val="00647AAF"/>
    <w:rsid w:val="00651841"/>
    <w:rsid w:val="0065271A"/>
    <w:rsid w:val="0065391E"/>
    <w:rsid w:val="0065446D"/>
    <w:rsid w:val="00654564"/>
    <w:rsid w:val="00654772"/>
    <w:rsid w:val="00655395"/>
    <w:rsid w:val="00655D9E"/>
    <w:rsid w:val="00656237"/>
    <w:rsid w:val="00656890"/>
    <w:rsid w:val="00660AF6"/>
    <w:rsid w:val="00663508"/>
    <w:rsid w:val="00663F19"/>
    <w:rsid w:val="0066425B"/>
    <w:rsid w:val="006642C1"/>
    <w:rsid w:val="00665783"/>
    <w:rsid w:val="006658E9"/>
    <w:rsid w:val="00665D44"/>
    <w:rsid w:val="00671733"/>
    <w:rsid w:val="00672481"/>
    <w:rsid w:val="00675F4E"/>
    <w:rsid w:val="00677253"/>
    <w:rsid w:val="00681526"/>
    <w:rsid w:val="006815DD"/>
    <w:rsid w:val="00682D9F"/>
    <w:rsid w:val="00682E25"/>
    <w:rsid w:val="00683356"/>
    <w:rsid w:val="00683980"/>
    <w:rsid w:val="00683EFA"/>
    <w:rsid w:val="00685336"/>
    <w:rsid w:val="00687B06"/>
    <w:rsid w:val="006932E1"/>
    <w:rsid w:val="00693621"/>
    <w:rsid w:val="00694E6B"/>
    <w:rsid w:val="00694FCD"/>
    <w:rsid w:val="006952B9"/>
    <w:rsid w:val="00695AD5"/>
    <w:rsid w:val="00696877"/>
    <w:rsid w:val="006A059E"/>
    <w:rsid w:val="006A1543"/>
    <w:rsid w:val="006A27F6"/>
    <w:rsid w:val="006A2B05"/>
    <w:rsid w:val="006A3113"/>
    <w:rsid w:val="006A38C8"/>
    <w:rsid w:val="006A4B8C"/>
    <w:rsid w:val="006A4C9A"/>
    <w:rsid w:val="006A5541"/>
    <w:rsid w:val="006A68A0"/>
    <w:rsid w:val="006B222A"/>
    <w:rsid w:val="006B3988"/>
    <w:rsid w:val="006B476B"/>
    <w:rsid w:val="006B6A32"/>
    <w:rsid w:val="006B7174"/>
    <w:rsid w:val="006B7867"/>
    <w:rsid w:val="006B7869"/>
    <w:rsid w:val="006C3E87"/>
    <w:rsid w:val="006C4609"/>
    <w:rsid w:val="006C6BAA"/>
    <w:rsid w:val="006C6EA6"/>
    <w:rsid w:val="006C7A04"/>
    <w:rsid w:val="006D0A80"/>
    <w:rsid w:val="006D4ADA"/>
    <w:rsid w:val="006D67B7"/>
    <w:rsid w:val="006D75C7"/>
    <w:rsid w:val="006E083D"/>
    <w:rsid w:val="006E28B0"/>
    <w:rsid w:val="006E2E34"/>
    <w:rsid w:val="006E2FC8"/>
    <w:rsid w:val="006E3FB0"/>
    <w:rsid w:val="006E53B0"/>
    <w:rsid w:val="006E5B3D"/>
    <w:rsid w:val="006E5BFD"/>
    <w:rsid w:val="006E7018"/>
    <w:rsid w:val="006E72BA"/>
    <w:rsid w:val="006F05AA"/>
    <w:rsid w:val="006F1262"/>
    <w:rsid w:val="006F2542"/>
    <w:rsid w:val="006F45E6"/>
    <w:rsid w:val="006F46B5"/>
    <w:rsid w:val="006F4B23"/>
    <w:rsid w:val="006F5239"/>
    <w:rsid w:val="006F5A48"/>
    <w:rsid w:val="007016F0"/>
    <w:rsid w:val="00703FBC"/>
    <w:rsid w:val="00705563"/>
    <w:rsid w:val="00705992"/>
    <w:rsid w:val="00705FFC"/>
    <w:rsid w:val="00710349"/>
    <w:rsid w:val="00710F9E"/>
    <w:rsid w:val="00713758"/>
    <w:rsid w:val="00713E15"/>
    <w:rsid w:val="0071533D"/>
    <w:rsid w:val="007157B7"/>
    <w:rsid w:val="00716612"/>
    <w:rsid w:val="00720F19"/>
    <w:rsid w:val="00721D42"/>
    <w:rsid w:val="00721F8E"/>
    <w:rsid w:val="00722214"/>
    <w:rsid w:val="007257F6"/>
    <w:rsid w:val="00727CE0"/>
    <w:rsid w:val="00730875"/>
    <w:rsid w:val="00733F2E"/>
    <w:rsid w:val="007341E9"/>
    <w:rsid w:val="00735EDF"/>
    <w:rsid w:val="00736D0F"/>
    <w:rsid w:val="00737050"/>
    <w:rsid w:val="00737F60"/>
    <w:rsid w:val="00737FAE"/>
    <w:rsid w:val="00740B4C"/>
    <w:rsid w:val="00741126"/>
    <w:rsid w:val="00741EBE"/>
    <w:rsid w:val="00743A53"/>
    <w:rsid w:val="00744646"/>
    <w:rsid w:val="00744959"/>
    <w:rsid w:val="0074771C"/>
    <w:rsid w:val="007522DF"/>
    <w:rsid w:val="00752F31"/>
    <w:rsid w:val="00753194"/>
    <w:rsid w:val="007541E9"/>
    <w:rsid w:val="00757152"/>
    <w:rsid w:val="007614DD"/>
    <w:rsid w:val="00761EEE"/>
    <w:rsid w:val="00762E3B"/>
    <w:rsid w:val="007630E1"/>
    <w:rsid w:val="00763588"/>
    <w:rsid w:val="00771676"/>
    <w:rsid w:val="00772C61"/>
    <w:rsid w:val="00774B16"/>
    <w:rsid w:val="00774CCD"/>
    <w:rsid w:val="00774FEC"/>
    <w:rsid w:val="00777C2C"/>
    <w:rsid w:val="007803CD"/>
    <w:rsid w:val="00782CE3"/>
    <w:rsid w:val="007834C5"/>
    <w:rsid w:val="0078388E"/>
    <w:rsid w:val="00784132"/>
    <w:rsid w:val="00784570"/>
    <w:rsid w:val="00784B78"/>
    <w:rsid w:val="007862EF"/>
    <w:rsid w:val="00786A15"/>
    <w:rsid w:val="00790BB1"/>
    <w:rsid w:val="00790EA6"/>
    <w:rsid w:val="00791B22"/>
    <w:rsid w:val="00792029"/>
    <w:rsid w:val="00793456"/>
    <w:rsid w:val="00793E1E"/>
    <w:rsid w:val="00796B98"/>
    <w:rsid w:val="00797902"/>
    <w:rsid w:val="007A0FFA"/>
    <w:rsid w:val="007A24A7"/>
    <w:rsid w:val="007A2911"/>
    <w:rsid w:val="007A4066"/>
    <w:rsid w:val="007A5F87"/>
    <w:rsid w:val="007A6B98"/>
    <w:rsid w:val="007A6E2B"/>
    <w:rsid w:val="007B2AAC"/>
    <w:rsid w:val="007B51A0"/>
    <w:rsid w:val="007B6492"/>
    <w:rsid w:val="007B6F05"/>
    <w:rsid w:val="007B70B4"/>
    <w:rsid w:val="007B7F0F"/>
    <w:rsid w:val="007C1850"/>
    <w:rsid w:val="007C39A7"/>
    <w:rsid w:val="007C546C"/>
    <w:rsid w:val="007C7288"/>
    <w:rsid w:val="007D06AA"/>
    <w:rsid w:val="007D08BC"/>
    <w:rsid w:val="007D0EA1"/>
    <w:rsid w:val="007D137E"/>
    <w:rsid w:val="007D2C75"/>
    <w:rsid w:val="007D2F59"/>
    <w:rsid w:val="007D40EF"/>
    <w:rsid w:val="007D41AC"/>
    <w:rsid w:val="007D450B"/>
    <w:rsid w:val="007D4E7F"/>
    <w:rsid w:val="007D73B2"/>
    <w:rsid w:val="007D7A42"/>
    <w:rsid w:val="007D7EE9"/>
    <w:rsid w:val="007E1139"/>
    <w:rsid w:val="007E1272"/>
    <w:rsid w:val="007E12B6"/>
    <w:rsid w:val="007E2671"/>
    <w:rsid w:val="007E4E80"/>
    <w:rsid w:val="007E5D05"/>
    <w:rsid w:val="007E6BE8"/>
    <w:rsid w:val="007E7974"/>
    <w:rsid w:val="007F0F3F"/>
    <w:rsid w:val="007F444F"/>
    <w:rsid w:val="007F44F6"/>
    <w:rsid w:val="007F6FBC"/>
    <w:rsid w:val="007F7CD7"/>
    <w:rsid w:val="00800569"/>
    <w:rsid w:val="00803C05"/>
    <w:rsid w:val="00805357"/>
    <w:rsid w:val="00805C18"/>
    <w:rsid w:val="00806339"/>
    <w:rsid w:val="00806AD4"/>
    <w:rsid w:val="00806B65"/>
    <w:rsid w:val="00810942"/>
    <w:rsid w:val="00810A81"/>
    <w:rsid w:val="0081149B"/>
    <w:rsid w:val="00811A51"/>
    <w:rsid w:val="00812488"/>
    <w:rsid w:val="00813319"/>
    <w:rsid w:val="00815550"/>
    <w:rsid w:val="00816958"/>
    <w:rsid w:val="00816CFC"/>
    <w:rsid w:val="00816E97"/>
    <w:rsid w:val="00817357"/>
    <w:rsid w:val="00817C9D"/>
    <w:rsid w:val="00817CD0"/>
    <w:rsid w:val="008207F4"/>
    <w:rsid w:val="00821A54"/>
    <w:rsid w:val="00824317"/>
    <w:rsid w:val="0082431B"/>
    <w:rsid w:val="00824C93"/>
    <w:rsid w:val="00825189"/>
    <w:rsid w:val="00826390"/>
    <w:rsid w:val="008264DB"/>
    <w:rsid w:val="00827BD5"/>
    <w:rsid w:val="00827D83"/>
    <w:rsid w:val="008324B4"/>
    <w:rsid w:val="00832CC3"/>
    <w:rsid w:val="0083373E"/>
    <w:rsid w:val="00834A4A"/>
    <w:rsid w:val="0083682D"/>
    <w:rsid w:val="008376B0"/>
    <w:rsid w:val="008376C2"/>
    <w:rsid w:val="00840DE4"/>
    <w:rsid w:val="008425F3"/>
    <w:rsid w:val="00843725"/>
    <w:rsid w:val="00844997"/>
    <w:rsid w:val="00845488"/>
    <w:rsid w:val="00845644"/>
    <w:rsid w:val="00845795"/>
    <w:rsid w:val="00850E64"/>
    <w:rsid w:val="00853985"/>
    <w:rsid w:val="00853AAC"/>
    <w:rsid w:val="008542D8"/>
    <w:rsid w:val="00854D35"/>
    <w:rsid w:val="0085526C"/>
    <w:rsid w:val="00855915"/>
    <w:rsid w:val="008565CC"/>
    <w:rsid w:val="00857743"/>
    <w:rsid w:val="00857C65"/>
    <w:rsid w:val="00861772"/>
    <w:rsid w:val="00862061"/>
    <w:rsid w:val="00862F65"/>
    <w:rsid w:val="008652E9"/>
    <w:rsid w:val="00865AFC"/>
    <w:rsid w:val="00865D90"/>
    <w:rsid w:val="008677E3"/>
    <w:rsid w:val="008679F4"/>
    <w:rsid w:val="008748D2"/>
    <w:rsid w:val="00874FD6"/>
    <w:rsid w:val="00875078"/>
    <w:rsid w:val="00876953"/>
    <w:rsid w:val="00877AA4"/>
    <w:rsid w:val="00877C0F"/>
    <w:rsid w:val="008816DF"/>
    <w:rsid w:val="00881945"/>
    <w:rsid w:val="008823CC"/>
    <w:rsid w:val="0088251A"/>
    <w:rsid w:val="00882B16"/>
    <w:rsid w:val="0088547D"/>
    <w:rsid w:val="0088740F"/>
    <w:rsid w:val="00887932"/>
    <w:rsid w:val="00887BAB"/>
    <w:rsid w:val="00892D3E"/>
    <w:rsid w:val="0089328C"/>
    <w:rsid w:val="0089385C"/>
    <w:rsid w:val="008956A1"/>
    <w:rsid w:val="00895880"/>
    <w:rsid w:val="00895973"/>
    <w:rsid w:val="00895F01"/>
    <w:rsid w:val="00896F66"/>
    <w:rsid w:val="00897C4E"/>
    <w:rsid w:val="008A0C63"/>
    <w:rsid w:val="008A2C0E"/>
    <w:rsid w:val="008A6E2C"/>
    <w:rsid w:val="008B2CA3"/>
    <w:rsid w:val="008B3BA2"/>
    <w:rsid w:val="008B3FD6"/>
    <w:rsid w:val="008B56F8"/>
    <w:rsid w:val="008B5B6D"/>
    <w:rsid w:val="008B6644"/>
    <w:rsid w:val="008B6E9E"/>
    <w:rsid w:val="008C142D"/>
    <w:rsid w:val="008C1715"/>
    <w:rsid w:val="008C2599"/>
    <w:rsid w:val="008C4602"/>
    <w:rsid w:val="008C7256"/>
    <w:rsid w:val="008C74A6"/>
    <w:rsid w:val="008D0BD2"/>
    <w:rsid w:val="008D0D1D"/>
    <w:rsid w:val="008D0FC9"/>
    <w:rsid w:val="008D24A7"/>
    <w:rsid w:val="008D2E24"/>
    <w:rsid w:val="008D329B"/>
    <w:rsid w:val="008D339A"/>
    <w:rsid w:val="008D7582"/>
    <w:rsid w:val="008D7D5B"/>
    <w:rsid w:val="008E0AA8"/>
    <w:rsid w:val="008E1EE2"/>
    <w:rsid w:val="008E56D4"/>
    <w:rsid w:val="008E71E6"/>
    <w:rsid w:val="008E7BAB"/>
    <w:rsid w:val="008E7F12"/>
    <w:rsid w:val="008F13FC"/>
    <w:rsid w:val="008F3C03"/>
    <w:rsid w:val="008F3CBC"/>
    <w:rsid w:val="008F3E3A"/>
    <w:rsid w:val="008F6FEC"/>
    <w:rsid w:val="008F71D2"/>
    <w:rsid w:val="008F7564"/>
    <w:rsid w:val="009000CA"/>
    <w:rsid w:val="009007E3"/>
    <w:rsid w:val="009010B1"/>
    <w:rsid w:val="0090115E"/>
    <w:rsid w:val="00901433"/>
    <w:rsid w:val="00901C7E"/>
    <w:rsid w:val="009027FF"/>
    <w:rsid w:val="0090290E"/>
    <w:rsid w:val="0090387C"/>
    <w:rsid w:val="00903F7D"/>
    <w:rsid w:val="009043D4"/>
    <w:rsid w:val="009052E0"/>
    <w:rsid w:val="0090566C"/>
    <w:rsid w:val="00905D9D"/>
    <w:rsid w:val="00906337"/>
    <w:rsid w:val="00907977"/>
    <w:rsid w:val="0091079E"/>
    <w:rsid w:val="0091096A"/>
    <w:rsid w:val="00911A6F"/>
    <w:rsid w:val="00911EEA"/>
    <w:rsid w:val="009122BA"/>
    <w:rsid w:val="00912489"/>
    <w:rsid w:val="00912E01"/>
    <w:rsid w:val="00912E5C"/>
    <w:rsid w:val="009146E3"/>
    <w:rsid w:val="00916D56"/>
    <w:rsid w:val="00917601"/>
    <w:rsid w:val="009176CB"/>
    <w:rsid w:val="00920470"/>
    <w:rsid w:val="00921365"/>
    <w:rsid w:val="0092278A"/>
    <w:rsid w:val="00922947"/>
    <w:rsid w:val="00925253"/>
    <w:rsid w:val="0092639C"/>
    <w:rsid w:val="00927F32"/>
    <w:rsid w:val="009313FE"/>
    <w:rsid w:val="00932910"/>
    <w:rsid w:val="00936E03"/>
    <w:rsid w:val="00937352"/>
    <w:rsid w:val="00937E93"/>
    <w:rsid w:val="00941CD5"/>
    <w:rsid w:val="009425DD"/>
    <w:rsid w:val="009428B0"/>
    <w:rsid w:val="00944AA5"/>
    <w:rsid w:val="0094578A"/>
    <w:rsid w:val="00946374"/>
    <w:rsid w:val="009463DA"/>
    <w:rsid w:val="009477CE"/>
    <w:rsid w:val="00950987"/>
    <w:rsid w:val="00951DEB"/>
    <w:rsid w:val="009524A7"/>
    <w:rsid w:val="00954235"/>
    <w:rsid w:val="009555A1"/>
    <w:rsid w:val="00955676"/>
    <w:rsid w:val="009625EF"/>
    <w:rsid w:val="0096283C"/>
    <w:rsid w:val="0096351F"/>
    <w:rsid w:val="0096354D"/>
    <w:rsid w:val="00964D2F"/>
    <w:rsid w:val="00965134"/>
    <w:rsid w:val="009733F6"/>
    <w:rsid w:val="00973740"/>
    <w:rsid w:val="009746D5"/>
    <w:rsid w:val="00974ED3"/>
    <w:rsid w:val="00975247"/>
    <w:rsid w:val="00975F40"/>
    <w:rsid w:val="00976D4E"/>
    <w:rsid w:val="00977209"/>
    <w:rsid w:val="00977B25"/>
    <w:rsid w:val="00980387"/>
    <w:rsid w:val="0098072D"/>
    <w:rsid w:val="0098368F"/>
    <w:rsid w:val="00984937"/>
    <w:rsid w:val="009851A0"/>
    <w:rsid w:val="00985356"/>
    <w:rsid w:val="00985CA8"/>
    <w:rsid w:val="00986D7B"/>
    <w:rsid w:val="009906BA"/>
    <w:rsid w:val="00990C04"/>
    <w:rsid w:val="0099156C"/>
    <w:rsid w:val="00991866"/>
    <w:rsid w:val="009921B5"/>
    <w:rsid w:val="009924D7"/>
    <w:rsid w:val="00992E40"/>
    <w:rsid w:val="00993E75"/>
    <w:rsid w:val="00994518"/>
    <w:rsid w:val="00994664"/>
    <w:rsid w:val="0099662B"/>
    <w:rsid w:val="00996B9B"/>
    <w:rsid w:val="00997ADF"/>
    <w:rsid w:val="00997B21"/>
    <w:rsid w:val="00997F23"/>
    <w:rsid w:val="009A04F9"/>
    <w:rsid w:val="009A0F50"/>
    <w:rsid w:val="009A4A4F"/>
    <w:rsid w:val="009A5026"/>
    <w:rsid w:val="009A7D27"/>
    <w:rsid w:val="009B07C6"/>
    <w:rsid w:val="009B0D27"/>
    <w:rsid w:val="009B405C"/>
    <w:rsid w:val="009B5AB2"/>
    <w:rsid w:val="009B62B1"/>
    <w:rsid w:val="009B6C02"/>
    <w:rsid w:val="009B6D7E"/>
    <w:rsid w:val="009C08A1"/>
    <w:rsid w:val="009C11E0"/>
    <w:rsid w:val="009C31D7"/>
    <w:rsid w:val="009C3CFC"/>
    <w:rsid w:val="009C65F9"/>
    <w:rsid w:val="009D28F2"/>
    <w:rsid w:val="009D302C"/>
    <w:rsid w:val="009D4444"/>
    <w:rsid w:val="009D4EBA"/>
    <w:rsid w:val="009E21CC"/>
    <w:rsid w:val="009E2628"/>
    <w:rsid w:val="009E3549"/>
    <w:rsid w:val="009E3683"/>
    <w:rsid w:val="009E368D"/>
    <w:rsid w:val="009E3FA8"/>
    <w:rsid w:val="009E47C9"/>
    <w:rsid w:val="009E47E5"/>
    <w:rsid w:val="009E5CD4"/>
    <w:rsid w:val="009E5E53"/>
    <w:rsid w:val="009E7210"/>
    <w:rsid w:val="009E796E"/>
    <w:rsid w:val="009F11F0"/>
    <w:rsid w:val="009F33DB"/>
    <w:rsid w:val="009F3BED"/>
    <w:rsid w:val="009F494E"/>
    <w:rsid w:val="009F5CFF"/>
    <w:rsid w:val="009F7465"/>
    <w:rsid w:val="00A0262E"/>
    <w:rsid w:val="00A026AD"/>
    <w:rsid w:val="00A02A2C"/>
    <w:rsid w:val="00A040F1"/>
    <w:rsid w:val="00A049C5"/>
    <w:rsid w:val="00A0773C"/>
    <w:rsid w:val="00A119F8"/>
    <w:rsid w:val="00A13072"/>
    <w:rsid w:val="00A14D9A"/>
    <w:rsid w:val="00A173EF"/>
    <w:rsid w:val="00A213FE"/>
    <w:rsid w:val="00A215CE"/>
    <w:rsid w:val="00A21C4E"/>
    <w:rsid w:val="00A24D56"/>
    <w:rsid w:val="00A25052"/>
    <w:rsid w:val="00A2646D"/>
    <w:rsid w:val="00A26F62"/>
    <w:rsid w:val="00A2756A"/>
    <w:rsid w:val="00A30B5E"/>
    <w:rsid w:val="00A324BB"/>
    <w:rsid w:val="00A32BF1"/>
    <w:rsid w:val="00A34142"/>
    <w:rsid w:val="00A361A8"/>
    <w:rsid w:val="00A36A29"/>
    <w:rsid w:val="00A376EA"/>
    <w:rsid w:val="00A40318"/>
    <w:rsid w:val="00A40506"/>
    <w:rsid w:val="00A449A3"/>
    <w:rsid w:val="00A46829"/>
    <w:rsid w:val="00A50CDE"/>
    <w:rsid w:val="00A511BC"/>
    <w:rsid w:val="00A5167D"/>
    <w:rsid w:val="00A52D02"/>
    <w:rsid w:val="00A55795"/>
    <w:rsid w:val="00A558ED"/>
    <w:rsid w:val="00A6001B"/>
    <w:rsid w:val="00A61E0F"/>
    <w:rsid w:val="00A6354E"/>
    <w:rsid w:val="00A6529C"/>
    <w:rsid w:val="00A654CC"/>
    <w:rsid w:val="00A67729"/>
    <w:rsid w:val="00A70214"/>
    <w:rsid w:val="00A71465"/>
    <w:rsid w:val="00A728CA"/>
    <w:rsid w:val="00A72B4C"/>
    <w:rsid w:val="00A75AF2"/>
    <w:rsid w:val="00A763C9"/>
    <w:rsid w:val="00A76BFC"/>
    <w:rsid w:val="00A80B35"/>
    <w:rsid w:val="00A80E5A"/>
    <w:rsid w:val="00A814C1"/>
    <w:rsid w:val="00A8322C"/>
    <w:rsid w:val="00A83675"/>
    <w:rsid w:val="00A8392E"/>
    <w:rsid w:val="00A83988"/>
    <w:rsid w:val="00A83C96"/>
    <w:rsid w:val="00A84912"/>
    <w:rsid w:val="00A84922"/>
    <w:rsid w:val="00A84C26"/>
    <w:rsid w:val="00A85388"/>
    <w:rsid w:val="00A853BE"/>
    <w:rsid w:val="00A85938"/>
    <w:rsid w:val="00A90C0C"/>
    <w:rsid w:val="00A90D8D"/>
    <w:rsid w:val="00A914B5"/>
    <w:rsid w:val="00A9169E"/>
    <w:rsid w:val="00A91BAB"/>
    <w:rsid w:val="00A91EC7"/>
    <w:rsid w:val="00A924F1"/>
    <w:rsid w:val="00A9274B"/>
    <w:rsid w:val="00A93DA3"/>
    <w:rsid w:val="00A95714"/>
    <w:rsid w:val="00A95E20"/>
    <w:rsid w:val="00A971C2"/>
    <w:rsid w:val="00AA044B"/>
    <w:rsid w:val="00AA0595"/>
    <w:rsid w:val="00AA07B2"/>
    <w:rsid w:val="00AA133C"/>
    <w:rsid w:val="00AA2521"/>
    <w:rsid w:val="00AA530E"/>
    <w:rsid w:val="00AA7B06"/>
    <w:rsid w:val="00AB0702"/>
    <w:rsid w:val="00AB133D"/>
    <w:rsid w:val="00AB1752"/>
    <w:rsid w:val="00AB2C83"/>
    <w:rsid w:val="00AB38B7"/>
    <w:rsid w:val="00AB3E61"/>
    <w:rsid w:val="00AB47E6"/>
    <w:rsid w:val="00AB486F"/>
    <w:rsid w:val="00AB6355"/>
    <w:rsid w:val="00AB6B8A"/>
    <w:rsid w:val="00AB76A9"/>
    <w:rsid w:val="00AB7908"/>
    <w:rsid w:val="00AC0643"/>
    <w:rsid w:val="00AC2701"/>
    <w:rsid w:val="00AC319B"/>
    <w:rsid w:val="00AC3348"/>
    <w:rsid w:val="00AC4944"/>
    <w:rsid w:val="00AC4FA6"/>
    <w:rsid w:val="00AC60B0"/>
    <w:rsid w:val="00AD05D5"/>
    <w:rsid w:val="00AD06A7"/>
    <w:rsid w:val="00AD1135"/>
    <w:rsid w:val="00AD12B1"/>
    <w:rsid w:val="00AD1A8F"/>
    <w:rsid w:val="00AD4D20"/>
    <w:rsid w:val="00AD5B52"/>
    <w:rsid w:val="00AD5E34"/>
    <w:rsid w:val="00AD70CE"/>
    <w:rsid w:val="00AD77EA"/>
    <w:rsid w:val="00AE0139"/>
    <w:rsid w:val="00AE0D10"/>
    <w:rsid w:val="00AE1BCF"/>
    <w:rsid w:val="00AE58A0"/>
    <w:rsid w:val="00AE685D"/>
    <w:rsid w:val="00AE69E5"/>
    <w:rsid w:val="00AE6BBB"/>
    <w:rsid w:val="00AF0502"/>
    <w:rsid w:val="00AF07A1"/>
    <w:rsid w:val="00AF14A5"/>
    <w:rsid w:val="00AF17A1"/>
    <w:rsid w:val="00AF3051"/>
    <w:rsid w:val="00AF489E"/>
    <w:rsid w:val="00AF4AB3"/>
    <w:rsid w:val="00AF5348"/>
    <w:rsid w:val="00AF61E3"/>
    <w:rsid w:val="00AF684D"/>
    <w:rsid w:val="00AF6BE5"/>
    <w:rsid w:val="00B00797"/>
    <w:rsid w:val="00B01DD1"/>
    <w:rsid w:val="00B01E30"/>
    <w:rsid w:val="00B01EE2"/>
    <w:rsid w:val="00B020BA"/>
    <w:rsid w:val="00B029F7"/>
    <w:rsid w:val="00B03275"/>
    <w:rsid w:val="00B033A3"/>
    <w:rsid w:val="00B03853"/>
    <w:rsid w:val="00B03C54"/>
    <w:rsid w:val="00B05CAE"/>
    <w:rsid w:val="00B068D9"/>
    <w:rsid w:val="00B06B10"/>
    <w:rsid w:val="00B07EE9"/>
    <w:rsid w:val="00B10B18"/>
    <w:rsid w:val="00B113DB"/>
    <w:rsid w:val="00B125F4"/>
    <w:rsid w:val="00B132A8"/>
    <w:rsid w:val="00B13F9B"/>
    <w:rsid w:val="00B144FB"/>
    <w:rsid w:val="00B1497B"/>
    <w:rsid w:val="00B155D3"/>
    <w:rsid w:val="00B157CE"/>
    <w:rsid w:val="00B159C8"/>
    <w:rsid w:val="00B1660D"/>
    <w:rsid w:val="00B21C4D"/>
    <w:rsid w:val="00B22226"/>
    <w:rsid w:val="00B22666"/>
    <w:rsid w:val="00B2275E"/>
    <w:rsid w:val="00B22CCF"/>
    <w:rsid w:val="00B22D6A"/>
    <w:rsid w:val="00B22DD1"/>
    <w:rsid w:val="00B24A08"/>
    <w:rsid w:val="00B24E74"/>
    <w:rsid w:val="00B26ACC"/>
    <w:rsid w:val="00B30500"/>
    <w:rsid w:val="00B30694"/>
    <w:rsid w:val="00B3077D"/>
    <w:rsid w:val="00B34DD5"/>
    <w:rsid w:val="00B3552A"/>
    <w:rsid w:val="00B365ED"/>
    <w:rsid w:val="00B36787"/>
    <w:rsid w:val="00B36C7B"/>
    <w:rsid w:val="00B37541"/>
    <w:rsid w:val="00B41815"/>
    <w:rsid w:val="00B41858"/>
    <w:rsid w:val="00B442E0"/>
    <w:rsid w:val="00B4573E"/>
    <w:rsid w:val="00B5025C"/>
    <w:rsid w:val="00B5178A"/>
    <w:rsid w:val="00B51CA5"/>
    <w:rsid w:val="00B51E8C"/>
    <w:rsid w:val="00B52354"/>
    <w:rsid w:val="00B53370"/>
    <w:rsid w:val="00B5449C"/>
    <w:rsid w:val="00B56ABC"/>
    <w:rsid w:val="00B572FA"/>
    <w:rsid w:val="00B57A24"/>
    <w:rsid w:val="00B6034E"/>
    <w:rsid w:val="00B6139A"/>
    <w:rsid w:val="00B62141"/>
    <w:rsid w:val="00B626EF"/>
    <w:rsid w:val="00B62CBB"/>
    <w:rsid w:val="00B64709"/>
    <w:rsid w:val="00B65D73"/>
    <w:rsid w:val="00B66FCB"/>
    <w:rsid w:val="00B770B3"/>
    <w:rsid w:val="00B80895"/>
    <w:rsid w:val="00B81AA3"/>
    <w:rsid w:val="00B82C61"/>
    <w:rsid w:val="00B83524"/>
    <w:rsid w:val="00B854FB"/>
    <w:rsid w:val="00B857F5"/>
    <w:rsid w:val="00B85C80"/>
    <w:rsid w:val="00B8657C"/>
    <w:rsid w:val="00B8700D"/>
    <w:rsid w:val="00B87AEF"/>
    <w:rsid w:val="00B909AC"/>
    <w:rsid w:val="00B909DB"/>
    <w:rsid w:val="00B913C9"/>
    <w:rsid w:val="00B91868"/>
    <w:rsid w:val="00B91CED"/>
    <w:rsid w:val="00B92026"/>
    <w:rsid w:val="00B94717"/>
    <w:rsid w:val="00B9479A"/>
    <w:rsid w:val="00B96846"/>
    <w:rsid w:val="00B968C6"/>
    <w:rsid w:val="00B9746D"/>
    <w:rsid w:val="00BA15CB"/>
    <w:rsid w:val="00BA1BC8"/>
    <w:rsid w:val="00BA1E9F"/>
    <w:rsid w:val="00BA3A6C"/>
    <w:rsid w:val="00BA4CBE"/>
    <w:rsid w:val="00BA6618"/>
    <w:rsid w:val="00BB0711"/>
    <w:rsid w:val="00BB253D"/>
    <w:rsid w:val="00BB4EC2"/>
    <w:rsid w:val="00BB5FA0"/>
    <w:rsid w:val="00BB604E"/>
    <w:rsid w:val="00BB6781"/>
    <w:rsid w:val="00BC0EC0"/>
    <w:rsid w:val="00BC15D1"/>
    <w:rsid w:val="00BC1686"/>
    <w:rsid w:val="00BC3560"/>
    <w:rsid w:val="00BC540E"/>
    <w:rsid w:val="00BC58EF"/>
    <w:rsid w:val="00BC599D"/>
    <w:rsid w:val="00BC5EC7"/>
    <w:rsid w:val="00BC780A"/>
    <w:rsid w:val="00BD19F4"/>
    <w:rsid w:val="00BD29E1"/>
    <w:rsid w:val="00BD39F1"/>
    <w:rsid w:val="00BD3E4F"/>
    <w:rsid w:val="00BD5230"/>
    <w:rsid w:val="00BD5489"/>
    <w:rsid w:val="00BD57A9"/>
    <w:rsid w:val="00BD6DD3"/>
    <w:rsid w:val="00BD6E09"/>
    <w:rsid w:val="00BD75DF"/>
    <w:rsid w:val="00BE12AB"/>
    <w:rsid w:val="00BE24B9"/>
    <w:rsid w:val="00BE308A"/>
    <w:rsid w:val="00BE40EB"/>
    <w:rsid w:val="00BE4895"/>
    <w:rsid w:val="00BE5318"/>
    <w:rsid w:val="00BE5A4B"/>
    <w:rsid w:val="00BE5B2B"/>
    <w:rsid w:val="00BE6CE0"/>
    <w:rsid w:val="00BE73BC"/>
    <w:rsid w:val="00BF1D35"/>
    <w:rsid w:val="00BF4D94"/>
    <w:rsid w:val="00BF50E4"/>
    <w:rsid w:val="00BF699A"/>
    <w:rsid w:val="00C00DC4"/>
    <w:rsid w:val="00C02F28"/>
    <w:rsid w:val="00C06E86"/>
    <w:rsid w:val="00C073EF"/>
    <w:rsid w:val="00C1087D"/>
    <w:rsid w:val="00C14A97"/>
    <w:rsid w:val="00C14DCD"/>
    <w:rsid w:val="00C16AEB"/>
    <w:rsid w:val="00C16F0B"/>
    <w:rsid w:val="00C16F48"/>
    <w:rsid w:val="00C20458"/>
    <w:rsid w:val="00C222FB"/>
    <w:rsid w:val="00C23170"/>
    <w:rsid w:val="00C23C29"/>
    <w:rsid w:val="00C24065"/>
    <w:rsid w:val="00C25733"/>
    <w:rsid w:val="00C265D6"/>
    <w:rsid w:val="00C27AE7"/>
    <w:rsid w:val="00C30A2C"/>
    <w:rsid w:val="00C31A9E"/>
    <w:rsid w:val="00C32743"/>
    <w:rsid w:val="00C328CC"/>
    <w:rsid w:val="00C3360D"/>
    <w:rsid w:val="00C3396C"/>
    <w:rsid w:val="00C33A4A"/>
    <w:rsid w:val="00C33E56"/>
    <w:rsid w:val="00C33E6C"/>
    <w:rsid w:val="00C36A4A"/>
    <w:rsid w:val="00C370F8"/>
    <w:rsid w:val="00C37CEE"/>
    <w:rsid w:val="00C41951"/>
    <w:rsid w:val="00C450A3"/>
    <w:rsid w:val="00C46D45"/>
    <w:rsid w:val="00C506DD"/>
    <w:rsid w:val="00C51EF7"/>
    <w:rsid w:val="00C552E1"/>
    <w:rsid w:val="00C55954"/>
    <w:rsid w:val="00C5649E"/>
    <w:rsid w:val="00C564E0"/>
    <w:rsid w:val="00C5782A"/>
    <w:rsid w:val="00C5782E"/>
    <w:rsid w:val="00C579F3"/>
    <w:rsid w:val="00C63F4D"/>
    <w:rsid w:val="00C646F4"/>
    <w:rsid w:val="00C674D7"/>
    <w:rsid w:val="00C675D1"/>
    <w:rsid w:val="00C67A17"/>
    <w:rsid w:val="00C67DF1"/>
    <w:rsid w:val="00C74B50"/>
    <w:rsid w:val="00C74DD6"/>
    <w:rsid w:val="00C75FB6"/>
    <w:rsid w:val="00C76815"/>
    <w:rsid w:val="00C823AA"/>
    <w:rsid w:val="00C82DA1"/>
    <w:rsid w:val="00C85C3C"/>
    <w:rsid w:val="00C86AE5"/>
    <w:rsid w:val="00C90BDD"/>
    <w:rsid w:val="00C92076"/>
    <w:rsid w:val="00C9264C"/>
    <w:rsid w:val="00C93B42"/>
    <w:rsid w:val="00C93D4F"/>
    <w:rsid w:val="00C94BDD"/>
    <w:rsid w:val="00C97313"/>
    <w:rsid w:val="00C97421"/>
    <w:rsid w:val="00CA038E"/>
    <w:rsid w:val="00CA0676"/>
    <w:rsid w:val="00CA0F56"/>
    <w:rsid w:val="00CA27A4"/>
    <w:rsid w:val="00CA2BEB"/>
    <w:rsid w:val="00CA2E10"/>
    <w:rsid w:val="00CA3E30"/>
    <w:rsid w:val="00CA5B95"/>
    <w:rsid w:val="00CA6B98"/>
    <w:rsid w:val="00CB0AC6"/>
    <w:rsid w:val="00CB1E0B"/>
    <w:rsid w:val="00CB31C6"/>
    <w:rsid w:val="00CB3778"/>
    <w:rsid w:val="00CB3C8F"/>
    <w:rsid w:val="00CB4777"/>
    <w:rsid w:val="00CB4C2B"/>
    <w:rsid w:val="00CB4C2C"/>
    <w:rsid w:val="00CC0D3D"/>
    <w:rsid w:val="00CC1625"/>
    <w:rsid w:val="00CC2160"/>
    <w:rsid w:val="00CC4906"/>
    <w:rsid w:val="00CC4B2C"/>
    <w:rsid w:val="00CC5196"/>
    <w:rsid w:val="00CC59AF"/>
    <w:rsid w:val="00CC5CA0"/>
    <w:rsid w:val="00CC6A7A"/>
    <w:rsid w:val="00CC79DE"/>
    <w:rsid w:val="00CD2C45"/>
    <w:rsid w:val="00CD3B8C"/>
    <w:rsid w:val="00CD3E63"/>
    <w:rsid w:val="00CD6A65"/>
    <w:rsid w:val="00CD725D"/>
    <w:rsid w:val="00CE2E3F"/>
    <w:rsid w:val="00CE4E1B"/>
    <w:rsid w:val="00CE5041"/>
    <w:rsid w:val="00CE52BF"/>
    <w:rsid w:val="00CE5EA8"/>
    <w:rsid w:val="00CE6B08"/>
    <w:rsid w:val="00CE734E"/>
    <w:rsid w:val="00CF2DF5"/>
    <w:rsid w:val="00CF374C"/>
    <w:rsid w:val="00CF52DF"/>
    <w:rsid w:val="00CF63CC"/>
    <w:rsid w:val="00CF6692"/>
    <w:rsid w:val="00CF7861"/>
    <w:rsid w:val="00D01E1B"/>
    <w:rsid w:val="00D020A2"/>
    <w:rsid w:val="00D0354A"/>
    <w:rsid w:val="00D04192"/>
    <w:rsid w:val="00D0432D"/>
    <w:rsid w:val="00D06EE6"/>
    <w:rsid w:val="00D073FA"/>
    <w:rsid w:val="00D078FC"/>
    <w:rsid w:val="00D07A0D"/>
    <w:rsid w:val="00D10F25"/>
    <w:rsid w:val="00D111ED"/>
    <w:rsid w:val="00D11B92"/>
    <w:rsid w:val="00D11EC8"/>
    <w:rsid w:val="00D12959"/>
    <w:rsid w:val="00D14CDA"/>
    <w:rsid w:val="00D150DF"/>
    <w:rsid w:val="00D163E4"/>
    <w:rsid w:val="00D16460"/>
    <w:rsid w:val="00D16A43"/>
    <w:rsid w:val="00D16DE7"/>
    <w:rsid w:val="00D17605"/>
    <w:rsid w:val="00D1765B"/>
    <w:rsid w:val="00D22631"/>
    <w:rsid w:val="00D2517E"/>
    <w:rsid w:val="00D2538B"/>
    <w:rsid w:val="00D255F4"/>
    <w:rsid w:val="00D305DD"/>
    <w:rsid w:val="00D31A94"/>
    <w:rsid w:val="00D31B28"/>
    <w:rsid w:val="00D32D5A"/>
    <w:rsid w:val="00D3335D"/>
    <w:rsid w:val="00D33C4F"/>
    <w:rsid w:val="00D33DFA"/>
    <w:rsid w:val="00D35450"/>
    <w:rsid w:val="00D35DD6"/>
    <w:rsid w:val="00D36302"/>
    <w:rsid w:val="00D364CB"/>
    <w:rsid w:val="00D368BB"/>
    <w:rsid w:val="00D36A15"/>
    <w:rsid w:val="00D36E96"/>
    <w:rsid w:val="00D3768F"/>
    <w:rsid w:val="00D37AFE"/>
    <w:rsid w:val="00D37F36"/>
    <w:rsid w:val="00D41333"/>
    <w:rsid w:val="00D415AD"/>
    <w:rsid w:val="00D415C2"/>
    <w:rsid w:val="00D422AD"/>
    <w:rsid w:val="00D42AE1"/>
    <w:rsid w:val="00D43376"/>
    <w:rsid w:val="00D445F4"/>
    <w:rsid w:val="00D452B7"/>
    <w:rsid w:val="00D456B5"/>
    <w:rsid w:val="00D45D02"/>
    <w:rsid w:val="00D4659A"/>
    <w:rsid w:val="00D46700"/>
    <w:rsid w:val="00D50141"/>
    <w:rsid w:val="00D530B2"/>
    <w:rsid w:val="00D602E9"/>
    <w:rsid w:val="00D606C7"/>
    <w:rsid w:val="00D61603"/>
    <w:rsid w:val="00D62352"/>
    <w:rsid w:val="00D625B4"/>
    <w:rsid w:val="00D64D3A"/>
    <w:rsid w:val="00D65255"/>
    <w:rsid w:val="00D65491"/>
    <w:rsid w:val="00D65BF9"/>
    <w:rsid w:val="00D703D1"/>
    <w:rsid w:val="00D71CE7"/>
    <w:rsid w:val="00D71D46"/>
    <w:rsid w:val="00D71EE5"/>
    <w:rsid w:val="00D720BE"/>
    <w:rsid w:val="00D72A30"/>
    <w:rsid w:val="00D7321C"/>
    <w:rsid w:val="00D73311"/>
    <w:rsid w:val="00D73461"/>
    <w:rsid w:val="00D74531"/>
    <w:rsid w:val="00D74FB3"/>
    <w:rsid w:val="00D752E6"/>
    <w:rsid w:val="00D75671"/>
    <w:rsid w:val="00D76B53"/>
    <w:rsid w:val="00D76EA1"/>
    <w:rsid w:val="00D77A1C"/>
    <w:rsid w:val="00D80AB6"/>
    <w:rsid w:val="00D831E8"/>
    <w:rsid w:val="00D83DFA"/>
    <w:rsid w:val="00D8561B"/>
    <w:rsid w:val="00D94BE6"/>
    <w:rsid w:val="00D952B5"/>
    <w:rsid w:val="00D96E82"/>
    <w:rsid w:val="00D9727C"/>
    <w:rsid w:val="00DA0337"/>
    <w:rsid w:val="00DA099E"/>
    <w:rsid w:val="00DA13EA"/>
    <w:rsid w:val="00DA14E3"/>
    <w:rsid w:val="00DA19CF"/>
    <w:rsid w:val="00DA2D18"/>
    <w:rsid w:val="00DA3473"/>
    <w:rsid w:val="00DA5F85"/>
    <w:rsid w:val="00DA7406"/>
    <w:rsid w:val="00DA77EF"/>
    <w:rsid w:val="00DB0648"/>
    <w:rsid w:val="00DB0941"/>
    <w:rsid w:val="00DB185C"/>
    <w:rsid w:val="00DB1B15"/>
    <w:rsid w:val="00DB3C61"/>
    <w:rsid w:val="00DB4129"/>
    <w:rsid w:val="00DB42D4"/>
    <w:rsid w:val="00DB50FF"/>
    <w:rsid w:val="00DB5EE8"/>
    <w:rsid w:val="00DB68CB"/>
    <w:rsid w:val="00DC0606"/>
    <w:rsid w:val="00DC114C"/>
    <w:rsid w:val="00DC17BA"/>
    <w:rsid w:val="00DC1C9B"/>
    <w:rsid w:val="00DC351A"/>
    <w:rsid w:val="00DC4C68"/>
    <w:rsid w:val="00DC4D2F"/>
    <w:rsid w:val="00DC4DE0"/>
    <w:rsid w:val="00DC64BB"/>
    <w:rsid w:val="00DC68E8"/>
    <w:rsid w:val="00DC6CDC"/>
    <w:rsid w:val="00DC733D"/>
    <w:rsid w:val="00DD09B6"/>
    <w:rsid w:val="00DD0ABF"/>
    <w:rsid w:val="00DD13B7"/>
    <w:rsid w:val="00DD18AC"/>
    <w:rsid w:val="00DD1DCC"/>
    <w:rsid w:val="00DD2178"/>
    <w:rsid w:val="00DD22EE"/>
    <w:rsid w:val="00DD239D"/>
    <w:rsid w:val="00DD2B72"/>
    <w:rsid w:val="00DD42A3"/>
    <w:rsid w:val="00DD7812"/>
    <w:rsid w:val="00DE07DF"/>
    <w:rsid w:val="00DE0C67"/>
    <w:rsid w:val="00DE0F08"/>
    <w:rsid w:val="00DE2409"/>
    <w:rsid w:val="00DE2C15"/>
    <w:rsid w:val="00DE62C3"/>
    <w:rsid w:val="00DE6693"/>
    <w:rsid w:val="00DE6A0D"/>
    <w:rsid w:val="00DE6E14"/>
    <w:rsid w:val="00DF0E7F"/>
    <w:rsid w:val="00DF0FA1"/>
    <w:rsid w:val="00DF1007"/>
    <w:rsid w:val="00DF21EE"/>
    <w:rsid w:val="00DF25D1"/>
    <w:rsid w:val="00DF3090"/>
    <w:rsid w:val="00DF41C1"/>
    <w:rsid w:val="00DF4371"/>
    <w:rsid w:val="00DF4589"/>
    <w:rsid w:val="00DF4C09"/>
    <w:rsid w:val="00DF67EB"/>
    <w:rsid w:val="00DF75FA"/>
    <w:rsid w:val="00E02335"/>
    <w:rsid w:val="00E024F4"/>
    <w:rsid w:val="00E02AF1"/>
    <w:rsid w:val="00E02C8C"/>
    <w:rsid w:val="00E04633"/>
    <w:rsid w:val="00E04737"/>
    <w:rsid w:val="00E04779"/>
    <w:rsid w:val="00E05E21"/>
    <w:rsid w:val="00E06A1B"/>
    <w:rsid w:val="00E06EF5"/>
    <w:rsid w:val="00E0776F"/>
    <w:rsid w:val="00E115C6"/>
    <w:rsid w:val="00E1239B"/>
    <w:rsid w:val="00E129E1"/>
    <w:rsid w:val="00E12FE5"/>
    <w:rsid w:val="00E15561"/>
    <w:rsid w:val="00E15AF7"/>
    <w:rsid w:val="00E15FD7"/>
    <w:rsid w:val="00E216D5"/>
    <w:rsid w:val="00E227FA"/>
    <w:rsid w:val="00E2457D"/>
    <w:rsid w:val="00E255C9"/>
    <w:rsid w:val="00E26416"/>
    <w:rsid w:val="00E30776"/>
    <w:rsid w:val="00E30CBE"/>
    <w:rsid w:val="00E3175D"/>
    <w:rsid w:val="00E340F1"/>
    <w:rsid w:val="00E34F1D"/>
    <w:rsid w:val="00E35D93"/>
    <w:rsid w:val="00E36233"/>
    <w:rsid w:val="00E371B4"/>
    <w:rsid w:val="00E403D0"/>
    <w:rsid w:val="00E40751"/>
    <w:rsid w:val="00E414C3"/>
    <w:rsid w:val="00E415D8"/>
    <w:rsid w:val="00E43CEA"/>
    <w:rsid w:val="00E43EA9"/>
    <w:rsid w:val="00E441FE"/>
    <w:rsid w:val="00E4484E"/>
    <w:rsid w:val="00E45210"/>
    <w:rsid w:val="00E45F13"/>
    <w:rsid w:val="00E46E6D"/>
    <w:rsid w:val="00E46ECA"/>
    <w:rsid w:val="00E47E36"/>
    <w:rsid w:val="00E50B82"/>
    <w:rsid w:val="00E522E8"/>
    <w:rsid w:val="00E53A53"/>
    <w:rsid w:val="00E53E1A"/>
    <w:rsid w:val="00E54761"/>
    <w:rsid w:val="00E54846"/>
    <w:rsid w:val="00E54CA1"/>
    <w:rsid w:val="00E54CD8"/>
    <w:rsid w:val="00E551D5"/>
    <w:rsid w:val="00E55F65"/>
    <w:rsid w:val="00E57268"/>
    <w:rsid w:val="00E57CB5"/>
    <w:rsid w:val="00E619F9"/>
    <w:rsid w:val="00E6328F"/>
    <w:rsid w:val="00E63310"/>
    <w:rsid w:val="00E64B56"/>
    <w:rsid w:val="00E67685"/>
    <w:rsid w:val="00E67FC6"/>
    <w:rsid w:val="00E7032D"/>
    <w:rsid w:val="00E72D1C"/>
    <w:rsid w:val="00E72E63"/>
    <w:rsid w:val="00E73E26"/>
    <w:rsid w:val="00E74503"/>
    <w:rsid w:val="00E747A8"/>
    <w:rsid w:val="00E74ABD"/>
    <w:rsid w:val="00E766FF"/>
    <w:rsid w:val="00E77B0F"/>
    <w:rsid w:val="00E806B1"/>
    <w:rsid w:val="00E81439"/>
    <w:rsid w:val="00E83347"/>
    <w:rsid w:val="00E83DAA"/>
    <w:rsid w:val="00E857B6"/>
    <w:rsid w:val="00E87D9D"/>
    <w:rsid w:val="00E90346"/>
    <w:rsid w:val="00E906B6"/>
    <w:rsid w:val="00E90821"/>
    <w:rsid w:val="00E908E4"/>
    <w:rsid w:val="00E911DC"/>
    <w:rsid w:val="00E91BE0"/>
    <w:rsid w:val="00E92A97"/>
    <w:rsid w:val="00E92E43"/>
    <w:rsid w:val="00E93CB6"/>
    <w:rsid w:val="00E946FC"/>
    <w:rsid w:val="00E954B5"/>
    <w:rsid w:val="00E95FCA"/>
    <w:rsid w:val="00E9603C"/>
    <w:rsid w:val="00E96B26"/>
    <w:rsid w:val="00E97360"/>
    <w:rsid w:val="00E97762"/>
    <w:rsid w:val="00EA01F3"/>
    <w:rsid w:val="00EA251D"/>
    <w:rsid w:val="00EA4281"/>
    <w:rsid w:val="00EA4725"/>
    <w:rsid w:val="00EB1927"/>
    <w:rsid w:val="00EB22A4"/>
    <w:rsid w:val="00EB4574"/>
    <w:rsid w:val="00EB5E99"/>
    <w:rsid w:val="00EB7981"/>
    <w:rsid w:val="00EB7A3D"/>
    <w:rsid w:val="00EC0D0C"/>
    <w:rsid w:val="00EC132C"/>
    <w:rsid w:val="00EC20B3"/>
    <w:rsid w:val="00EC2721"/>
    <w:rsid w:val="00EC2BDE"/>
    <w:rsid w:val="00EC3A75"/>
    <w:rsid w:val="00EC3A7F"/>
    <w:rsid w:val="00EC66DC"/>
    <w:rsid w:val="00ED03FC"/>
    <w:rsid w:val="00ED14A1"/>
    <w:rsid w:val="00ED3D65"/>
    <w:rsid w:val="00ED47FD"/>
    <w:rsid w:val="00ED5E6C"/>
    <w:rsid w:val="00ED69F2"/>
    <w:rsid w:val="00ED75AC"/>
    <w:rsid w:val="00EE2046"/>
    <w:rsid w:val="00EE3669"/>
    <w:rsid w:val="00EE5690"/>
    <w:rsid w:val="00EE5F91"/>
    <w:rsid w:val="00EE6B8A"/>
    <w:rsid w:val="00EE6C1D"/>
    <w:rsid w:val="00EF002B"/>
    <w:rsid w:val="00EF10F3"/>
    <w:rsid w:val="00EF15E0"/>
    <w:rsid w:val="00EF3B76"/>
    <w:rsid w:val="00EF55D4"/>
    <w:rsid w:val="00EF622D"/>
    <w:rsid w:val="00EF674B"/>
    <w:rsid w:val="00F009F2"/>
    <w:rsid w:val="00F00FF9"/>
    <w:rsid w:val="00F020C5"/>
    <w:rsid w:val="00F030E6"/>
    <w:rsid w:val="00F036D7"/>
    <w:rsid w:val="00F0412D"/>
    <w:rsid w:val="00F05312"/>
    <w:rsid w:val="00F0674D"/>
    <w:rsid w:val="00F14439"/>
    <w:rsid w:val="00F146DC"/>
    <w:rsid w:val="00F1575E"/>
    <w:rsid w:val="00F15A32"/>
    <w:rsid w:val="00F16260"/>
    <w:rsid w:val="00F20422"/>
    <w:rsid w:val="00F213DF"/>
    <w:rsid w:val="00F25B03"/>
    <w:rsid w:val="00F27773"/>
    <w:rsid w:val="00F30BEE"/>
    <w:rsid w:val="00F3100F"/>
    <w:rsid w:val="00F31801"/>
    <w:rsid w:val="00F32395"/>
    <w:rsid w:val="00F33396"/>
    <w:rsid w:val="00F35C19"/>
    <w:rsid w:val="00F35D02"/>
    <w:rsid w:val="00F367C2"/>
    <w:rsid w:val="00F37E25"/>
    <w:rsid w:val="00F4063D"/>
    <w:rsid w:val="00F4365B"/>
    <w:rsid w:val="00F44A84"/>
    <w:rsid w:val="00F44D44"/>
    <w:rsid w:val="00F4596F"/>
    <w:rsid w:val="00F4650A"/>
    <w:rsid w:val="00F50DCD"/>
    <w:rsid w:val="00F5149D"/>
    <w:rsid w:val="00F52C9F"/>
    <w:rsid w:val="00F52FD3"/>
    <w:rsid w:val="00F53681"/>
    <w:rsid w:val="00F54010"/>
    <w:rsid w:val="00F543E5"/>
    <w:rsid w:val="00F5495C"/>
    <w:rsid w:val="00F55BCC"/>
    <w:rsid w:val="00F56649"/>
    <w:rsid w:val="00F578D3"/>
    <w:rsid w:val="00F60EE6"/>
    <w:rsid w:val="00F63243"/>
    <w:rsid w:val="00F63937"/>
    <w:rsid w:val="00F63F7A"/>
    <w:rsid w:val="00F64277"/>
    <w:rsid w:val="00F65DCC"/>
    <w:rsid w:val="00F66C30"/>
    <w:rsid w:val="00F70ECC"/>
    <w:rsid w:val="00F711AC"/>
    <w:rsid w:val="00F719E3"/>
    <w:rsid w:val="00F7290B"/>
    <w:rsid w:val="00F732E7"/>
    <w:rsid w:val="00F745C6"/>
    <w:rsid w:val="00F75468"/>
    <w:rsid w:val="00F76307"/>
    <w:rsid w:val="00F76615"/>
    <w:rsid w:val="00F77073"/>
    <w:rsid w:val="00F827E7"/>
    <w:rsid w:val="00F82C39"/>
    <w:rsid w:val="00F83BD2"/>
    <w:rsid w:val="00F86CB4"/>
    <w:rsid w:val="00F90873"/>
    <w:rsid w:val="00F91A8C"/>
    <w:rsid w:val="00F92186"/>
    <w:rsid w:val="00F959A3"/>
    <w:rsid w:val="00F95EC9"/>
    <w:rsid w:val="00F96494"/>
    <w:rsid w:val="00F97BC0"/>
    <w:rsid w:val="00F97DD2"/>
    <w:rsid w:val="00FA01BA"/>
    <w:rsid w:val="00FA1034"/>
    <w:rsid w:val="00FA19BC"/>
    <w:rsid w:val="00FA28C6"/>
    <w:rsid w:val="00FA36CA"/>
    <w:rsid w:val="00FA73ED"/>
    <w:rsid w:val="00FA7850"/>
    <w:rsid w:val="00FB0103"/>
    <w:rsid w:val="00FB0E77"/>
    <w:rsid w:val="00FB1F65"/>
    <w:rsid w:val="00FB2896"/>
    <w:rsid w:val="00FB2A46"/>
    <w:rsid w:val="00FB3448"/>
    <w:rsid w:val="00FB3510"/>
    <w:rsid w:val="00FB3E42"/>
    <w:rsid w:val="00FB4C8F"/>
    <w:rsid w:val="00FB55EB"/>
    <w:rsid w:val="00FB5BD5"/>
    <w:rsid w:val="00FB5D24"/>
    <w:rsid w:val="00FC1F16"/>
    <w:rsid w:val="00FC229F"/>
    <w:rsid w:val="00FC3954"/>
    <w:rsid w:val="00FC6A88"/>
    <w:rsid w:val="00FC6AD5"/>
    <w:rsid w:val="00FC6AED"/>
    <w:rsid w:val="00FC6DF6"/>
    <w:rsid w:val="00FD010E"/>
    <w:rsid w:val="00FD0FC2"/>
    <w:rsid w:val="00FD2D12"/>
    <w:rsid w:val="00FD3153"/>
    <w:rsid w:val="00FD5E76"/>
    <w:rsid w:val="00FD766E"/>
    <w:rsid w:val="00FE0120"/>
    <w:rsid w:val="00FE0649"/>
    <w:rsid w:val="00FE30F3"/>
    <w:rsid w:val="00FE343D"/>
    <w:rsid w:val="00FE6283"/>
    <w:rsid w:val="00FE74BF"/>
    <w:rsid w:val="00FE76F9"/>
    <w:rsid w:val="00FE7A37"/>
    <w:rsid w:val="00FF08C9"/>
    <w:rsid w:val="00FF15EE"/>
    <w:rsid w:val="00FF296B"/>
    <w:rsid w:val="00FF4766"/>
    <w:rsid w:val="00FF6FF9"/>
    <w:rsid w:val="00FF7800"/>
    <w:rsid w:val="00FF7D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17D0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A54"/>
    <w:pPr>
      <w:ind w:left="720"/>
      <w:contextualSpacing/>
    </w:pPr>
  </w:style>
  <w:style w:type="character" w:styleId="PlaceholderText">
    <w:name w:val="Placeholder Text"/>
    <w:basedOn w:val="DefaultParagraphFont"/>
    <w:uiPriority w:val="99"/>
    <w:semiHidden/>
    <w:rsid w:val="00421FCE"/>
    <w:rPr>
      <w:color w:val="808080"/>
    </w:rPr>
  </w:style>
  <w:style w:type="paragraph" w:styleId="Caption">
    <w:name w:val="caption"/>
    <w:basedOn w:val="Normal"/>
    <w:next w:val="Normal"/>
    <w:uiPriority w:val="35"/>
    <w:unhideWhenUsed/>
    <w:qFormat/>
    <w:rsid w:val="00532E1D"/>
    <w:pPr>
      <w:spacing w:after="200"/>
    </w:pPr>
    <w:rPr>
      <w:i/>
      <w:iCs/>
      <w:color w:val="44546A" w:themeColor="text2"/>
      <w:sz w:val="18"/>
      <w:szCs w:val="18"/>
    </w:rPr>
  </w:style>
  <w:style w:type="paragraph" w:styleId="Footer">
    <w:name w:val="footer"/>
    <w:basedOn w:val="Normal"/>
    <w:link w:val="FooterChar"/>
    <w:uiPriority w:val="99"/>
    <w:unhideWhenUsed/>
    <w:rsid w:val="00675F4E"/>
    <w:pPr>
      <w:tabs>
        <w:tab w:val="center" w:pos="4680"/>
        <w:tab w:val="right" w:pos="9360"/>
      </w:tabs>
    </w:pPr>
  </w:style>
  <w:style w:type="character" w:customStyle="1" w:styleId="FooterChar">
    <w:name w:val="Footer Char"/>
    <w:basedOn w:val="DefaultParagraphFont"/>
    <w:link w:val="Footer"/>
    <w:uiPriority w:val="99"/>
    <w:rsid w:val="00675F4E"/>
  </w:style>
  <w:style w:type="character" w:styleId="PageNumber">
    <w:name w:val="page number"/>
    <w:basedOn w:val="DefaultParagraphFont"/>
    <w:uiPriority w:val="99"/>
    <w:semiHidden/>
    <w:unhideWhenUsed/>
    <w:rsid w:val="00675F4E"/>
  </w:style>
  <w:style w:type="character" w:styleId="LineNumber">
    <w:name w:val="line number"/>
    <w:basedOn w:val="DefaultParagraphFont"/>
    <w:uiPriority w:val="99"/>
    <w:semiHidden/>
    <w:unhideWhenUsed/>
    <w:rsid w:val="00675F4E"/>
  </w:style>
  <w:style w:type="paragraph" w:styleId="BalloonText">
    <w:name w:val="Balloon Text"/>
    <w:basedOn w:val="Normal"/>
    <w:link w:val="BalloonTextChar"/>
    <w:uiPriority w:val="99"/>
    <w:semiHidden/>
    <w:unhideWhenUsed/>
    <w:rsid w:val="00525F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5F9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25F91"/>
    <w:rPr>
      <w:sz w:val="18"/>
      <w:szCs w:val="18"/>
    </w:rPr>
  </w:style>
  <w:style w:type="paragraph" w:styleId="CommentText">
    <w:name w:val="annotation text"/>
    <w:basedOn w:val="Normal"/>
    <w:link w:val="CommentTextChar"/>
    <w:uiPriority w:val="99"/>
    <w:semiHidden/>
    <w:unhideWhenUsed/>
    <w:rsid w:val="00525F91"/>
  </w:style>
  <w:style w:type="character" w:customStyle="1" w:styleId="CommentTextChar">
    <w:name w:val="Comment Text Char"/>
    <w:basedOn w:val="DefaultParagraphFont"/>
    <w:link w:val="CommentText"/>
    <w:uiPriority w:val="99"/>
    <w:semiHidden/>
    <w:rsid w:val="00525F91"/>
  </w:style>
  <w:style w:type="paragraph" w:styleId="CommentSubject">
    <w:name w:val="annotation subject"/>
    <w:basedOn w:val="CommentText"/>
    <w:next w:val="CommentText"/>
    <w:link w:val="CommentSubjectChar"/>
    <w:uiPriority w:val="99"/>
    <w:semiHidden/>
    <w:unhideWhenUsed/>
    <w:rsid w:val="00525F91"/>
    <w:rPr>
      <w:b/>
      <w:bCs/>
      <w:sz w:val="20"/>
      <w:szCs w:val="20"/>
    </w:rPr>
  </w:style>
  <w:style w:type="character" w:customStyle="1" w:styleId="CommentSubjectChar">
    <w:name w:val="Comment Subject Char"/>
    <w:basedOn w:val="CommentTextChar"/>
    <w:link w:val="CommentSubject"/>
    <w:uiPriority w:val="99"/>
    <w:semiHidden/>
    <w:rsid w:val="00525F91"/>
    <w:rPr>
      <w:b/>
      <w:bCs/>
      <w:sz w:val="20"/>
      <w:szCs w:val="20"/>
    </w:rPr>
  </w:style>
  <w:style w:type="paragraph" w:styleId="Revision">
    <w:name w:val="Revision"/>
    <w:hidden/>
    <w:uiPriority w:val="99"/>
    <w:semiHidden/>
    <w:rsid w:val="00D31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49872">
      <w:bodyDiv w:val="1"/>
      <w:marLeft w:val="0"/>
      <w:marRight w:val="0"/>
      <w:marTop w:val="0"/>
      <w:marBottom w:val="0"/>
      <w:divBdr>
        <w:top w:val="none" w:sz="0" w:space="0" w:color="auto"/>
        <w:left w:val="none" w:sz="0" w:space="0" w:color="auto"/>
        <w:bottom w:val="none" w:sz="0" w:space="0" w:color="auto"/>
        <w:right w:val="none" w:sz="0" w:space="0" w:color="auto"/>
      </w:divBdr>
    </w:div>
    <w:div w:id="496506687">
      <w:bodyDiv w:val="1"/>
      <w:marLeft w:val="0"/>
      <w:marRight w:val="0"/>
      <w:marTop w:val="0"/>
      <w:marBottom w:val="0"/>
      <w:divBdr>
        <w:top w:val="none" w:sz="0" w:space="0" w:color="auto"/>
        <w:left w:val="none" w:sz="0" w:space="0" w:color="auto"/>
        <w:bottom w:val="none" w:sz="0" w:space="0" w:color="auto"/>
        <w:right w:val="none" w:sz="0" w:space="0" w:color="auto"/>
      </w:divBdr>
    </w:div>
    <w:div w:id="1346053725">
      <w:bodyDiv w:val="1"/>
      <w:marLeft w:val="0"/>
      <w:marRight w:val="0"/>
      <w:marTop w:val="0"/>
      <w:marBottom w:val="0"/>
      <w:divBdr>
        <w:top w:val="none" w:sz="0" w:space="0" w:color="auto"/>
        <w:left w:val="none" w:sz="0" w:space="0" w:color="auto"/>
        <w:bottom w:val="none" w:sz="0" w:space="0" w:color="auto"/>
        <w:right w:val="none" w:sz="0" w:space="0" w:color="auto"/>
      </w:divBdr>
    </w:div>
    <w:div w:id="1625386242">
      <w:bodyDiv w:val="1"/>
      <w:marLeft w:val="0"/>
      <w:marRight w:val="0"/>
      <w:marTop w:val="0"/>
      <w:marBottom w:val="0"/>
      <w:divBdr>
        <w:top w:val="none" w:sz="0" w:space="0" w:color="auto"/>
        <w:left w:val="none" w:sz="0" w:space="0" w:color="auto"/>
        <w:bottom w:val="none" w:sz="0" w:space="0" w:color="auto"/>
        <w:right w:val="none" w:sz="0" w:space="0" w:color="auto"/>
      </w:divBdr>
      <w:divsChild>
        <w:div w:id="1049308833">
          <w:marLeft w:val="0"/>
          <w:marRight w:val="0"/>
          <w:marTop w:val="0"/>
          <w:marBottom w:val="0"/>
          <w:divBdr>
            <w:top w:val="none" w:sz="0" w:space="0" w:color="auto"/>
            <w:left w:val="none" w:sz="0" w:space="0" w:color="auto"/>
            <w:bottom w:val="none" w:sz="0" w:space="0" w:color="auto"/>
            <w:right w:val="none" w:sz="0" w:space="0" w:color="auto"/>
          </w:divBdr>
        </w:div>
      </w:divsChild>
    </w:div>
    <w:div w:id="1737045730">
      <w:bodyDiv w:val="1"/>
      <w:marLeft w:val="0"/>
      <w:marRight w:val="0"/>
      <w:marTop w:val="0"/>
      <w:marBottom w:val="0"/>
      <w:divBdr>
        <w:top w:val="none" w:sz="0" w:space="0" w:color="auto"/>
        <w:left w:val="none" w:sz="0" w:space="0" w:color="auto"/>
        <w:bottom w:val="none" w:sz="0" w:space="0" w:color="auto"/>
        <w:right w:val="none" w:sz="0" w:space="0" w:color="auto"/>
      </w:divBdr>
    </w:div>
    <w:div w:id="173947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551B5-530E-0C4D-97DE-14F6F786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37595</Words>
  <Characters>214297</Characters>
  <Application>Microsoft Macintosh Word</Application>
  <DocSecurity>0</DocSecurity>
  <Lines>1785</Lines>
  <Paragraphs>502</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251390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Tekwa</dc:creator>
  <cp:keywords/>
  <dc:description/>
  <cp:lastModifiedBy>Edward Tekwa</cp:lastModifiedBy>
  <cp:revision>10</cp:revision>
  <cp:lastPrinted>2017-07-23T15:52:00Z</cp:lastPrinted>
  <dcterms:created xsi:type="dcterms:W3CDTF">2017-08-01T15:02:00Z</dcterms:created>
  <dcterms:modified xsi:type="dcterms:W3CDTF">2017-08-03T19:33:00Z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3a8236c8-debb-3c5f-9c7b-6e4cddafa12a</vt:lpwstr>
  </property>
  <property fmtid="{D5CDD505-2E9C-101B-9397-08002B2CF9AE}" pid="4" name="Mendeley Citation Style_1">
    <vt:lpwstr>http://www.zotero.org/styles/nature</vt:lpwstr>
  </property>
</Properties>
</file>